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76E3D" w14:textId="63681096" w:rsidR="00111A72" w:rsidRPr="00385108" w:rsidRDefault="002B4265">
      <w:pPr>
        <w:rPr>
          <w:rFonts w:ascii="Calibri" w:hAnsi="Calibri" w:cs="Calibri"/>
        </w:rPr>
        <w:pPrChange w:id="1" w:author="Virender Beniwal" w:date="2022-04-08T10:18:00Z">
          <w:pPr>
            <w:ind w:left="6480" w:firstLine="720"/>
          </w:pPr>
        </w:pPrChange>
      </w:pPr>
      <w:r w:rsidRPr="00385108">
        <w:rPr>
          <w:rFonts w:ascii="Calibri" w:eastAsia="Calibri" w:hAnsi="Calibri" w:cs="Calibri"/>
          <w:noProof/>
        </w:rPr>
        <mc:AlternateContent>
          <mc:Choice Requires="wpg">
            <w:drawing>
              <wp:inline distT="0" distB="0" distL="0" distR="0" wp14:anchorId="4674BB9B" wp14:editId="074E0DCB">
                <wp:extent cx="1367790" cy="197485"/>
                <wp:effectExtent l="0" t="0" r="0" b="0"/>
                <wp:docPr id="39147" name="Group 39147"/>
                <wp:cNvGraphicFramePr/>
                <a:graphic xmlns:a="http://schemas.openxmlformats.org/drawingml/2006/main">
                  <a:graphicData uri="http://schemas.microsoft.com/office/word/2010/wordprocessingGroup">
                    <wpg:wgp>
                      <wpg:cNvGrpSpPr/>
                      <wpg:grpSpPr>
                        <a:xfrm>
                          <a:off x="0" y="0"/>
                          <a:ext cx="1367790" cy="197485"/>
                          <a:chOff x="0" y="0"/>
                          <a:chExt cx="1367790" cy="197485"/>
                        </a:xfrm>
                      </wpg:grpSpPr>
                      <wps:wsp>
                        <wps:cNvPr id="90" name="Shape 90"/>
                        <wps:cNvSpPr/>
                        <wps:spPr>
                          <a:xfrm>
                            <a:off x="922020" y="2794"/>
                            <a:ext cx="139954" cy="187452"/>
                          </a:xfrm>
                          <a:custGeom>
                            <a:avLst/>
                            <a:gdLst/>
                            <a:ahLst/>
                            <a:cxnLst/>
                            <a:rect l="0" t="0" r="0" b="0"/>
                            <a:pathLst>
                              <a:path w="139954" h="187452">
                                <a:moveTo>
                                  <a:pt x="0" y="0"/>
                                </a:moveTo>
                                <a:lnTo>
                                  <a:pt x="26543" y="0"/>
                                </a:lnTo>
                                <a:lnTo>
                                  <a:pt x="86106" y="94869"/>
                                </a:lnTo>
                                <a:lnTo>
                                  <a:pt x="88519" y="98933"/>
                                </a:lnTo>
                                <a:lnTo>
                                  <a:pt x="90932" y="102997"/>
                                </a:lnTo>
                                <a:lnTo>
                                  <a:pt x="93345" y="106934"/>
                                </a:lnTo>
                                <a:lnTo>
                                  <a:pt x="95758" y="110871"/>
                                </a:lnTo>
                                <a:lnTo>
                                  <a:pt x="98044" y="114935"/>
                                </a:lnTo>
                                <a:lnTo>
                                  <a:pt x="100330" y="118745"/>
                                </a:lnTo>
                                <a:lnTo>
                                  <a:pt x="102362" y="122555"/>
                                </a:lnTo>
                                <a:lnTo>
                                  <a:pt x="104521" y="126238"/>
                                </a:lnTo>
                                <a:lnTo>
                                  <a:pt x="106553" y="130048"/>
                                </a:lnTo>
                                <a:lnTo>
                                  <a:pt x="108585" y="133858"/>
                                </a:lnTo>
                                <a:lnTo>
                                  <a:pt x="110490" y="137541"/>
                                </a:lnTo>
                                <a:lnTo>
                                  <a:pt x="112395" y="141224"/>
                                </a:lnTo>
                                <a:lnTo>
                                  <a:pt x="114173" y="144907"/>
                                </a:lnTo>
                                <a:lnTo>
                                  <a:pt x="115951" y="148590"/>
                                </a:lnTo>
                                <a:lnTo>
                                  <a:pt x="117602" y="152146"/>
                                </a:lnTo>
                                <a:lnTo>
                                  <a:pt x="119253" y="155829"/>
                                </a:lnTo>
                                <a:lnTo>
                                  <a:pt x="120015" y="155575"/>
                                </a:lnTo>
                                <a:lnTo>
                                  <a:pt x="119761" y="150749"/>
                                </a:lnTo>
                                <a:lnTo>
                                  <a:pt x="119253" y="146177"/>
                                </a:lnTo>
                                <a:lnTo>
                                  <a:pt x="119126" y="141605"/>
                                </a:lnTo>
                                <a:lnTo>
                                  <a:pt x="118745" y="137033"/>
                                </a:lnTo>
                                <a:lnTo>
                                  <a:pt x="118491" y="132461"/>
                                </a:lnTo>
                                <a:lnTo>
                                  <a:pt x="118237" y="127889"/>
                                </a:lnTo>
                                <a:lnTo>
                                  <a:pt x="118110" y="123190"/>
                                </a:lnTo>
                                <a:lnTo>
                                  <a:pt x="117856" y="118618"/>
                                </a:lnTo>
                                <a:lnTo>
                                  <a:pt x="117729" y="113792"/>
                                </a:lnTo>
                                <a:lnTo>
                                  <a:pt x="117602" y="109220"/>
                                </a:lnTo>
                                <a:lnTo>
                                  <a:pt x="117475" y="104394"/>
                                </a:lnTo>
                                <a:lnTo>
                                  <a:pt x="117475" y="99441"/>
                                </a:lnTo>
                                <a:lnTo>
                                  <a:pt x="117348" y="94361"/>
                                </a:lnTo>
                                <a:lnTo>
                                  <a:pt x="117348" y="0"/>
                                </a:lnTo>
                                <a:lnTo>
                                  <a:pt x="139954" y="0"/>
                                </a:lnTo>
                                <a:lnTo>
                                  <a:pt x="139954" y="187452"/>
                                </a:lnTo>
                                <a:lnTo>
                                  <a:pt x="115570" y="187452"/>
                                </a:lnTo>
                                <a:lnTo>
                                  <a:pt x="56388" y="92329"/>
                                </a:lnTo>
                                <a:lnTo>
                                  <a:pt x="53975" y="88392"/>
                                </a:lnTo>
                                <a:lnTo>
                                  <a:pt x="51689" y="84455"/>
                                </a:lnTo>
                                <a:lnTo>
                                  <a:pt x="49276" y="80518"/>
                                </a:lnTo>
                                <a:lnTo>
                                  <a:pt x="46863" y="76581"/>
                                </a:lnTo>
                                <a:lnTo>
                                  <a:pt x="44450" y="72771"/>
                                </a:lnTo>
                                <a:lnTo>
                                  <a:pt x="42164" y="68707"/>
                                </a:lnTo>
                                <a:lnTo>
                                  <a:pt x="39878" y="64770"/>
                                </a:lnTo>
                                <a:lnTo>
                                  <a:pt x="37719" y="60833"/>
                                </a:lnTo>
                                <a:lnTo>
                                  <a:pt x="35433" y="56896"/>
                                </a:lnTo>
                                <a:lnTo>
                                  <a:pt x="33274" y="52959"/>
                                </a:lnTo>
                                <a:lnTo>
                                  <a:pt x="31242" y="49149"/>
                                </a:lnTo>
                                <a:lnTo>
                                  <a:pt x="29337" y="45212"/>
                                </a:lnTo>
                                <a:lnTo>
                                  <a:pt x="27305" y="41275"/>
                                </a:lnTo>
                                <a:lnTo>
                                  <a:pt x="25400" y="37338"/>
                                </a:lnTo>
                                <a:lnTo>
                                  <a:pt x="23622" y="33528"/>
                                </a:lnTo>
                                <a:lnTo>
                                  <a:pt x="21844" y="29718"/>
                                </a:lnTo>
                                <a:lnTo>
                                  <a:pt x="21082" y="29972"/>
                                </a:lnTo>
                                <a:lnTo>
                                  <a:pt x="21209" y="34417"/>
                                </a:lnTo>
                                <a:lnTo>
                                  <a:pt x="21463" y="38862"/>
                                </a:lnTo>
                                <a:lnTo>
                                  <a:pt x="21717" y="43307"/>
                                </a:lnTo>
                                <a:lnTo>
                                  <a:pt x="21844" y="47625"/>
                                </a:lnTo>
                                <a:lnTo>
                                  <a:pt x="21971" y="52197"/>
                                </a:lnTo>
                                <a:lnTo>
                                  <a:pt x="22098" y="56642"/>
                                </a:lnTo>
                                <a:lnTo>
                                  <a:pt x="22225" y="61214"/>
                                </a:lnTo>
                                <a:lnTo>
                                  <a:pt x="22352" y="65786"/>
                                </a:lnTo>
                                <a:lnTo>
                                  <a:pt x="22352" y="70612"/>
                                </a:lnTo>
                                <a:lnTo>
                                  <a:pt x="22479" y="75438"/>
                                </a:lnTo>
                                <a:lnTo>
                                  <a:pt x="22606" y="80391"/>
                                </a:lnTo>
                                <a:lnTo>
                                  <a:pt x="22606" y="85344"/>
                                </a:lnTo>
                                <a:lnTo>
                                  <a:pt x="22733" y="90678"/>
                                </a:lnTo>
                                <a:lnTo>
                                  <a:pt x="22733" y="187452"/>
                                </a:lnTo>
                                <a:lnTo>
                                  <a:pt x="0" y="187452"/>
                                </a:lnTo>
                                <a:lnTo>
                                  <a:pt x="0" y="0"/>
                                </a:lnTo>
                                <a:close/>
                              </a:path>
                            </a:pathLst>
                          </a:custGeom>
                          <a:ln w="0" cap="flat">
                            <a:miter lim="127000"/>
                          </a:ln>
                        </wps:spPr>
                        <wps:style>
                          <a:lnRef idx="0">
                            <a:srgbClr val="000000">
                              <a:alpha val="0"/>
                            </a:srgbClr>
                          </a:lnRef>
                          <a:fillRef idx="1">
                            <a:srgbClr val="4F73AF"/>
                          </a:fillRef>
                          <a:effectRef idx="0">
                            <a:scrgbClr r="0" g="0" b="0"/>
                          </a:effectRef>
                          <a:fontRef idx="none"/>
                        </wps:style>
                        <wps:bodyPr/>
                      </wps:wsp>
                      <wps:wsp>
                        <wps:cNvPr id="91" name="Shape 91"/>
                        <wps:cNvSpPr/>
                        <wps:spPr>
                          <a:xfrm>
                            <a:off x="1255268" y="0"/>
                            <a:ext cx="112522" cy="193040"/>
                          </a:xfrm>
                          <a:custGeom>
                            <a:avLst/>
                            <a:gdLst/>
                            <a:ahLst/>
                            <a:cxnLst/>
                            <a:rect l="0" t="0" r="0" b="0"/>
                            <a:pathLst>
                              <a:path w="112522" h="193040">
                                <a:moveTo>
                                  <a:pt x="64008" y="0"/>
                                </a:moveTo>
                                <a:lnTo>
                                  <a:pt x="67564" y="127"/>
                                </a:lnTo>
                                <a:lnTo>
                                  <a:pt x="70993" y="127"/>
                                </a:lnTo>
                                <a:lnTo>
                                  <a:pt x="74168" y="381"/>
                                </a:lnTo>
                                <a:lnTo>
                                  <a:pt x="77343" y="762"/>
                                </a:lnTo>
                                <a:lnTo>
                                  <a:pt x="80264" y="1143"/>
                                </a:lnTo>
                                <a:lnTo>
                                  <a:pt x="83185" y="1651"/>
                                </a:lnTo>
                                <a:lnTo>
                                  <a:pt x="85979" y="2159"/>
                                </a:lnTo>
                                <a:lnTo>
                                  <a:pt x="88519" y="2794"/>
                                </a:lnTo>
                                <a:lnTo>
                                  <a:pt x="91186" y="3429"/>
                                </a:lnTo>
                                <a:lnTo>
                                  <a:pt x="93599" y="4064"/>
                                </a:lnTo>
                                <a:lnTo>
                                  <a:pt x="95758" y="4953"/>
                                </a:lnTo>
                                <a:lnTo>
                                  <a:pt x="97917" y="5715"/>
                                </a:lnTo>
                                <a:lnTo>
                                  <a:pt x="99949" y="6477"/>
                                </a:lnTo>
                                <a:lnTo>
                                  <a:pt x="101727" y="7239"/>
                                </a:lnTo>
                                <a:lnTo>
                                  <a:pt x="103505" y="8128"/>
                                </a:lnTo>
                                <a:lnTo>
                                  <a:pt x="105029" y="9017"/>
                                </a:lnTo>
                                <a:lnTo>
                                  <a:pt x="98425" y="28956"/>
                                </a:lnTo>
                                <a:lnTo>
                                  <a:pt x="97155" y="28321"/>
                                </a:lnTo>
                                <a:lnTo>
                                  <a:pt x="95885" y="27559"/>
                                </a:lnTo>
                                <a:lnTo>
                                  <a:pt x="94488" y="26797"/>
                                </a:lnTo>
                                <a:lnTo>
                                  <a:pt x="92837" y="26035"/>
                                </a:lnTo>
                                <a:lnTo>
                                  <a:pt x="91059" y="25273"/>
                                </a:lnTo>
                                <a:lnTo>
                                  <a:pt x="89154" y="24511"/>
                                </a:lnTo>
                                <a:lnTo>
                                  <a:pt x="87122" y="23749"/>
                                </a:lnTo>
                                <a:lnTo>
                                  <a:pt x="84963" y="23114"/>
                                </a:lnTo>
                                <a:lnTo>
                                  <a:pt x="82677" y="22479"/>
                                </a:lnTo>
                                <a:lnTo>
                                  <a:pt x="80264" y="21844"/>
                                </a:lnTo>
                                <a:lnTo>
                                  <a:pt x="77724" y="21336"/>
                                </a:lnTo>
                                <a:lnTo>
                                  <a:pt x="75057" y="20828"/>
                                </a:lnTo>
                                <a:lnTo>
                                  <a:pt x="72263" y="20574"/>
                                </a:lnTo>
                                <a:lnTo>
                                  <a:pt x="69342" y="20320"/>
                                </a:lnTo>
                                <a:lnTo>
                                  <a:pt x="66294" y="20066"/>
                                </a:lnTo>
                                <a:lnTo>
                                  <a:pt x="60833" y="20066"/>
                                </a:lnTo>
                                <a:lnTo>
                                  <a:pt x="58674" y="20193"/>
                                </a:lnTo>
                                <a:lnTo>
                                  <a:pt x="56642" y="20447"/>
                                </a:lnTo>
                                <a:lnTo>
                                  <a:pt x="54483" y="20701"/>
                                </a:lnTo>
                                <a:lnTo>
                                  <a:pt x="52451" y="21082"/>
                                </a:lnTo>
                                <a:lnTo>
                                  <a:pt x="50546" y="21590"/>
                                </a:lnTo>
                                <a:lnTo>
                                  <a:pt x="48768" y="22098"/>
                                </a:lnTo>
                                <a:lnTo>
                                  <a:pt x="47117" y="22606"/>
                                </a:lnTo>
                                <a:lnTo>
                                  <a:pt x="45339" y="23241"/>
                                </a:lnTo>
                                <a:lnTo>
                                  <a:pt x="43815" y="23876"/>
                                </a:lnTo>
                                <a:lnTo>
                                  <a:pt x="42418" y="24765"/>
                                </a:lnTo>
                                <a:lnTo>
                                  <a:pt x="40894" y="25527"/>
                                </a:lnTo>
                                <a:lnTo>
                                  <a:pt x="39624" y="26416"/>
                                </a:lnTo>
                                <a:lnTo>
                                  <a:pt x="38354" y="27305"/>
                                </a:lnTo>
                                <a:lnTo>
                                  <a:pt x="37211" y="28321"/>
                                </a:lnTo>
                                <a:lnTo>
                                  <a:pt x="36068" y="29337"/>
                                </a:lnTo>
                                <a:lnTo>
                                  <a:pt x="35052" y="30353"/>
                                </a:lnTo>
                                <a:lnTo>
                                  <a:pt x="34163" y="31369"/>
                                </a:lnTo>
                                <a:lnTo>
                                  <a:pt x="33401" y="32512"/>
                                </a:lnTo>
                                <a:lnTo>
                                  <a:pt x="32512" y="33655"/>
                                </a:lnTo>
                                <a:lnTo>
                                  <a:pt x="31750" y="34798"/>
                                </a:lnTo>
                                <a:lnTo>
                                  <a:pt x="31242" y="35941"/>
                                </a:lnTo>
                                <a:lnTo>
                                  <a:pt x="30607" y="37084"/>
                                </a:lnTo>
                                <a:lnTo>
                                  <a:pt x="30099" y="38354"/>
                                </a:lnTo>
                                <a:lnTo>
                                  <a:pt x="29591" y="39624"/>
                                </a:lnTo>
                                <a:lnTo>
                                  <a:pt x="29210" y="40767"/>
                                </a:lnTo>
                                <a:lnTo>
                                  <a:pt x="28956" y="42037"/>
                                </a:lnTo>
                                <a:lnTo>
                                  <a:pt x="28575" y="43180"/>
                                </a:lnTo>
                                <a:lnTo>
                                  <a:pt x="28321" y="44577"/>
                                </a:lnTo>
                                <a:lnTo>
                                  <a:pt x="28321" y="45720"/>
                                </a:lnTo>
                                <a:lnTo>
                                  <a:pt x="28194" y="46863"/>
                                </a:lnTo>
                                <a:lnTo>
                                  <a:pt x="28067" y="48133"/>
                                </a:lnTo>
                                <a:lnTo>
                                  <a:pt x="28194" y="49784"/>
                                </a:lnTo>
                                <a:lnTo>
                                  <a:pt x="28321" y="51308"/>
                                </a:lnTo>
                                <a:lnTo>
                                  <a:pt x="28448" y="52832"/>
                                </a:lnTo>
                                <a:lnTo>
                                  <a:pt x="28702" y="54229"/>
                                </a:lnTo>
                                <a:lnTo>
                                  <a:pt x="28956" y="55626"/>
                                </a:lnTo>
                                <a:lnTo>
                                  <a:pt x="29337" y="57023"/>
                                </a:lnTo>
                                <a:lnTo>
                                  <a:pt x="29718" y="58293"/>
                                </a:lnTo>
                                <a:lnTo>
                                  <a:pt x="30353" y="59563"/>
                                </a:lnTo>
                                <a:lnTo>
                                  <a:pt x="30861" y="60833"/>
                                </a:lnTo>
                                <a:lnTo>
                                  <a:pt x="31496" y="62103"/>
                                </a:lnTo>
                                <a:lnTo>
                                  <a:pt x="32258" y="63246"/>
                                </a:lnTo>
                                <a:lnTo>
                                  <a:pt x="33020" y="64389"/>
                                </a:lnTo>
                                <a:lnTo>
                                  <a:pt x="33909" y="65532"/>
                                </a:lnTo>
                                <a:lnTo>
                                  <a:pt x="34798" y="66675"/>
                                </a:lnTo>
                                <a:lnTo>
                                  <a:pt x="35941" y="67691"/>
                                </a:lnTo>
                                <a:lnTo>
                                  <a:pt x="36957" y="68834"/>
                                </a:lnTo>
                                <a:lnTo>
                                  <a:pt x="38227" y="69850"/>
                                </a:lnTo>
                                <a:lnTo>
                                  <a:pt x="39497" y="70739"/>
                                </a:lnTo>
                                <a:lnTo>
                                  <a:pt x="40767" y="71755"/>
                                </a:lnTo>
                                <a:lnTo>
                                  <a:pt x="42291" y="72771"/>
                                </a:lnTo>
                                <a:lnTo>
                                  <a:pt x="43688" y="73787"/>
                                </a:lnTo>
                                <a:lnTo>
                                  <a:pt x="45212" y="74676"/>
                                </a:lnTo>
                                <a:lnTo>
                                  <a:pt x="46863" y="75692"/>
                                </a:lnTo>
                                <a:lnTo>
                                  <a:pt x="48514" y="76581"/>
                                </a:lnTo>
                                <a:lnTo>
                                  <a:pt x="52197" y="78486"/>
                                </a:lnTo>
                                <a:lnTo>
                                  <a:pt x="56134" y="80391"/>
                                </a:lnTo>
                                <a:lnTo>
                                  <a:pt x="60579" y="82042"/>
                                </a:lnTo>
                                <a:lnTo>
                                  <a:pt x="65151" y="83947"/>
                                </a:lnTo>
                                <a:lnTo>
                                  <a:pt x="68072" y="85217"/>
                                </a:lnTo>
                                <a:lnTo>
                                  <a:pt x="70993" y="86487"/>
                                </a:lnTo>
                                <a:lnTo>
                                  <a:pt x="73660" y="87630"/>
                                </a:lnTo>
                                <a:lnTo>
                                  <a:pt x="76327" y="88773"/>
                                </a:lnTo>
                                <a:lnTo>
                                  <a:pt x="78867" y="90043"/>
                                </a:lnTo>
                                <a:lnTo>
                                  <a:pt x="81280" y="91313"/>
                                </a:lnTo>
                                <a:lnTo>
                                  <a:pt x="83693" y="92710"/>
                                </a:lnTo>
                                <a:lnTo>
                                  <a:pt x="85852" y="94107"/>
                                </a:lnTo>
                                <a:lnTo>
                                  <a:pt x="88138" y="95377"/>
                                </a:lnTo>
                                <a:lnTo>
                                  <a:pt x="90170" y="96774"/>
                                </a:lnTo>
                                <a:lnTo>
                                  <a:pt x="92075" y="98171"/>
                                </a:lnTo>
                                <a:lnTo>
                                  <a:pt x="93980" y="99695"/>
                                </a:lnTo>
                                <a:lnTo>
                                  <a:pt x="95885" y="101219"/>
                                </a:lnTo>
                                <a:lnTo>
                                  <a:pt x="97663" y="102743"/>
                                </a:lnTo>
                                <a:lnTo>
                                  <a:pt x="99187" y="104267"/>
                                </a:lnTo>
                                <a:lnTo>
                                  <a:pt x="100711" y="105918"/>
                                </a:lnTo>
                                <a:lnTo>
                                  <a:pt x="102108" y="107569"/>
                                </a:lnTo>
                                <a:lnTo>
                                  <a:pt x="103505" y="109220"/>
                                </a:lnTo>
                                <a:lnTo>
                                  <a:pt x="104775" y="111125"/>
                                </a:lnTo>
                                <a:lnTo>
                                  <a:pt x="105918" y="112903"/>
                                </a:lnTo>
                                <a:lnTo>
                                  <a:pt x="106934" y="114808"/>
                                </a:lnTo>
                                <a:lnTo>
                                  <a:pt x="107950" y="116586"/>
                                </a:lnTo>
                                <a:lnTo>
                                  <a:pt x="108839" y="118618"/>
                                </a:lnTo>
                                <a:lnTo>
                                  <a:pt x="109474" y="120650"/>
                                </a:lnTo>
                                <a:lnTo>
                                  <a:pt x="110236" y="122809"/>
                                </a:lnTo>
                                <a:lnTo>
                                  <a:pt x="110744" y="124841"/>
                                </a:lnTo>
                                <a:lnTo>
                                  <a:pt x="111379" y="127000"/>
                                </a:lnTo>
                                <a:lnTo>
                                  <a:pt x="111760" y="129413"/>
                                </a:lnTo>
                                <a:lnTo>
                                  <a:pt x="112141" y="131699"/>
                                </a:lnTo>
                                <a:lnTo>
                                  <a:pt x="112395" y="134112"/>
                                </a:lnTo>
                                <a:lnTo>
                                  <a:pt x="112395" y="136652"/>
                                </a:lnTo>
                                <a:lnTo>
                                  <a:pt x="112522" y="139065"/>
                                </a:lnTo>
                                <a:lnTo>
                                  <a:pt x="112395" y="141732"/>
                                </a:lnTo>
                                <a:lnTo>
                                  <a:pt x="112268" y="144399"/>
                                </a:lnTo>
                                <a:lnTo>
                                  <a:pt x="111887" y="147066"/>
                                </a:lnTo>
                                <a:lnTo>
                                  <a:pt x="111506" y="149606"/>
                                </a:lnTo>
                                <a:lnTo>
                                  <a:pt x="110998" y="152273"/>
                                </a:lnTo>
                                <a:lnTo>
                                  <a:pt x="110363" y="154686"/>
                                </a:lnTo>
                                <a:lnTo>
                                  <a:pt x="109474" y="157226"/>
                                </a:lnTo>
                                <a:lnTo>
                                  <a:pt x="108458" y="159639"/>
                                </a:lnTo>
                                <a:lnTo>
                                  <a:pt x="107442" y="162052"/>
                                </a:lnTo>
                                <a:lnTo>
                                  <a:pt x="106299" y="164338"/>
                                </a:lnTo>
                                <a:lnTo>
                                  <a:pt x="105029" y="166624"/>
                                </a:lnTo>
                                <a:lnTo>
                                  <a:pt x="103505" y="168783"/>
                                </a:lnTo>
                                <a:lnTo>
                                  <a:pt x="102108" y="170815"/>
                                </a:lnTo>
                                <a:lnTo>
                                  <a:pt x="100330" y="172974"/>
                                </a:lnTo>
                                <a:lnTo>
                                  <a:pt x="98425" y="174879"/>
                                </a:lnTo>
                                <a:lnTo>
                                  <a:pt x="96520" y="176784"/>
                                </a:lnTo>
                                <a:lnTo>
                                  <a:pt x="94488" y="178689"/>
                                </a:lnTo>
                                <a:lnTo>
                                  <a:pt x="92202" y="180467"/>
                                </a:lnTo>
                                <a:lnTo>
                                  <a:pt x="89916" y="181991"/>
                                </a:lnTo>
                                <a:lnTo>
                                  <a:pt x="87376" y="183642"/>
                                </a:lnTo>
                                <a:lnTo>
                                  <a:pt x="84836" y="184912"/>
                                </a:lnTo>
                                <a:lnTo>
                                  <a:pt x="82169" y="186309"/>
                                </a:lnTo>
                                <a:lnTo>
                                  <a:pt x="79248" y="187579"/>
                                </a:lnTo>
                                <a:lnTo>
                                  <a:pt x="76200" y="188722"/>
                                </a:lnTo>
                                <a:lnTo>
                                  <a:pt x="73025" y="189738"/>
                                </a:lnTo>
                                <a:lnTo>
                                  <a:pt x="69850" y="190627"/>
                                </a:lnTo>
                                <a:lnTo>
                                  <a:pt x="66421" y="191262"/>
                                </a:lnTo>
                                <a:lnTo>
                                  <a:pt x="62992" y="191897"/>
                                </a:lnTo>
                                <a:lnTo>
                                  <a:pt x="59309" y="192405"/>
                                </a:lnTo>
                                <a:lnTo>
                                  <a:pt x="55499" y="192786"/>
                                </a:lnTo>
                                <a:lnTo>
                                  <a:pt x="51562" y="192913"/>
                                </a:lnTo>
                                <a:lnTo>
                                  <a:pt x="47498" y="193040"/>
                                </a:lnTo>
                                <a:lnTo>
                                  <a:pt x="44069" y="193040"/>
                                </a:lnTo>
                                <a:lnTo>
                                  <a:pt x="40640" y="192786"/>
                                </a:lnTo>
                                <a:lnTo>
                                  <a:pt x="37211" y="192532"/>
                                </a:lnTo>
                                <a:lnTo>
                                  <a:pt x="33782" y="192151"/>
                                </a:lnTo>
                                <a:lnTo>
                                  <a:pt x="30480" y="191643"/>
                                </a:lnTo>
                                <a:lnTo>
                                  <a:pt x="27178" y="191008"/>
                                </a:lnTo>
                                <a:lnTo>
                                  <a:pt x="23876" y="190246"/>
                                </a:lnTo>
                                <a:lnTo>
                                  <a:pt x="20701" y="189357"/>
                                </a:lnTo>
                                <a:lnTo>
                                  <a:pt x="17526" y="188595"/>
                                </a:lnTo>
                                <a:lnTo>
                                  <a:pt x="14605" y="187706"/>
                                </a:lnTo>
                                <a:lnTo>
                                  <a:pt x="11684" y="186563"/>
                                </a:lnTo>
                                <a:lnTo>
                                  <a:pt x="9017" y="185547"/>
                                </a:lnTo>
                                <a:lnTo>
                                  <a:pt x="6477" y="184531"/>
                                </a:lnTo>
                                <a:lnTo>
                                  <a:pt x="4064" y="183261"/>
                                </a:lnTo>
                                <a:lnTo>
                                  <a:pt x="1905" y="181991"/>
                                </a:lnTo>
                                <a:lnTo>
                                  <a:pt x="0" y="180848"/>
                                </a:lnTo>
                                <a:lnTo>
                                  <a:pt x="6223" y="160782"/>
                                </a:lnTo>
                                <a:lnTo>
                                  <a:pt x="8382" y="162052"/>
                                </a:lnTo>
                                <a:lnTo>
                                  <a:pt x="10541" y="163195"/>
                                </a:lnTo>
                                <a:lnTo>
                                  <a:pt x="12827" y="164465"/>
                                </a:lnTo>
                                <a:lnTo>
                                  <a:pt x="15240" y="165481"/>
                                </a:lnTo>
                                <a:lnTo>
                                  <a:pt x="17780" y="166624"/>
                                </a:lnTo>
                                <a:lnTo>
                                  <a:pt x="20193" y="167513"/>
                                </a:lnTo>
                                <a:lnTo>
                                  <a:pt x="22860" y="168529"/>
                                </a:lnTo>
                                <a:lnTo>
                                  <a:pt x="25527" y="169291"/>
                                </a:lnTo>
                                <a:lnTo>
                                  <a:pt x="28321" y="169926"/>
                                </a:lnTo>
                                <a:lnTo>
                                  <a:pt x="31115" y="170688"/>
                                </a:lnTo>
                                <a:lnTo>
                                  <a:pt x="34036" y="171323"/>
                                </a:lnTo>
                                <a:lnTo>
                                  <a:pt x="36957" y="171831"/>
                                </a:lnTo>
                                <a:lnTo>
                                  <a:pt x="40005" y="172339"/>
                                </a:lnTo>
                                <a:lnTo>
                                  <a:pt x="42926" y="172466"/>
                                </a:lnTo>
                                <a:lnTo>
                                  <a:pt x="46101" y="172720"/>
                                </a:lnTo>
                                <a:lnTo>
                                  <a:pt x="51435" y="172720"/>
                                </a:lnTo>
                                <a:lnTo>
                                  <a:pt x="53721" y="172593"/>
                                </a:lnTo>
                                <a:lnTo>
                                  <a:pt x="55753" y="172466"/>
                                </a:lnTo>
                                <a:lnTo>
                                  <a:pt x="57912" y="172212"/>
                                </a:lnTo>
                                <a:lnTo>
                                  <a:pt x="59944" y="171831"/>
                                </a:lnTo>
                                <a:lnTo>
                                  <a:pt x="61849" y="171450"/>
                                </a:lnTo>
                                <a:lnTo>
                                  <a:pt x="63754" y="170942"/>
                                </a:lnTo>
                                <a:lnTo>
                                  <a:pt x="65659" y="170434"/>
                                </a:lnTo>
                                <a:lnTo>
                                  <a:pt x="67437" y="169799"/>
                                </a:lnTo>
                                <a:lnTo>
                                  <a:pt x="69088" y="169291"/>
                                </a:lnTo>
                                <a:lnTo>
                                  <a:pt x="70739" y="168529"/>
                                </a:lnTo>
                                <a:lnTo>
                                  <a:pt x="72263" y="167640"/>
                                </a:lnTo>
                                <a:lnTo>
                                  <a:pt x="73787" y="166751"/>
                                </a:lnTo>
                                <a:lnTo>
                                  <a:pt x="75184" y="165989"/>
                                </a:lnTo>
                                <a:lnTo>
                                  <a:pt x="76708" y="165100"/>
                                </a:lnTo>
                                <a:lnTo>
                                  <a:pt x="77978" y="164084"/>
                                </a:lnTo>
                                <a:lnTo>
                                  <a:pt x="79121" y="163068"/>
                                </a:lnTo>
                                <a:lnTo>
                                  <a:pt x="80264" y="161798"/>
                                </a:lnTo>
                                <a:lnTo>
                                  <a:pt x="81407" y="160655"/>
                                </a:lnTo>
                                <a:lnTo>
                                  <a:pt x="82296" y="159385"/>
                                </a:lnTo>
                                <a:lnTo>
                                  <a:pt x="83185" y="158115"/>
                                </a:lnTo>
                                <a:lnTo>
                                  <a:pt x="84074" y="156718"/>
                                </a:lnTo>
                                <a:lnTo>
                                  <a:pt x="84836" y="155448"/>
                                </a:lnTo>
                                <a:lnTo>
                                  <a:pt x="85598" y="153924"/>
                                </a:lnTo>
                                <a:lnTo>
                                  <a:pt x="86106" y="152527"/>
                                </a:lnTo>
                                <a:lnTo>
                                  <a:pt x="86614" y="151003"/>
                                </a:lnTo>
                                <a:lnTo>
                                  <a:pt x="87122" y="149479"/>
                                </a:lnTo>
                                <a:lnTo>
                                  <a:pt x="87503" y="147828"/>
                                </a:lnTo>
                                <a:lnTo>
                                  <a:pt x="87757" y="146177"/>
                                </a:lnTo>
                                <a:lnTo>
                                  <a:pt x="88011" y="144526"/>
                                </a:lnTo>
                                <a:lnTo>
                                  <a:pt x="88138" y="142748"/>
                                </a:lnTo>
                                <a:lnTo>
                                  <a:pt x="88138" y="137922"/>
                                </a:lnTo>
                                <a:lnTo>
                                  <a:pt x="87884" y="136271"/>
                                </a:lnTo>
                                <a:lnTo>
                                  <a:pt x="87630" y="134747"/>
                                </a:lnTo>
                                <a:lnTo>
                                  <a:pt x="87376" y="133350"/>
                                </a:lnTo>
                                <a:lnTo>
                                  <a:pt x="86995" y="131826"/>
                                </a:lnTo>
                                <a:lnTo>
                                  <a:pt x="86741" y="130556"/>
                                </a:lnTo>
                                <a:lnTo>
                                  <a:pt x="86233" y="129032"/>
                                </a:lnTo>
                                <a:lnTo>
                                  <a:pt x="85725" y="127762"/>
                                </a:lnTo>
                                <a:lnTo>
                                  <a:pt x="85090" y="126492"/>
                                </a:lnTo>
                                <a:lnTo>
                                  <a:pt x="84455" y="125349"/>
                                </a:lnTo>
                                <a:lnTo>
                                  <a:pt x="83693" y="124079"/>
                                </a:lnTo>
                                <a:lnTo>
                                  <a:pt x="82804" y="122809"/>
                                </a:lnTo>
                                <a:lnTo>
                                  <a:pt x="82042" y="121666"/>
                                </a:lnTo>
                                <a:lnTo>
                                  <a:pt x="81153" y="120523"/>
                                </a:lnTo>
                                <a:lnTo>
                                  <a:pt x="80137" y="119380"/>
                                </a:lnTo>
                                <a:lnTo>
                                  <a:pt x="78994" y="118364"/>
                                </a:lnTo>
                                <a:lnTo>
                                  <a:pt x="77724" y="117221"/>
                                </a:lnTo>
                                <a:lnTo>
                                  <a:pt x="76581" y="116205"/>
                                </a:lnTo>
                                <a:lnTo>
                                  <a:pt x="75184" y="115189"/>
                                </a:lnTo>
                                <a:lnTo>
                                  <a:pt x="73787" y="114173"/>
                                </a:lnTo>
                                <a:lnTo>
                                  <a:pt x="72390" y="113030"/>
                                </a:lnTo>
                                <a:lnTo>
                                  <a:pt x="70739" y="112141"/>
                                </a:lnTo>
                                <a:lnTo>
                                  <a:pt x="69088" y="111125"/>
                                </a:lnTo>
                                <a:lnTo>
                                  <a:pt x="67437" y="110109"/>
                                </a:lnTo>
                                <a:lnTo>
                                  <a:pt x="65659" y="109220"/>
                                </a:lnTo>
                                <a:lnTo>
                                  <a:pt x="63754" y="108204"/>
                                </a:lnTo>
                                <a:lnTo>
                                  <a:pt x="61722" y="107315"/>
                                </a:lnTo>
                                <a:lnTo>
                                  <a:pt x="57531" y="105537"/>
                                </a:lnTo>
                                <a:lnTo>
                                  <a:pt x="53086" y="103759"/>
                                </a:lnTo>
                                <a:lnTo>
                                  <a:pt x="50292" y="102743"/>
                                </a:lnTo>
                                <a:lnTo>
                                  <a:pt x="47371" y="101727"/>
                                </a:lnTo>
                                <a:lnTo>
                                  <a:pt x="44831" y="100711"/>
                                </a:lnTo>
                                <a:lnTo>
                                  <a:pt x="42291" y="99568"/>
                                </a:lnTo>
                                <a:lnTo>
                                  <a:pt x="39624" y="98298"/>
                                </a:lnTo>
                                <a:lnTo>
                                  <a:pt x="37211" y="97155"/>
                                </a:lnTo>
                                <a:lnTo>
                                  <a:pt x="34798" y="96012"/>
                                </a:lnTo>
                                <a:lnTo>
                                  <a:pt x="32512" y="94742"/>
                                </a:lnTo>
                                <a:lnTo>
                                  <a:pt x="30226" y="93472"/>
                                </a:lnTo>
                                <a:lnTo>
                                  <a:pt x="28067" y="92075"/>
                                </a:lnTo>
                                <a:lnTo>
                                  <a:pt x="26035" y="90678"/>
                                </a:lnTo>
                                <a:lnTo>
                                  <a:pt x="24003" y="89281"/>
                                </a:lnTo>
                                <a:lnTo>
                                  <a:pt x="22225" y="87757"/>
                                </a:lnTo>
                                <a:lnTo>
                                  <a:pt x="20320" y="86360"/>
                                </a:lnTo>
                                <a:lnTo>
                                  <a:pt x="18542" y="84836"/>
                                </a:lnTo>
                                <a:lnTo>
                                  <a:pt x="17018" y="83185"/>
                                </a:lnTo>
                                <a:lnTo>
                                  <a:pt x="15494" y="81534"/>
                                </a:lnTo>
                                <a:lnTo>
                                  <a:pt x="13970" y="79883"/>
                                </a:lnTo>
                                <a:lnTo>
                                  <a:pt x="12700" y="78105"/>
                                </a:lnTo>
                                <a:lnTo>
                                  <a:pt x="11430" y="76454"/>
                                </a:lnTo>
                                <a:lnTo>
                                  <a:pt x="10160" y="74549"/>
                                </a:lnTo>
                                <a:lnTo>
                                  <a:pt x="9017" y="72644"/>
                                </a:lnTo>
                                <a:lnTo>
                                  <a:pt x="8128" y="70739"/>
                                </a:lnTo>
                                <a:lnTo>
                                  <a:pt x="7112" y="68707"/>
                                </a:lnTo>
                                <a:lnTo>
                                  <a:pt x="6350" y="66675"/>
                                </a:lnTo>
                                <a:lnTo>
                                  <a:pt x="5715" y="64643"/>
                                </a:lnTo>
                                <a:lnTo>
                                  <a:pt x="5080" y="62484"/>
                                </a:lnTo>
                                <a:lnTo>
                                  <a:pt x="4572" y="60198"/>
                                </a:lnTo>
                                <a:lnTo>
                                  <a:pt x="4191" y="58039"/>
                                </a:lnTo>
                                <a:lnTo>
                                  <a:pt x="3937" y="55626"/>
                                </a:lnTo>
                                <a:lnTo>
                                  <a:pt x="3810" y="53340"/>
                                </a:lnTo>
                                <a:lnTo>
                                  <a:pt x="3810" y="48133"/>
                                </a:lnTo>
                                <a:lnTo>
                                  <a:pt x="3937" y="45593"/>
                                </a:lnTo>
                                <a:lnTo>
                                  <a:pt x="4445" y="42926"/>
                                </a:lnTo>
                                <a:lnTo>
                                  <a:pt x="4826" y="40386"/>
                                </a:lnTo>
                                <a:lnTo>
                                  <a:pt x="5461" y="37846"/>
                                </a:lnTo>
                                <a:lnTo>
                                  <a:pt x="6223" y="35433"/>
                                </a:lnTo>
                                <a:lnTo>
                                  <a:pt x="7112" y="33020"/>
                                </a:lnTo>
                                <a:lnTo>
                                  <a:pt x="8128" y="30607"/>
                                </a:lnTo>
                                <a:lnTo>
                                  <a:pt x="9271" y="28321"/>
                                </a:lnTo>
                                <a:lnTo>
                                  <a:pt x="10414" y="26289"/>
                                </a:lnTo>
                                <a:lnTo>
                                  <a:pt x="11811" y="24130"/>
                                </a:lnTo>
                                <a:lnTo>
                                  <a:pt x="13335" y="21971"/>
                                </a:lnTo>
                                <a:lnTo>
                                  <a:pt x="14859" y="20066"/>
                                </a:lnTo>
                                <a:lnTo>
                                  <a:pt x="16637" y="18034"/>
                                </a:lnTo>
                                <a:lnTo>
                                  <a:pt x="18415" y="16256"/>
                                </a:lnTo>
                                <a:lnTo>
                                  <a:pt x="20320" y="14478"/>
                                </a:lnTo>
                                <a:lnTo>
                                  <a:pt x="22352" y="12954"/>
                                </a:lnTo>
                                <a:lnTo>
                                  <a:pt x="24511" y="11303"/>
                                </a:lnTo>
                                <a:lnTo>
                                  <a:pt x="26797" y="9779"/>
                                </a:lnTo>
                                <a:lnTo>
                                  <a:pt x="29083" y="8382"/>
                                </a:lnTo>
                                <a:lnTo>
                                  <a:pt x="31496" y="7112"/>
                                </a:lnTo>
                                <a:lnTo>
                                  <a:pt x="34036" y="5969"/>
                                </a:lnTo>
                                <a:lnTo>
                                  <a:pt x="36703" y="4826"/>
                                </a:lnTo>
                                <a:lnTo>
                                  <a:pt x="39370" y="3937"/>
                                </a:lnTo>
                                <a:lnTo>
                                  <a:pt x="42291" y="3048"/>
                                </a:lnTo>
                                <a:lnTo>
                                  <a:pt x="44958" y="2159"/>
                                </a:lnTo>
                                <a:lnTo>
                                  <a:pt x="48006" y="1524"/>
                                </a:lnTo>
                                <a:lnTo>
                                  <a:pt x="51181" y="1016"/>
                                </a:lnTo>
                                <a:lnTo>
                                  <a:pt x="54229" y="635"/>
                                </a:lnTo>
                                <a:lnTo>
                                  <a:pt x="57404" y="254"/>
                                </a:lnTo>
                                <a:lnTo>
                                  <a:pt x="60706" y="127"/>
                                </a:lnTo>
                                <a:lnTo>
                                  <a:pt x="64008" y="0"/>
                                </a:lnTo>
                                <a:close/>
                              </a:path>
                            </a:pathLst>
                          </a:custGeom>
                          <a:ln w="0" cap="flat">
                            <a:miter lim="127000"/>
                          </a:ln>
                        </wps:spPr>
                        <wps:style>
                          <a:lnRef idx="0">
                            <a:srgbClr val="000000">
                              <a:alpha val="0"/>
                            </a:srgbClr>
                          </a:lnRef>
                          <a:fillRef idx="1">
                            <a:srgbClr val="4F73AF"/>
                          </a:fillRef>
                          <a:effectRef idx="0">
                            <a:scrgbClr r="0" g="0" b="0"/>
                          </a:effectRef>
                          <a:fontRef idx="none"/>
                        </wps:style>
                        <wps:bodyPr/>
                      </wps:wsp>
                      <wps:wsp>
                        <wps:cNvPr id="92" name="Shape 92"/>
                        <wps:cNvSpPr/>
                        <wps:spPr>
                          <a:xfrm>
                            <a:off x="1092962" y="0"/>
                            <a:ext cx="141732" cy="193040"/>
                          </a:xfrm>
                          <a:custGeom>
                            <a:avLst/>
                            <a:gdLst/>
                            <a:ahLst/>
                            <a:cxnLst/>
                            <a:rect l="0" t="0" r="0" b="0"/>
                            <a:pathLst>
                              <a:path w="141732" h="193040">
                                <a:moveTo>
                                  <a:pt x="97409" y="0"/>
                                </a:moveTo>
                                <a:lnTo>
                                  <a:pt x="101600" y="127"/>
                                </a:lnTo>
                                <a:lnTo>
                                  <a:pt x="105664" y="254"/>
                                </a:lnTo>
                                <a:lnTo>
                                  <a:pt x="109474" y="508"/>
                                </a:lnTo>
                                <a:lnTo>
                                  <a:pt x="113157" y="889"/>
                                </a:lnTo>
                                <a:lnTo>
                                  <a:pt x="116586" y="1270"/>
                                </a:lnTo>
                                <a:lnTo>
                                  <a:pt x="119761" y="1778"/>
                                </a:lnTo>
                                <a:lnTo>
                                  <a:pt x="122936" y="2286"/>
                                </a:lnTo>
                                <a:lnTo>
                                  <a:pt x="125857" y="2921"/>
                                </a:lnTo>
                                <a:lnTo>
                                  <a:pt x="128397" y="3429"/>
                                </a:lnTo>
                                <a:lnTo>
                                  <a:pt x="130937" y="4191"/>
                                </a:lnTo>
                                <a:lnTo>
                                  <a:pt x="133223" y="4826"/>
                                </a:lnTo>
                                <a:lnTo>
                                  <a:pt x="135382" y="5461"/>
                                </a:lnTo>
                                <a:lnTo>
                                  <a:pt x="137287" y="6223"/>
                                </a:lnTo>
                                <a:lnTo>
                                  <a:pt x="139065" y="6858"/>
                                </a:lnTo>
                                <a:lnTo>
                                  <a:pt x="140462" y="7493"/>
                                </a:lnTo>
                                <a:lnTo>
                                  <a:pt x="141732" y="8128"/>
                                </a:lnTo>
                                <a:lnTo>
                                  <a:pt x="135636" y="28067"/>
                                </a:lnTo>
                                <a:lnTo>
                                  <a:pt x="133985" y="27305"/>
                                </a:lnTo>
                                <a:lnTo>
                                  <a:pt x="132080" y="26416"/>
                                </a:lnTo>
                                <a:lnTo>
                                  <a:pt x="130302" y="25781"/>
                                </a:lnTo>
                                <a:lnTo>
                                  <a:pt x="128270" y="25019"/>
                                </a:lnTo>
                                <a:lnTo>
                                  <a:pt x="126111" y="24384"/>
                                </a:lnTo>
                                <a:lnTo>
                                  <a:pt x="124079" y="23749"/>
                                </a:lnTo>
                                <a:lnTo>
                                  <a:pt x="121793" y="23114"/>
                                </a:lnTo>
                                <a:lnTo>
                                  <a:pt x="119507" y="22479"/>
                                </a:lnTo>
                                <a:lnTo>
                                  <a:pt x="117094" y="22098"/>
                                </a:lnTo>
                                <a:lnTo>
                                  <a:pt x="114554" y="21590"/>
                                </a:lnTo>
                                <a:lnTo>
                                  <a:pt x="112014" y="21209"/>
                                </a:lnTo>
                                <a:lnTo>
                                  <a:pt x="109474" y="20828"/>
                                </a:lnTo>
                                <a:lnTo>
                                  <a:pt x="106807" y="20574"/>
                                </a:lnTo>
                                <a:lnTo>
                                  <a:pt x="103886" y="20447"/>
                                </a:lnTo>
                                <a:lnTo>
                                  <a:pt x="101092" y="20320"/>
                                </a:lnTo>
                                <a:lnTo>
                                  <a:pt x="94234" y="20320"/>
                                </a:lnTo>
                                <a:lnTo>
                                  <a:pt x="90297" y="20574"/>
                                </a:lnTo>
                                <a:lnTo>
                                  <a:pt x="86360" y="21082"/>
                                </a:lnTo>
                                <a:lnTo>
                                  <a:pt x="82550" y="21590"/>
                                </a:lnTo>
                                <a:lnTo>
                                  <a:pt x="78867" y="22352"/>
                                </a:lnTo>
                                <a:lnTo>
                                  <a:pt x="75311" y="23241"/>
                                </a:lnTo>
                                <a:lnTo>
                                  <a:pt x="71755" y="24257"/>
                                </a:lnTo>
                                <a:lnTo>
                                  <a:pt x="68453" y="25400"/>
                                </a:lnTo>
                                <a:lnTo>
                                  <a:pt x="65151" y="26797"/>
                                </a:lnTo>
                                <a:lnTo>
                                  <a:pt x="61976" y="28321"/>
                                </a:lnTo>
                                <a:lnTo>
                                  <a:pt x="58928" y="29972"/>
                                </a:lnTo>
                                <a:lnTo>
                                  <a:pt x="56007" y="31750"/>
                                </a:lnTo>
                                <a:lnTo>
                                  <a:pt x="53213" y="33782"/>
                                </a:lnTo>
                                <a:lnTo>
                                  <a:pt x="50546" y="35814"/>
                                </a:lnTo>
                                <a:lnTo>
                                  <a:pt x="48006" y="38100"/>
                                </a:lnTo>
                                <a:lnTo>
                                  <a:pt x="45466" y="40513"/>
                                </a:lnTo>
                                <a:lnTo>
                                  <a:pt x="43180" y="43053"/>
                                </a:lnTo>
                                <a:lnTo>
                                  <a:pt x="40894" y="45720"/>
                                </a:lnTo>
                                <a:lnTo>
                                  <a:pt x="38862" y="48514"/>
                                </a:lnTo>
                                <a:lnTo>
                                  <a:pt x="37084" y="51435"/>
                                </a:lnTo>
                                <a:lnTo>
                                  <a:pt x="35306" y="54483"/>
                                </a:lnTo>
                                <a:lnTo>
                                  <a:pt x="33528" y="57785"/>
                                </a:lnTo>
                                <a:lnTo>
                                  <a:pt x="32131" y="61214"/>
                                </a:lnTo>
                                <a:lnTo>
                                  <a:pt x="30734" y="64643"/>
                                </a:lnTo>
                                <a:lnTo>
                                  <a:pt x="29591" y="68326"/>
                                </a:lnTo>
                                <a:lnTo>
                                  <a:pt x="28448" y="72136"/>
                                </a:lnTo>
                                <a:lnTo>
                                  <a:pt x="27559" y="75946"/>
                                </a:lnTo>
                                <a:lnTo>
                                  <a:pt x="26924" y="80010"/>
                                </a:lnTo>
                                <a:lnTo>
                                  <a:pt x="26289" y="84201"/>
                                </a:lnTo>
                                <a:lnTo>
                                  <a:pt x="25908" y="88392"/>
                                </a:lnTo>
                                <a:lnTo>
                                  <a:pt x="25527" y="92837"/>
                                </a:lnTo>
                                <a:lnTo>
                                  <a:pt x="25527" y="101600"/>
                                </a:lnTo>
                                <a:lnTo>
                                  <a:pt x="25908" y="105791"/>
                                </a:lnTo>
                                <a:lnTo>
                                  <a:pt x="26162" y="109855"/>
                                </a:lnTo>
                                <a:lnTo>
                                  <a:pt x="26670" y="113665"/>
                                </a:lnTo>
                                <a:lnTo>
                                  <a:pt x="27432" y="117602"/>
                                </a:lnTo>
                                <a:lnTo>
                                  <a:pt x="28321" y="121412"/>
                                </a:lnTo>
                                <a:lnTo>
                                  <a:pt x="29210" y="124968"/>
                                </a:lnTo>
                                <a:lnTo>
                                  <a:pt x="30353" y="128397"/>
                                </a:lnTo>
                                <a:lnTo>
                                  <a:pt x="31623" y="131826"/>
                                </a:lnTo>
                                <a:lnTo>
                                  <a:pt x="32893" y="135128"/>
                                </a:lnTo>
                                <a:lnTo>
                                  <a:pt x="34417" y="138303"/>
                                </a:lnTo>
                                <a:lnTo>
                                  <a:pt x="36195" y="141351"/>
                                </a:lnTo>
                                <a:lnTo>
                                  <a:pt x="37973" y="144272"/>
                                </a:lnTo>
                                <a:lnTo>
                                  <a:pt x="39878" y="146939"/>
                                </a:lnTo>
                                <a:lnTo>
                                  <a:pt x="42037" y="149606"/>
                                </a:lnTo>
                                <a:lnTo>
                                  <a:pt x="44323" y="152146"/>
                                </a:lnTo>
                                <a:lnTo>
                                  <a:pt x="46609" y="154559"/>
                                </a:lnTo>
                                <a:lnTo>
                                  <a:pt x="49149" y="156718"/>
                                </a:lnTo>
                                <a:lnTo>
                                  <a:pt x="51689" y="158750"/>
                                </a:lnTo>
                                <a:lnTo>
                                  <a:pt x="54483" y="160782"/>
                                </a:lnTo>
                                <a:lnTo>
                                  <a:pt x="57404" y="162560"/>
                                </a:lnTo>
                                <a:lnTo>
                                  <a:pt x="60452" y="164338"/>
                                </a:lnTo>
                                <a:lnTo>
                                  <a:pt x="63500" y="165735"/>
                                </a:lnTo>
                                <a:lnTo>
                                  <a:pt x="66675" y="167259"/>
                                </a:lnTo>
                                <a:lnTo>
                                  <a:pt x="70104" y="168529"/>
                                </a:lnTo>
                                <a:lnTo>
                                  <a:pt x="73533" y="169545"/>
                                </a:lnTo>
                                <a:lnTo>
                                  <a:pt x="77216" y="170434"/>
                                </a:lnTo>
                                <a:lnTo>
                                  <a:pt x="80899" y="171196"/>
                                </a:lnTo>
                                <a:lnTo>
                                  <a:pt x="84709" y="171704"/>
                                </a:lnTo>
                                <a:lnTo>
                                  <a:pt x="88646" y="172212"/>
                                </a:lnTo>
                                <a:lnTo>
                                  <a:pt x="92710" y="172466"/>
                                </a:lnTo>
                                <a:lnTo>
                                  <a:pt x="99695" y="172466"/>
                                </a:lnTo>
                                <a:lnTo>
                                  <a:pt x="102489" y="172339"/>
                                </a:lnTo>
                                <a:lnTo>
                                  <a:pt x="105283" y="172212"/>
                                </a:lnTo>
                                <a:lnTo>
                                  <a:pt x="108077" y="171831"/>
                                </a:lnTo>
                                <a:lnTo>
                                  <a:pt x="110744" y="171704"/>
                                </a:lnTo>
                                <a:lnTo>
                                  <a:pt x="113411" y="171323"/>
                                </a:lnTo>
                                <a:lnTo>
                                  <a:pt x="116078" y="170815"/>
                                </a:lnTo>
                                <a:lnTo>
                                  <a:pt x="118618" y="170434"/>
                                </a:lnTo>
                                <a:lnTo>
                                  <a:pt x="121285" y="169799"/>
                                </a:lnTo>
                                <a:lnTo>
                                  <a:pt x="123571" y="169291"/>
                                </a:lnTo>
                                <a:lnTo>
                                  <a:pt x="125984" y="168656"/>
                                </a:lnTo>
                                <a:lnTo>
                                  <a:pt x="128270" y="167894"/>
                                </a:lnTo>
                                <a:lnTo>
                                  <a:pt x="130556" y="167259"/>
                                </a:lnTo>
                                <a:lnTo>
                                  <a:pt x="132588" y="166370"/>
                                </a:lnTo>
                                <a:lnTo>
                                  <a:pt x="134620" y="165481"/>
                                </a:lnTo>
                                <a:lnTo>
                                  <a:pt x="136525" y="164719"/>
                                </a:lnTo>
                                <a:lnTo>
                                  <a:pt x="141224" y="184150"/>
                                </a:lnTo>
                                <a:lnTo>
                                  <a:pt x="139446" y="184912"/>
                                </a:lnTo>
                                <a:lnTo>
                                  <a:pt x="137541" y="185801"/>
                                </a:lnTo>
                                <a:lnTo>
                                  <a:pt x="135382" y="186690"/>
                                </a:lnTo>
                                <a:lnTo>
                                  <a:pt x="133096" y="187452"/>
                                </a:lnTo>
                                <a:lnTo>
                                  <a:pt x="130556" y="188214"/>
                                </a:lnTo>
                                <a:lnTo>
                                  <a:pt x="127762" y="188976"/>
                                </a:lnTo>
                                <a:lnTo>
                                  <a:pt x="124841" y="189611"/>
                                </a:lnTo>
                                <a:lnTo>
                                  <a:pt x="121793" y="190246"/>
                                </a:lnTo>
                                <a:lnTo>
                                  <a:pt x="118618" y="190881"/>
                                </a:lnTo>
                                <a:lnTo>
                                  <a:pt x="115189" y="191389"/>
                                </a:lnTo>
                                <a:lnTo>
                                  <a:pt x="111633" y="191897"/>
                                </a:lnTo>
                                <a:lnTo>
                                  <a:pt x="107950" y="192278"/>
                                </a:lnTo>
                                <a:lnTo>
                                  <a:pt x="104140" y="192659"/>
                                </a:lnTo>
                                <a:lnTo>
                                  <a:pt x="100203" y="192913"/>
                                </a:lnTo>
                                <a:lnTo>
                                  <a:pt x="96139" y="193040"/>
                                </a:lnTo>
                                <a:lnTo>
                                  <a:pt x="91948" y="193040"/>
                                </a:lnTo>
                                <a:lnTo>
                                  <a:pt x="86995" y="192913"/>
                                </a:lnTo>
                                <a:lnTo>
                                  <a:pt x="82169" y="192786"/>
                                </a:lnTo>
                                <a:lnTo>
                                  <a:pt x="77470" y="192151"/>
                                </a:lnTo>
                                <a:lnTo>
                                  <a:pt x="72898" y="191516"/>
                                </a:lnTo>
                                <a:lnTo>
                                  <a:pt x="68326" y="190627"/>
                                </a:lnTo>
                                <a:lnTo>
                                  <a:pt x="64008" y="189611"/>
                                </a:lnTo>
                                <a:lnTo>
                                  <a:pt x="59563" y="188341"/>
                                </a:lnTo>
                                <a:lnTo>
                                  <a:pt x="55372" y="186817"/>
                                </a:lnTo>
                                <a:lnTo>
                                  <a:pt x="51308" y="185293"/>
                                </a:lnTo>
                                <a:lnTo>
                                  <a:pt x="47244" y="183515"/>
                                </a:lnTo>
                                <a:lnTo>
                                  <a:pt x="43434" y="181483"/>
                                </a:lnTo>
                                <a:lnTo>
                                  <a:pt x="39751" y="179324"/>
                                </a:lnTo>
                                <a:lnTo>
                                  <a:pt x="36195" y="176911"/>
                                </a:lnTo>
                                <a:lnTo>
                                  <a:pt x="32766" y="174371"/>
                                </a:lnTo>
                                <a:lnTo>
                                  <a:pt x="29464" y="171704"/>
                                </a:lnTo>
                                <a:lnTo>
                                  <a:pt x="26289" y="168656"/>
                                </a:lnTo>
                                <a:lnTo>
                                  <a:pt x="23241" y="165608"/>
                                </a:lnTo>
                                <a:lnTo>
                                  <a:pt x="20447" y="162306"/>
                                </a:lnTo>
                                <a:lnTo>
                                  <a:pt x="17653" y="158750"/>
                                </a:lnTo>
                                <a:lnTo>
                                  <a:pt x="15240" y="155194"/>
                                </a:lnTo>
                                <a:lnTo>
                                  <a:pt x="12954" y="151384"/>
                                </a:lnTo>
                                <a:lnTo>
                                  <a:pt x="10668" y="147447"/>
                                </a:lnTo>
                                <a:lnTo>
                                  <a:pt x="8763" y="143256"/>
                                </a:lnTo>
                                <a:lnTo>
                                  <a:pt x="6985" y="138938"/>
                                </a:lnTo>
                                <a:lnTo>
                                  <a:pt x="5461" y="134493"/>
                                </a:lnTo>
                                <a:lnTo>
                                  <a:pt x="4064" y="129794"/>
                                </a:lnTo>
                                <a:lnTo>
                                  <a:pt x="2794" y="124841"/>
                                </a:lnTo>
                                <a:lnTo>
                                  <a:pt x="1905" y="119888"/>
                                </a:lnTo>
                                <a:lnTo>
                                  <a:pt x="1016" y="114808"/>
                                </a:lnTo>
                                <a:lnTo>
                                  <a:pt x="508" y="109347"/>
                                </a:lnTo>
                                <a:lnTo>
                                  <a:pt x="127" y="103886"/>
                                </a:lnTo>
                                <a:lnTo>
                                  <a:pt x="0" y="98171"/>
                                </a:lnTo>
                                <a:lnTo>
                                  <a:pt x="127" y="92837"/>
                                </a:lnTo>
                                <a:lnTo>
                                  <a:pt x="508" y="87503"/>
                                </a:lnTo>
                                <a:lnTo>
                                  <a:pt x="1016" y="82169"/>
                                </a:lnTo>
                                <a:lnTo>
                                  <a:pt x="1905" y="77216"/>
                                </a:lnTo>
                                <a:lnTo>
                                  <a:pt x="2921" y="72136"/>
                                </a:lnTo>
                                <a:lnTo>
                                  <a:pt x="4064" y="67310"/>
                                </a:lnTo>
                                <a:lnTo>
                                  <a:pt x="5461" y="62611"/>
                                </a:lnTo>
                                <a:lnTo>
                                  <a:pt x="7112" y="58039"/>
                                </a:lnTo>
                                <a:lnTo>
                                  <a:pt x="8890" y="53721"/>
                                </a:lnTo>
                                <a:lnTo>
                                  <a:pt x="10922" y="49403"/>
                                </a:lnTo>
                                <a:lnTo>
                                  <a:pt x="13208" y="45212"/>
                                </a:lnTo>
                                <a:lnTo>
                                  <a:pt x="15621" y="41275"/>
                                </a:lnTo>
                                <a:lnTo>
                                  <a:pt x="18288" y="37592"/>
                                </a:lnTo>
                                <a:lnTo>
                                  <a:pt x="20955" y="33782"/>
                                </a:lnTo>
                                <a:lnTo>
                                  <a:pt x="24003" y="30480"/>
                                </a:lnTo>
                                <a:lnTo>
                                  <a:pt x="27051" y="27051"/>
                                </a:lnTo>
                                <a:lnTo>
                                  <a:pt x="30353" y="23876"/>
                                </a:lnTo>
                                <a:lnTo>
                                  <a:pt x="33782" y="20955"/>
                                </a:lnTo>
                                <a:lnTo>
                                  <a:pt x="37465" y="18288"/>
                                </a:lnTo>
                                <a:lnTo>
                                  <a:pt x="41148" y="15621"/>
                                </a:lnTo>
                                <a:lnTo>
                                  <a:pt x="45212" y="13208"/>
                                </a:lnTo>
                                <a:lnTo>
                                  <a:pt x="49276" y="11049"/>
                                </a:lnTo>
                                <a:lnTo>
                                  <a:pt x="53467" y="9017"/>
                                </a:lnTo>
                                <a:lnTo>
                                  <a:pt x="57785" y="7112"/>
                                </a:lnTo>
                                <a:lnTo>
                                  <a:pt x="62357" y="5461"/>
                                </a:lnTo>
                                <a:lnTo>
                                  <a:pt x="66929" y="4064"/>
                                </a:lnTo>
                                <a:lnTo>
                                  <a:pt x="71755" y="2794"/>
                                </a:lnTo>
                                <a:lnTo>
                                  <a:pt x="76708" y="1778"/>
                                </a:lnTo>
                                <a:lnTo>
                                  <a:pt x="81661" y="1016"/>
                                </a:lnTo>
                                <a:lnTo>
                                  <a:pt x="86868" y="381"/>
                                </a:lnTo>
                                <a:lnTo>
                                  <a:pt x="92075" y="127"/>
                                </a:lnTo>
                                <a:lnTo>
                                  <a:pt x="97409" y="0"/>
                                </a:lnTo>
                                <a:close/>
                              </a:path>
                            </a:pathLst>
                          </a:custGeom>
                          <a:ln w="0" cap="flat">
                            <a:miter lim="127000"/>
                          </a:ln>
                        </wps:spPr>
                        <wps:style>
                          <a:lnRef idx="0">
                            <a:srgbClr val="000000">
                              <a:alpha val="0"/>
                            </a:srgbClr>
                          </a:lnRef>
                          <a:fillRef idx="1">
                            <a:srgbClr val="4F73AF"/>
                          </a:fillRef>
                          <a:effectRef idx="0">
                            <a:scrgbClr r="0" g="0" b="0"/>
                          </a:effectRef>
                          <a:fontRef idx="none"/>
                        </wps:style>
                        <wps:bodyPr/>
                      </wps:wsp>
                      <wps:wsp>
                        <wps:cNvPr id="93" name="Shape 93"/>
                        <wps:cNvSpPr/>
                        <wps:spPr>
                          <a:xfrm>
                            <a:off x="678180" y="635"/>
                            <a:ext cx="88583" cy="196850"/>
                          </a:xfrm>
                          <a:custGeom>
                            <a:avLst/>
                            <a:gdLst/>
                            <a:ahLst/>
                            <a:cxnLst/>
                            <a:rect l="0" t="0" r="0" b="0"/>
                            <a:pathLst>
                              <a:path w="88583" h="196850">
                                <a:moveTo>
                                  <a:pt x="80010" y="0"/>
                                </a:moveTo>
                                <a:lnTo>
                                  <a:pt x="83312" y="0"/>
                                </a:lnTo>
                                <a:lnTo>
                                  <a:pt x="86614" y="127"/>
                                </a:lnTo>
                                <a:lnTo>
                                  <a:pt x="88583" y="284"/>
                                </a:lnTo>
                                <a:lnTo>
                                  <a:pt x="88583" y="16040"/>
                                </a:lnTo>
                                <a:lnTo>
                                  <a:pt x="88392" y="16002"/>
                                </a:lnTo>
                                <a:lnTo>
                                  <a:pt x="86614" y="15621"/>
                                </a:lnTo>
                                <a:lnTo>
                                  <a:pt x="84836" y="15367"/>
                                </a:lnTo>
                                <a:lnTo>
                                  <a:pt x="83312" y="15113"/>
                                </a:lnTo>
                                <a:lnTo>
                                  <a:pt x="81661" y="14859"/>
                                </a:lnTo>
                                <a:lnTo>
                                  <a:pt x="77470" y="14859"/>
                                </a:lnTo>
                                <a:lnTo>
                                  <a:pt x="76073" y="14986"/>
                                </a:lnTo>
                                <a:lnTo>
                                  <a:pt x="74930" y="15113"/>
                                </a:lnTo>
                                <a:lnTo>
                                  <a:pt x="73660" y="15367"/>
                                </a:lnTo>
                                <a:lnTo>
                                  <a:pt x="72517" y="15621"/>
                                </a:lnTo>
                                <a:lnTo>
                                  <a:pt x="71374" y="16002"/>
                                </a:lnTo>
                                <a:lnTo>
                                  <a:pt x="70358" y="16383"/>
                                </a:lnTo>
                                <a:lnTo>
                                  <a:pt x="69342" y="16764"/>
                                </a:lnTo>
                                <a:lnTo>
                                  <a:pt x="68453" y="17272"/>
                                </a:lnTo>
                                <a:lnTo>
                                  <a:pt x="67564" y="17780"/>
                                </a:lnTo>
                                <a:lnTo>
                                  <a:pt x="66548" y="18415"/>
                                </a:lnTo>
                                <a:lnTo>
                                  <a:pt x="65659" y="18923"/>
                                </a:lnTo>
                                <a:lnTo>
                                  <a:pt x="64897" y="19558"/>
                                </a:lnTo>
                                <a:lnTo>
                                  <a:pt x="64008" y="20193"/>
                                </a:lnTo>
                                <a:lnTo>
                                  <a:pt x="63119" y="21082"/>
                                </a:lnTo>
                                <a:lnTo>
                                  <a:pt x="61595" y="22606"/>
                                </a:lnTo>
                                <a:lnTo>
                                  <a:pt x="60071" y="24257"/>
                                </a:lnTo>
                                <a:lnTo>
                                  <a:pt x="58547" y="26162"/>
                                </a:lnTo>
                                <a:lnTo>
                                  <a:pt x="57023" y="28067"/>
                                </a:lnTo>
                                <a:lnTo>
                                  <a:pt x="55372" y="30353"/>
                                </a:lnTo>
                                <a:lnTo>
                                  <a:pt x="53721" y="32893"/>
                                </a:lnTo>
                                <a:lnTo>
                                  <a:pt x="52197" y="35306"/>
                                </a:lnTo>
                                <a:lnTo>
                                  <a:pt x="50673" y="37973"/>
                                </a:lnTo>
                                <a:lnTo>
                                  <a:pt x="49403" y="40640"/>
                                </a:lnTo>
                                <a:lnTo>
                                  <a:pt x="48260" y="43434"/>
                                </a:lnTo>
                                <a:lnTo>
                                  <a:pt x="47117" y="46482"/>
                                </a:lnTo>
                                <a:lnTo>
                                  <a:pt x="46101" y="49403"/>
                                </a:lnTo>
                                <a:lnTo>
                                  <a:pt x="45212" y="52578"/>
                                </a:lnTo>
                                <a:lnTo>
                                  <a:pt x="44323" y="55753"/>
                                </a:lnTo>
                                <a:lnTo>
                                  <a:pt x="43561" y="58928"/>
                                </a:lnTo>
                                <a:lnTo>
                                  <a:pt x="42672" y="62357"/>
                                </a:lnTo>
                                <a:lnTo>
                                  <a:pt x="42037" y="65786"/>
                                </a:lnTo>
                                <a:lnTo>
                                  <a:pt x="41402" y="69342"/>
                                </a:lnTo>
                                <a:lnTo>
                                  <a:pt x="41021" y="73025"/>
                                </a:lnTo>
                                <a:lnTo>
                                  <a:pt x="40386" y="76708"/>
                                </a:lnTo>
                                <a:lnTo>
                                  <a:pt x="40005" y="80645"/>
                                </a:lnTo>
                                <a:lnTo>
                                  <a:pt x="39497" y="84582"/>
                                </a:lnTo>
                                <a:lnTo>
                                  <a:pt x="39370" y="88519"/>
                                </a:lnTo>
                                <a:lnTo>
                                  <a:pt x="39116" y="92456"/>
                                </a:lnTo>
                                <a:lnTo>
                                  <a:pt x="39116" y="104394"/>
                                </a:lnTo>
                                <a:lnTo>
                                  <a:pt x="39370" y="108331"/>
                                </a:lnTo>
                                <a:lnTo>
                                  <a:pt x="39497" y="112268"/>
                                </a:lnTo>
                                <a:lnTo>
                                  <a:pt x="39878" y="116332"/>
                                </a:lnTo>
                                <a:lnTo>
                                  <a:pt x="40132" y="120269"/>
                                </a:lnTo>
                                <a:lnTo>
                                  <a:pt x="40640" y="124206"/>
                                </a:lnTo>
                                <a:lnTo>
                                  <a:pt x="41148" y="128270"/>
                                </a:lnTo>
                                <a:lnTo>
                                  <a:pt x="41656" y="132207"/>
                                </a:lnTo>
                                <a:lnTo>
                                  <a:pt x="42291" y="136271"/>
                                </a:lnTo>
                                <a:lnTo>
                                  <a:pt x="42926" y="140208"/>
                                </a:lnTo>
                                <a:lnTo>
                                  <a:pt x="43434" y="142367"/>
                                </a:lnTo>
                                <a:lnTo>
                                  <a:pt x="43815" y="144399"/>
                                </a:lnTo>
                                <a:lnTo>
                                  <a:pt x="44323" y="146558"/>
                                </a:lnTo>
                                <a:lnTo>
                                  <a:pt x="44831" y="148590"/>
                                </a:lnTo>
                                <a:lnTo>
                                  <a:pt x="45466" y="150749"/>
                                </a:lnTo>
                                <a:lnTo>
                                  <a:pt x="46101" y="152908"/>
                                </a:lnTo>
                                <a:lnTo>
                                  <a:pt x="46863" y="154940"/>
                                </a:lnTo>
                                <a:lnTo>
                                  <a:pt x="47752" y="157099"/>
                                </a:lnTo>
                                <a:lnTo>
                                  <a:pt x="48641" y="159131"/>
                                </a:lnTo>
                                <a:lnTo>
                                  <a:pt x="49530" y="161163"/>
                                </a:lnTo>
                                <a:lnTo>
                                  <a:pt x="50673" y="163195"/>
                                </a:lnTo>
                                <a:lnTo>
                                  <a:pt x="51816" y="165227"/>
                                </a:lnTo>
                                <a:lnTo>
                                  <a:pt x="53213" y="167132"/>
                                </a:lnTo>
                                <a:lnTo>
                                  <a:pt x="54610" y="169037"/>
                                </a:lnTo>
                                <a:lnTo>
                                  <a:pt x="56007" y="170815"/>
                                </a:lnTo>
                                <a:lnTo>
                                  <a:pt x="57785" y="172466"/>
                                </a:lnTo>
                                <a:lnTo>
                                  <a:pt x="59182" y="173990"/>
                                </a:lnTo>
                                <a:lnTo>
                                  <a:pt x="60579" y="175387"/>
                                </a:lnTo>
                                <a:lnTo>
                                  <a:pt x="62103" y="176657"/>
                                </a:lnTo>
                                <a:lnTo>
                                  <a:pt x="63500" y="177673"/>
                                </a:lnTo>
                                <a:lnTo>
                                  <a:pt x="64770" y="178689"/>
                                </a:lnTo>
                                <a:lnTo>
                                  <a:pt x="66040" y="179578"/>
                                </a:lnTo>
                                <a:lnTo>
                                  <a:pt x="67310" y="180340"/>
                                </a:lnTo>
                                <a:lnTo>
                                  <a:pt x="68707" y="181102"/>
                                </a:lnTo>
                                <a:lnTo>
                                  <a:pt x="70104" y="181610"/>
                                </a:lnTo>
                                <a:lnTo>
                                  <a:pt x="71374" y="182118"/>
                                </a:lnTo>
                                <a:lnTo>
                                  <a:pt x="72771" y="182499"/>
                                </a:lnTo>
                                <a:lnTo>
                                  <a:pt x="74295" y="183007"/>
                                </a:lnTo>
                                <a:lnTo>
                                  <a:pt x="75819" y="183261"/>
                                </a:lnTo>
                                <a:lnTo>
                                  <a:pt x="77470" y="183515"/>
                                </a:lnTo>
                                <a:lnTo>
                                  <a:pt x="79248" y="183769"/>
                                </a:lnTo>
                                <a:lnTo>
                                  <a:pt x="81026" y="183896"/>
                                </a:lnTo>
                                <a:lnTo>
                                  <a:pt x="83566" y="183896"/>
                                </a:lnTo>
                                <a:lnTo>
                                  <a:pt x="84836" y="183642"/>
                                </a:lnTo>
                                <a:lnTo>
                                  <a:pt x="86233" y="183388"/>
                                </a:lnTo>
                                <a:lnTo>
                                  <a:pt x="87757" y="183134"/>
                                </a:lnTo>
                                <a:lnTo>
                                  <a:pt x="88583" y="182886"/>
                                </a:lnTo>
                                <a:lnTo>
                                  <a:pt x="88583" y="195721"/>
                                </a:lnTo>
                                <a:lnTo>
                                  <a:pt x="86106" y="196088"/>
                                </a:lnTo>
                                <a:lnTo>
                                  <a:pt x="84328" y="196469"/>
                                </a:lnTo>
                                <a:lnTo>
                                  <a:pt x="82550" y="196596"/>
                                </a:lnTo>
                                <a:lnTo>
                                  <a:pt x="80645" y="196723"/>
                                </a:lnTo>
                                <a:lnTo>
                                  <a:pt x="78867" y="196723"/>
                                </a:lnTo>
                                <a:lnTo>
                                  <a:pt x="76962" y="196850"/>
                                </a:lnTo>
                                <a:lnTo>
                                  <a:pt x="75057" y="196850"/>
                                </a:lnTo>
                                <a:lnTo>
                                  <a:pt x="73152" y="196723"/>
                                </a:lnTo>
                                <a:lnTo>
                                  <a:pt x="71247" y="196723"/>
                                </a:lnTo>
                                <a:lnTo>
                                  <a:pt x="69215" y="196596"/>
                                </a:lnTo>
                                <a:lnTo>
                                  <a:pt x="67183" y="196215"/>
                                </a:lnTo>
                                <a:lnTo>
                                  <a:pt x="65278" y="195961"/>
                                </a:lnTo>
                                <a:lnTo>
                                  <a:pt x="63246" y="195580"/>
                                </a:lnTo>
                                <a:lnTo>
                                  <a:pt x="61087" y="195072"/>
                                </a:lnTo>
                                <a:lnTo>
                                  <a:pt x="59055" y="194564"/>
                                </a:lnTo>
                                <a:lnTo>
                                  <a:pt x="56896" y="194056"/>
                                </a:lnTo>
                                <a:lnTo>
                                  <a:pt x="54737" y="193421"/>
                                </a:lnTo>
                                <a:lnTo>
                                  <a:pt x="52451" y="192659"/>
                                </a:lnTo>
                                <a:lnTo>
                                  <a:pt x="50292" y="191897"/>
                                </a:lnTo>
                                <a:lnTo>
                                  <a:pt x="48006" y="191008"/>
                                </a:lnTo>
                                <a:lnTo>
                                  <a:pt x="45593" y="189992"/>
                                </a:lnTo>
                                <a:lnTo>
                                  <a:pt x="43053" y="188722"/>
                                </a:lnTo>
                                <a:lnTo>
                                  <a:pt x="40640" y="187452"/>
                                </a:lnTo>
                                <a:lnTo>
                                  <a:pt x="38100" y="185928"/>
                                </a:lnTo>
                                <a:lnTo>
                                  <a:pt x="35814" y="184658"/>
                                </a:lnTo>
                                <a:lnTo>
                                  <a:pt x="33528" y="183134"/>
                                </a:lnTo>
                                <a:lnTo>
                                  <a:pt x="31369" y="181483"/>
                                </a:lnTo>
                                <a:lnTo>
                                  <a:pt x="29210" y="179832"/>
                                </a:lnTo>
                                <a:lnTo>
                                  <a:pt x="27178" y="178181"/>
                                </a:lnTo>
                                <a:lnTo>
                                  <a:pt x="25146" y="176403"/>
                                </a:lnTo>
                                <a:lnTo>
                                  <a:pt x="23368" y="174498"/>
                                </a:lnTo>
                                <a:lnTo>
                                  <a:pt x="21590" y="172466"/>
                                </a:lnTo>
                                <a:lnTo>
                                  <a:pt x="19939" y="170434"/>
                                </a:lnTo>
                                <a:lnTo>
                                  <a:pt x="18161" y="168402"/>
                                </a:lnTo>
                                <a:lnTo>
                                  <a:pt x="16637" y="166116"/>
                                </a:lnTo>
                                <a:lnTo>
                                  <a:pt x="15113" y="163830"/>
                                </a:lnTo>
                                <a:lnTo>
                                  <a:pt x="13589" y="161417"/>
                                </a:lnTo>
                                <a:lnTo>
                                  <a:pt x="11811" y="158115"/>
                                </a:lnTo>
                                <a:lnTo>
                                  <a:pt x="10033" y="154686"/>
                                </a:lnTo>
                                <a:lnTo>
                                  <a:pt x="9144" y="152781"/>
                                </a:lnTo>
                                <a:lnTo>
                                  <a:pt x="8382" y="150876"/>
                                </a:lnTo>
                                <a:lnTo>
                                  <a:pt x="7747" y="148971"/>
                                </a:lnTo>
                                <a:lnTo>
                                  <a:pt x="6858" y="146939"/>
                                </a:lnTo>
                                <a:lnTo>
                                  <a:pt x="6096" y="144907"/>
                                </a:lnTo>
                                <a:lnTo>
                                  <a:pt x="5461" y="142748"/>
                                </a:lnTo>
                                <a:lnTo>
                                  <a:pt x="4699" y="140462"/>
                                </a:lnTo>
                                <a:lnTo>
                                  <a:pt x="4064" y="138303"/>
                                </a:lnTo>
                                <a:lnTo>
                                  <a:pt x="3556" y="135890"/>
                                </a:lnTo>
                                <a:lnTo>
                                  <a:pt x="2921" y="133477"/>
                                </a:lnTo>
                                <a:lnTo>
                                  <a:pt x="2413" y="131064"/>
                                </a:lnTo>
                                <a:lnTo>
                                  <a:pt x="2032" y="128397"/>
                                </a:lnTo>
                                <a:lnTo>
                                  <a:pt x="1524" y="125857"/>
                                </a:lnTo>
                                <a:lnTo>
                                  <a:pt x="1143" y="123063"/>
                                </a:lnTo>
                                <a:lnTo>
                                  <a:pt x="762" y="120396"/>
                                </a:lnTo>
                                <a:lnTo>
                                  <a:pt x="508" y="117475"/>
                                </a:lnTo>
                                <a:lnTo>
                                  <a:pt x="254" y="114554"/>
                                </a:lnTo>
                                <a:lnTo>
                                  <a:pt x="127" y="111506"/>
                                </a:lnTo>
                                <a:lnTo>
                                  <a:pt x="127" y="108458"/>
                                </a:lnTo>
                                <a:lnTo>
                                  <a:pt x="0" y="105156"/>
                                </a:lnTo>
                                <a:lnTo>
                                  <a:pt x="0" y="101981"/>
                                </a:lnTo>
                                <a:lnTo>
                                  <a:pt x="127" y="98552"/>
                                </a:lnTo>
                                <a:lnTo>
                                  <a:pt x="254" y="95123"/>
                                </a:lnTo>
                                <a:lnTo>
                                  <a:pt x="381" y="91567"/>
                                </a:lnTo>
                                <a:lnTo>
                                  <a:pt x="635" y="87884"/>
                                </a:lnTo>
                                <a:lnTo>
                                  <a:pt x="1016" y="84074"/>
                                </a:lnTo>
                                <a:lnTo>
                                  <a:pt x="1397" y="80264"/>
                                </a:lnTo>
                                <a:lnTo>
                                  <a:pt x="1905" y="76327"/>
                                </a:lnTo>
                                <a:lnTo>
                                  <a:pt x="2286" y="73787"/>
                                </a:lnTo>
                                <a:lnTo>
                                  <a:pt x="2667" y="71247"/>
                                </a:lnTo>
                                <a:lnTo>
                                  <a:pt x="3048" y="68707"/>
                                </a:lnTo>
                                <a:lnTo>
                                  <a:pt x="3683" y="66294"/>
                                </a:lnTo>
                                <a:lnTo>
                                  <a:pt x="4191" y="63881"/>
                                </a:lnTo>
                                <a:lnTo>
                                  <a:pt x="4826" y="61595"/>
                                </a:lnTo>
                                <a:lnTo>
                                  <a:pt x="5461" y="59309"/>
                                </a:lnTo>
                                <a:lnTo>
                                  <a:pt x="6096" y="56896"/>
                                </a:lnTo>
                                <a:lnTo>
                                  <a:pt x="6858" y="54737"/>
                                </a:lnTo>
                                <a:lnTo>
                                  <a:pt x="7747" y="52451"/>
                                </a:lnTo>
                                <a:lnTo>
                                  <a:pt x="8509" y="50292"/>
                                </a:lnTo>
                                <a:lnTo>
                                  <a:pt x="9398" y="48133"/>
                                </a:lnTo>
                                <a:lnTo>
                                  <a:pt x="10414" y="45974"/>
                                </a:lnTo>
                                <a:lnTo>
                                  <a:pt x="11430" y="43942"/>
                                </a:lnTo>
                                <a:lnTo>
                                  <a:pt x="12573" y="41910"/>
                                </a:lnTo>
                                <a:lnTo>
                                  <a:pt x="13716" y="39878"/>
                                </a:lnTo>
                                <a:lnTo>
                                  <a:pt x="14859" y="37846"/>
                                </a:lnTo>
                                <a:lnTo>
                                  <a:pt x="16256" y="35941"/>
                                </a:lnTo>
                                <a:lnTo>
                                  <a:pt x="17653" y="33909"/>
                                </a:lnTo>
                                <a:lnTo>
                                  <a:pt x="19050" y="32004"/>
                                </a:lnTo>
                                <a:lnTo>
                                  <a:pt x="20574" y="30099"/>
                                </a:lnTo>
                                <a:lnTo>
                                  <a:pt x="22225" y="28194"/>
                                </a:lnTo>
                                <a:lnTo>
                                  <a:pt x="23876" y="26289"/>
                                </a:lnTo>
                                <a:lnTo>
                                  <a:pt x="25654" y="24511"/>
                                </a:lnTo>
                                <a:lnTo>
                                  <a:pt x="27559" y="22733"/>
                                </a:lnTo>
                                <a:lnTo>
                                  <a:pt x="29464" y="20828"/>
                                </a:lnTo>
                                <a:lnTo>
                                  <a:pt x="31496" y="19050"/>
                                </a:lnTo>
                                <a:lnTo>
                                  <a:pt x="33655" y="17272"/>
                                </a:lnTo>
                                <a:lnTo>
                                  <a:pt x="35814" y="15621"/>
                                </a:lnTo>
                                <a:lnTo>
                                  <a:pt x="38100" y="13716"/>
                                </a:lnTo>
                                <a:lnTo>
                                  <a:pt x="40513" y="11938"/>
                                </a:lnTo>
                                <a:lnTo>
                                  <a:pt x="42926" y="10287"/>
                                </a:lnTo>
                                <a:lnTo>
                                  <a:pt x="44069" y="9525"/>
                                </a:lnTo>
                                <a:lnTo>
                                  <a:pt x="45212" y="8763"/>
                                </a:lnTo>
                                <a:lnTo>
                                  <a:pt x="46609" y="8001"/>
                                </a:lnTo>
                                <a:lnTo>
                                  <a:pt x="47879" y="7493"/>
                                </a:lnTo>
                                <a:lnTo>
                                  <a:pt x="50546" y="6223"/>
                                </a:lnTo>
                                <a:lnTo>
                                  <a:pt x="53467" y="5080"/>
                                </a:lnTo>
                                <a:lnTo>
                                  <a:pt x="56642" y="3937"/>
                                </a:lnTo>
                                <a:lnTo>
                                  <a:pt x="59817" y="3048"/>
                                </a:lnTo>
                                <a:lnTo>
                                  <a:pt x="62992" y="2159"/>
                                </a:lnTo>
                                <a:lnTo>
                                  <a:pt x="66421" y="1524"/>
                                </a:lnTo>
                                <a:lnTo>
                                  <a:pt x="69723" y="889"/>
                                </a:lnTo>
                                <a:lnTo>
                                  <a:pt x="73152" y="508"/>
                                </a:lnTo>
                                <a:lnTo>
                                  <a:pt x="76581" y="127"/>
                                </a:lnTo>
                                <a:lnTo>
                                  <a:pt x="80010" y="0"/>
                                </a:lnTo>
                                <a:close/>
                              </a:path>
                            </a:pathLst>
                          </a:custGeom>
                          <a:ln w="0" cap="flat">
                            <a:miter lim="127000"/>
                          </a:ln>
                        </wps:spPr>
                        <wps:style>
                          <a:lnRef idx="0">
                            <a:srgbClr val="000000">
                              <a:alpha val="0"/>
                            </a:srgbClr>
                          </a:lnRef>
                          <a:fillRef idx="1">
                            <a:srgbClr val="A9A195"/>
                          </a:fillRef>
                          <a:effectRef idx="0">
                            <a:scrgbClr r="0" g="0" b="0"/>
                          </a:effectRef>
                          <a:fontRef idx="none"/>
                        </wps:style>
                        <wps:bodyPr/>
                      </wps:wsp>
                      <wps:wsp>
                        <wps:cNvPr id="94" name="Shape 94"/>
                        <wps:cNvSpPr/>
                        <wps:spPr>
                          <a:xfrm>
                            <a:off x="766763" y="920"/>
                            <a:ext cx="130492" cy="195550"/>
                          </a:xfrm>
                          <a:custGeom>
                            <a:avLst/>
                            <a:gdLst/>
                            <a:ahLst/>
                            <a:cxnLst/>
                            <a:rect l="0" t="0" r="0" b="0"/>
                            <a:pathLst>
                              <a:path w="130492" h="195550">
                                <a:moveTo>
                                  <a:pt x="0" y="0"/>
                                </a:moveTo>
                                <a:lnTo>
                                  <a:pt x="1206" y="97"/>
                                </a:lnTo>
                                <a:lnTo>
                                  <a:pt x="4127" y="477"/>
                                </a:lnTo>
                                <a:lnTo>
                                  <a:pt x="5905" y="731"/>
                                </a:lnTo>
                                <a:lnTo>
                                  <a:pt x="7429" y="1112"/>
                                </a:lnTo>
                                <a:lnTo>
                                  <a:pt x="9207" y="1494"/>
                                </a:lnTo>
                                <a:lnTo>
                                  <a:pt x="10604" y="2001"/>
                                </a:lnTo>
                                <a:lnTo>
                                  <a:pt x="12255" y="2509"/>
                                </a:lnTo>
                                <a:lnTo>
                                  <a:pt x="13779" y="3018"/>
                                </a:lnTo>
                                <a:lnTo>
                                  <a:pt x="15303" y="3780"/>
                                </a:lnTo>
                                <a:lnTo>
                                  <a:pt x="16827" y="4287"/>
                                </a:lnTo>
                                <a:lnTo>
                                  <a:pt x="18224" y="5049"/>
                                </a:lnTo>
                                <a:lnTo>
                                  <a:pt x="19748" y="5811"/>
                                </a:lnTo>
                                <a:lnTo>
                                  <a:pt x="21145" y="6573"/>
                                </a:lnTo>
                                <a:lnTo>
                                  <a:pt x="22669" y="7336"/>
                                </a:lnTo>
                                <a:lnTo>
                                  <a:pt x="25336" y="9113"/>
                                </a:lnTo>
                                <a:lnTo>
                                  <a:pt x="28003" y="11019"/>
                                </a:lnTo>
                                <a:lnTo>
                                  <a:pt x="30416" y="13051"/>
                                </a:lnTo>
                                <a:lnTo>
                                  <a:pt x="32829" y="15209"/>
                                </a:lnTo>
                                <a:lnTo>
                                  <a:pt x="35115" y="17369"/>
                                </a:lnTo>
                                <a:lnTo>
                                  <a:pt x="37401" y="19781"/>
                                </a:lnTo>
                                <a:lnTo>
                                  <a:pt x="39433" y="22322"/>
                                </a:lnTo>
                                <a:lnTo>
                                  <a:pt x="41465" y="24861"/>
                                </a:lnTo>
                                <a:lnTo>
                                  <a:pt x="43116" y="27401"/>
                                </a:lnTo>
                                <a:lnTo>
                                  <a:pt x="44894" y="30069"/>
                                </a:lnTo>
                                <a:lnTo>
                                  <a:pt x="46291" y="32355"/>
                                </a:lnTo>
                                <a:lnTo>
                                  <a:pt x="47561" y="34768"/>
                                </a:lnTo>
                                <a:lnTo>
                                  <a:pt x="48831" y="37180"/>
                                </a:lnTo>
                                <a:lnTo>
                                  <a:pt x="49974" y="39720"/>
                                </a:lnTo>
                                <a:lnTo>
                                  <a:pt x="51117" y="42261"/>
                                </a:lnTo>
                                <a:lnTo>
                                  <a:pt x="52133" y="44927"/>
                                </a:lnTo>
                                <a:lnTo>
                                  <a:pt x="53022" y="47468"/>
                                </a:lnTo>
                                <a:lnTo>
                                  <a:pt x="54038" y="50261"/>
                                </a:lnTo>
                                <a:lnTo>
                                  <a:pt x="54927" y="52929"/>
                                </a:lnTo>
                                <a:lnTo>
                                  <a:pt x="55689" y="55595"/>
                                </a:lnTo>
                                <a:lnTo>
                                  <a:pt x="56578" y="58390"/>
                                </a:lnTo>
                                <a:lnTo>
                                  <a:pt x="57213" y="61183"/>
                                </a:lnTo>
                                <a:lnTo>
                                  <a:pt x="57848" y="63851"/>
                                </a:lnTo>
                                <a:lnTo>
                                  <a:pt x="58356" y="66772"/>
                                </a:lnTo>
                                <a:lnTo>
                                  <a:pt x="58864" y="69438"/>
                                </a:lnTo>
                                <a:lnTo>
                                  <a:pt x="59245" y="72233"/>
                                </a:lnTo>
                                <a:lnTo>
                                  <a:pt x="60007" y="72233"/>
                                </a:lnTo>
                                <a:lnTo>
                                  <a:pt x="84137" y="4541"/>
                                </a:lnTo>
                                <a:lnTo>
                                  <a:pt x="117284" y="4541"/>
                                </a:lnTo>
                                <a:lnTo>
                                  <a:pt x="73850" y="125065"/>
                                </a:lnTo>
                                <a:lnTo>
                                  <a:pt x="74485" y="128366"/>
                                </a:lnTo>
                                <a:lnTo>
                                  <a:pt x="75120" y="131669"/>
                                </a:lnTo>
                                <a:lnTo>
                                  <a:pt x="75882" y="134590"/>
                                </a:lnTo>
                                <a:lnTo>
                                  <a:pt x="76644" y="137383"/>
                                </a:lnTo>
                                <a:lnTo>
                                  <a:pt x="77406" y="140177"/>
                                </a:lnTo>
                                <a:lnTo>
                                  <a:pt x="78295" y="142590"/>
                                </a:lnTo>
                                <a:lnTo>
                                  <a:pt x="79184" y="145004"/>
                                </a:lnTo>
                                <a:lnTo>
                                  <a:pt x="80200" y="147290"/>
                                </a:lnTo>
                                <a:lnTo>
                                  <a:pt x="81089" y="149448"/>
                                </a:lnTo>
                                <a:lnTo>
                                  <a:pt x="82105" y="151354"/>
                                </a:lnTo>
                                <a:lnTo>
                                  <a:pt x="83248" y="153258"/>
                                </a:lnTo>
                                <a:lnTo>
                                  <a:pt x="84391" y="155037"/>
                                </a:lnTo>
                                <a:lnTo>
                                  <a:pt x="85534" y="156687"/>
                                </a:lnTo>
                                <a:lnTo>
                                  <a:pt x="86804" y="158339"/>
                                </a:lnTo>
                                <a:lnTo>
                                  <a:pt x="88074" y="159862"/>
                                </a:lnTo>
                                <a:lnTo>
                                  <a:pt x="89344" y="161133"/>
                                </a:lnTo>
                                <a:lnTo>
                                  <a:pt x="91122" y="162657"/>
                                </a:lnTo>
                                <a:lnTo>
                                  <a:pt x="93281" y="164562"/>
                                </a:lnTo>
                                <a:lnTo>
                                  <a:pt x="94551" y="165451"/>
                                </a:lnTo>
                                <a:lnTo>
                                  <a:pt x="95948" y="166212"/>
                                </a:lnTo>
                                <a:lnTo>
                                  <a:pt x="97472" y="166975"/>
                                </a:lnTo>
                                <a:lnTo>
                                  <a:pt x="99123" y="167737"/>
                                </a:lnTo>
                                <a:lnTo>
                                  <a:pt x="99885" y="167864"/>
                                </a:lnTo>
                                <a:lnTo>
                                  <a:pt x="100647" y="168118"/>
                                </a:lnTo>
                                <a:lnTo>
                                  <a:pt x="101663" y="168244"/>
                                </a:lnTo>
                                <a:lnTo>
                                  <a:pt x="102552" y="168372"/>
                                </a:lnTo>
                                <a:lnTo>
                                  <a:pt x="103441" y="168372"/>
                                </a:lnTo>
                                <a:lnTo>
                                  <a:pt x="104457" y="168244"/>
                                </a:lnTo>
                                <a:lnTo>
                                  <a:pt x="105346" y="168118"/>
                                </a:lnTo>
                                <a:lnTo>
                                  <a:pt x="106235" y="167864"/>
                                </a:lnTo>
                                <a:lnTo>
                                  <a:pt x="107251" y="167737"/>
                                </a:lnTo>
                                <a:lnTo>
                                  <a:pt x="108267" y="167229"/>
                                </a:lnTo>
                                <a:lnTo>
                                  <a:pt x="109283" y="166720"/>
                                </a:lnTo>
                                <a:lnTo>
                                  <a:pt x="110299" y="166212"/>
                                </a:lnTo>
                                <a:lnTo>
                                  <a:pt x="111442" y="165577"/>
                                </a:lnTo>
                                <a:lnTo>
                                  <a:pt x="112458" y="164689"/>
                                </a:lnTo>
                                <a:lnTo>
                                  <a:pt x="113474" y="163800"/>
                                </a:lnTo>
                                <a:lnTo>
                                  <a:pt x="114617" y="162657"/>
                                </a:lnTo>
                                <a:lnTo>
                                  <a:pt x="115379" y="162022"/>
                                </a:lnTo>
                                <a:lnTo>
                                  <a:pt x="116014" y="161133"/>
                                </a:lnTo>
                                <a:lnTo>
                                  <a:pt x="116649" y="160370"/>
                                </a:lnTo>
                                <a:lnTo>
                                  <a:pt x="117284" y="159608"/>
                                </a:lnTo>
                                <a:lnTo>
                                  <a:pt x="118427" y="157830"/>
                                </a:lnTo>
                                <a:lnTo>
                                  <a:pt x="119316" y="156052"/>
                                </a:lnTo>
                                <a:lnTo>
                                  <a:pt x="120078" y="154275"/>
                                </a:lnTo>
                                <a:lnTo>
                                  <a:pt x="120713" y="152623"/>
                                </a:lnTo>
                                <a:lnTo>
                                  <a:pt x="121348" y="150719"/>
                                </a:lnTo>
                                <a:lnTo>
                                  <a:pt x="121856" y="149068"/>
                                </a:lnTo>
                                <a:lnTo>
                                  <a:pt x="122237" y="147290"/>
                                </a:lnTo>
                                <a:lnTo>
                                  <a:pt x="122618" y="145639"/>
                                </a:lnTo>
                                <a:lnTo>
                                  <a:pt x="122745" y="143987"/>
                                </a:lnTo>
                                <a:lnTo>
                                  <a:pt x="123126" y="142464"/>
                                </a:lnTo>
                                <a:lnTo>
                                  <a:pt x="123380" y="139797"/>
                                </a:lnTo>
                                <a:lnTo>
                                  <a:pt x="123634" y="137637"/>
                                </a:lnTo>
                                <a:lnTo>
                                  <a:pt x="130492" y="137637"/>
                                </a:lnTo>
                                <a:lnTo>
                                  <a:pt x="129730" y="159990"/>
                                </a:lnTo>
                                <a:lnTo>
                                  <a:pt x="129603" y="161514"/>
                                </a:lnTo>
                                <a:lnTo>
                                  <a:pt x="129349" y="163037"/>
                                </a:lnTo>
                                <a:lnTo>
                                  <a:pt x="129095" y="164815"/>
                                </a:lnTo>
                                <a:lnTo>
                                  <a:pt x="128841" y="166594"/>
                                </a:lnTo>
                                <a:lnTo>
                                  <a:pt x="128333" y="168626"/>
                                </a:lnTo>
                                <a:lnTo>
                                  <a:pt x="127698" y="170658"/>
                                </a:lnTo>
                                <a:lnTo>
                                  <a:pt x="127063" y="172690"/>
                                </a:lnTo>
                                <a:lnTo>
                                  <a:pt x="126174" y="174848"/>
                                </a:lnTo>
                                <a:lnTo>
                                  <a:pt x="125285" y="177008"/>
                                </a:lnTo>
                                <a:lnTo>
                                  <a:pt x="124269" y="179040"/>
                                </a:lnTo>
                                <a:lnTo>
                                  <a:pt x="123253" y="181198"/>
                                </a:lnTo>
                                <a:lnTo>
                                  <a:pt x="121856" y="183104"/>
                                </a:lnTo>
                                <a:lnTo>
                                  <a:pt x="120459" y="185136"/>
                                </a:lnTo>
                                <a:lnTo>
                                  <a:pt x="118935" y="187041"/>
                                </a:lnTo>
                                <a:lnTo>
                                  <a:pt x="118173" y="187930"/>
                                </a:lnTo>
                                <a:lnTo>
                                  <a:pt x="117284" y="188819"/>
                                </a:lnTo>
                                <a:lnTo>
                                  <a:pt x="116268" y="189708"/>
                                </a:lnTo>
                                <a:lnTo>
                                  <a:pt x="115379" y="190469"/>
                                </a:lnTo>
                                <a:lnTo>
                                  <a:pt x="114490" y="191232"/>
                                </a:lnTo>
                                <a:lnTo>
                                  <a:pt x="113474" y="191866"/>
                                </a:lnTo>
                                <a:lnTo>
                                  <a:pt x="112585" y="192501"/>
                                </a:lnTo>
                                <a:lnTo>
                                  <a:pt x="111569" y="193136"/>
                                </a:lnTo>
                                <a:lnTo>
                                  <a:pt x="110807" y="193518"/>
                                </a:lnTo>
                                <a:lnTo>
                                  <a:pt x="109918" y="193898"/>
                                </a:lnTo>
                                <a:lnTo>
                                  <a:pt x="109029" y="194407"/>
                                </a:lnTo>
                                <a:lnTo>
                                  <a:pt x="108140" y="194661"/>
                                </a:lnTo>
                                <a:lnTo>
                                  <a:pt x="107251" y="194915"/>
                                </a:lnTo>
                                <a:lnTo>
                                  <a:pt x="106489" y="195169"/>
                                </a:lnTo>
                                <a:lnTo>
                                  <a:pt x="105600" y="195422"/>
                                </a:lnTo>
                                <a:lnTo>
                                  <a:pt x="104711" y="195422"/>
                                </a:lnTo>
                                <a:lnTo>
                                  <a:pt x="103822" y="195550"/>
                                </a:lnTo>
                                <a:lnTo>
                                  <a:pt x="102298" y="195550"/>
                                </a:lnTo>
                                <a:lnTo>
                                  <a:pt x="101536" y="195422"/>
                                </a:lnTo>
                                <a:lnTo>
                                  <a:pt x="100012" y="195169"/>
                                </a:lnTo>
                                <a:lnTo>
                                  <a:pt x="98361" y="194661"/>
                                </a:lnTo>
                                <a:lnTo>
                                  <a:pt x="96964" y="194152"/>
                                </a:lnTo>
                                <a:lnTo>
                                  <a:pt x="95567" y="193391"/>
                                </a:lnTo>
                                <a:lnTo>
                                  <a:pt x="94170" y="192501"/>
                                </a:lnTo>
                                <a:lnTo>
                                  <a:pt x="92773" y="191612"/>
                                </a:lnTo>
                                <a:lnTo>
                                  <a:pt x="91376" y="190469"/>
                                </a:lnTo>
                                <a:lnTo>
                                  <a:pt x="90106" y="189326"/>
                                </a:lnTo>
                                <a:lnTo>
                                  <a:pt x="88455" y="187548"/>
                                </a:lnTo>
                                <a:lnTo>
                                  <a:pt x="86931" y="185770"/>
                                </a:lnTo>
                                <a:lnTo>
                                  <a:pt x="85407" y="183865"/>
                                </a:lnTo>
                                <a:lnTo>
                                  <a:pt x="83756" y="181833"/>
                                </a:lnTo>
                                <a:lnTo>
                                  <a:pt x="82359" y="179547"/>
                                </a:lnTo>
                                <a:lnTo>
                                  <a:pt x="80962" y="177262"/>
                                </a:lnTo>
                                <a:lnTo>
                                  <a:pt x="79438" y="174722"/>
                                </a:lnTo>
                                <a:lnTo>
                                  <a:pt x="78041" y="171927"/>
                                </a:lnTo>
                                <a:lnTo>
                                  <a:pt x="76644" y="169007"/>
                                </a:lnTo>
                                <a:lnTo>
                                  <a:pt x="75247" y="165958"/>
                                </a:lnTo>
                                <a:lnTo>
                                  <a:pt x="73850" y="162530"/>
                                </a:lnTo>
                                <a:lnTo>
                                  <a:pt x="72453" y="158973"/>
                                </a:lnTo>
                                <a:lnTo>
                                  <a:pt x="69278" y="151354"/>
                                </a:lnTo>
                                <a:lnTo>
                                  <a:pt x="66103" y="142464"/>
                                </a:lnTo>
                                <a:lnTo>
                                  <a:pt x="63563" y="147290"/>
                                </a:lnTo>
                                <a:lnTo>
                                  <a:pt x="60515" y="153258"/>
                                </a:lnTo>
                                <a:lnTo>
                                  <a:pt x="58737" y="156433"/>
                                </a:lnTo>
                                <a:lnTo>
                                  <a:pt x="56832" y="159736"/>
                                </a:lnTo>
                                <a:lnTo>
                                  <a:pt x="55689" y="161514"/>
                                </a:lnTo>
                                <a:lnTo>
                                  <a:pt x="54546" y="163165"/>
                                </a:lnTo>
                                <a:lnTo>
                                  <a:pt x="53403" y="164943"/>
                                </a:lnTo>
                                <a:lnTo>
                                  <a:pt x="52133" y="166720"/>
                                </a:lnTo>
                                <a:lnTo>
                                  <a:pt x="50736" y="168498"/>
                                </a:lnTo>
                                <a:lnTo>
                                  <a:pt x="49212" y="170150"/>
                                </a:lnTo>
                                <a:lnTo>
                                  <a:pt x="47688" y="171927"/>
                                </a:lnTo>
                                <a:lnTo>
                                  <a:pt x="46037" y="173579"/>
                                </a:lnTo>
                                <a:lnTo>
                                  <a:pt x="44386" y="175230"/>
                                </a:lnTo>
                                <a:lnTo>
                                  <a:pt x="42481" y="177008"/>
                                </a:lnTo>
                                <a:lnTo>
                                  <a:pt x="40576" y="178532"/>
                                </a:lnTo>
                                <a:lnTo>
                                  <a:pt x="38544" y="180183"/>
                                </a:lnTo>
                                <a:lnTo>
                                  <a:pt x="36385" y="181833"/>
                                </a:lnTo>
                                <a:lnTo>
                                  <a:pt x="34099" y="183230"/>
                                </a:lnTo>
                                <a:lnTo>
                                  <a:pt x="31686" y="184627"/>
                                </a:lnTo>
                                <a:lnTo>
                                  <a:pt x="29146" y="186025"/>
                                </a:lnTo>
                                <a:lnTo>
                                  <a:pt x="26479" y="187422"/>
                                </a:lnTo>
                                <a:lnTo>
                                  <a:pt x="23812" y="188565"/>
                                </a:lnTo>
                                <a:lnTo>
                                  <a:pt x="20764" y="189708"/>
                                </a:lnTo>
                                <a:lnTo>
                                  <a:pt x="17843" y="190723"/>
                                </a:lnTo>
                                <a:lnTo>
                                  <a:pt x="14541" y="191866"/>
                                </a:lnTo>
                                <a:lnTo>
                                  <a:pt x="11239" y="192883"/>
                                </a:lnTo>
                                <a:lnTo>
                                  <a:pt x="7937" y="193772"/>
                                </a:lnTo>
                                <a:lnTo>
                                  <a:pt x="4508" y="194533"/>
                                </a:lnTo>
                                <a:lnTo>
                                  <a:pt x="952" y="195295"/>
                                </a:lnTo>
                                <a:lnTo>
                                  <a:pt x="0" y="195437"/>
                                </a:lnTo>
                                <a:lnTo>
                                  <a:pt x="0" y="182602"/>
                                </a:lnTo>
                                <a:lnTo>
                                  <a:pt x="444" y="182469"/>
                                </a:lnTo>
                                <a:lnTo>
                                  <a:pt x="1968" y="181961"/>
                                </a:lnTo>
                                <a:lnTo>
                                  <a:pt x="3492" y="181326"/>
                                </a:lnTo>
                                <a:lnTo>
                                  <a:pt x="5016" y="180564"/>
                                </a:lnTo>
                                <a:lnTo>
                                  <a:pt x="6540" y="179929"/>
                                </a:lnTo>
                                <a:lnTo>
                                  <a:pt x="8064" y="179040"/>
                                </a:lnTo>
                                <a:lnTo>
                                  <a:pt x="9588" y="178023"/>
                                </a:lnTo>
                                <a:lnTo>
                                  <a:pt x="11239" y="177008"/>
                                </a:lnTo>
                                <a:lnTo>
                                  <a:pt x="12763" y="175865"/>
                                </a:lnTo>
                                <a:lnTo>
                                  <a:pt x="14287" y="174722"/>
                                </a:lnTo>
                                <a:lnTo>
                                  <a:pt x="15938" y="173325"/>
                                </a:lnTo>
                                <a:lnTo>
                                  <a:pt x="17335" y="171927"/>
                                </a:lnTo>
                                <a:lnTo>
                                  <a:pt x="18859" y="170404"/>
                                </a:lnTo>
                                <a:lnTo>
                                  <a:pt x="20383" y="168498"/>
                                </a:lnTo>
                                <a:lnTo>
                                  <a:pt x="21907" y="166594"/>
                                </a:lnTo>
                                <a:lnTo>
                                  <a:pt x="23431" y="164308"/>
                                </a:lnTo>
                                <a:lnTo>
                                  <a:pt x="24955" y="161894"/>
                                </a:lnTo>
                                <a:lnTo>
                                  <a:pt x="26606" y="159482"/>
                                </a:lnTo>
                                <a:lnTo>
                                  <a:pt x="28130" y="156815"/>
                                </a:lnTo>
                                <a:lnTo>
                                  <a:pt x="29654" y="154275"/>
                                </a:lnTo>
                                <a:lnTo>
                                  <a:pt x="31051" y="151608"/>
                                </a:lnTo>
                                <a:lnTo>
                                  <a:pt x="32575" y="148814"/>
                                </a:lnTo>
                                <a:lnTo>
                                  <a:pt x="33845" y="146147"/>
                                </a:lnTo>
                                <a:lnTo>
                                  <a:pt x="35115" y="143480"/>
                                </a:lnTo>
                                <a:lnTo>
                                  <a:pt x="36131" y="140940"/>
                                </a:lnTo>
                                <a:lnTo>
                                  <a:pt x="37147" y="138400"/>
                                </a:lnTo>
                                <a:lnTo>
                                  <a:pt x="38163" y="136114"/>
                                </a:lnTo>
                                <a:lnTo>
                                  <a:pt x="49466" y="104872"/>
                                </a:lnTo>
                                <a:lnTo>
                                  <a:pt x="48958" y="101188"/>
                                </a:lnTo>
                                <a:lnTo>
                                  <a:pt x="48323" y="97379"/>
                                </a:lnTo>
                                <a:lnTo>
                                  <a:pt x="47815" y="93315"/>
                                </a:lnTo>
                                <a:lnTo>
                                  <a:pt x="47053" y="89123"/>
                                </a:lnTo>
                                <a:lnTo>
                                  <a:pt x="46418" y="84805"/>
                                </a:lnTo>
                                <a:lnTo>
                                  <a:pt x="45656" y="80361"/>
                                </a:lnTo>
                                <a:lnTo>
                                  <a:pt x="44767" y="75916"/>
                                </a:lnTo>
                                <a:lnTo>
                                  <a:pt x="43878" y="71597"/>
                                </a:lnTo>
                                <a:lnTo>
                                  <a:pt x="42862" y="67152"/>
                                </a:lnTo>
                                <a:lnTo>
                                  <a:pt x="41719" y="62708"/>
                                </a:lnTo>
                                <a:lnTo>
                                  <a:pt x="40576" y="58516"/>
                                </a:lnTo>
                                <a:lnTo>
                                  <a:pt x="39179" y="54452"/>
                                </a:lnTo>
                                <a:lnTo>
                                  <a:pt x="38417" y="52547"/>
                                </a:lnTo>
                                <a:lnTo>
                                  <a:pt x="37782" y="50643"/>
                                </a:lnTo>
                                <a:lnTo>
                                  <a:pt x="37020" y="48737"/>
                                </a:lnTo>
                                <a:lnTo>
                                  <a:pt x="36258" y="46959"/>
                                </a:lnTo>
                                <a:lnTo>
                                  <a:pt x="35369" y="45181"/>
                                </a:lnTo>
                                <a:lnTo>
                                  <a:pt x="34607" y="43404"/>
                                </a:lnTo>
                                <a:lnTo>
                                  <a:pt x="33718" y="41880"/>
                                </a:lnTo>
                                <a:lnTo>
                                  <a:pt x="32829" y="40229"/>
                                </a:lnTo>
                                <a:lnTo>
                                  <a:pt x="31686" y="38577"/>
                                </a:lnTo>
                                <a:lnTo>
                                  <a:pt x="30416" y="36672"/>
                                </a:lnTo>
                                <a:lnTo>
                                  <a:pt x="29019" y="34894"/>
                                </a:lnTo>
                                <a:lnTo>
                                  <a:pt x="27495" y="32990"/>
                                </a:lnTo>
                                <a:lnTo>
                                  <a:pt x="26098" y="31211"/>
                                </a:lnTo>
                                <a:lnTo>
                                  <a:pt x="24574" y="29561"/>
                                </a:lnTo>
                                <a:lnTo>
                                  <a:pt x="22796" y="27909"/>
                                </a:lnTo>
                                <a:lnTo>
                                  <a:pt x="21145" y="26386"/>
                                </a:lnTo>
                                <a:lnTo>
                                  <a:pt x="19367" y="24861"/>
                                </a:lnTo>
                                <a:lnTo>
                                  <a:pt x="17462" y="23465"/>
                                </a:lnTo>
                                <a:lnTo>
                                  <a:pt x="15684" y="22068"/>
                                </a:lnTo>
                                <a:lnTo>
                                  <a:pt x="13779" y="20797"/>
                                </a:lnTo>
                                <a:lnTo>
                                  <a:pt x="11747" y="19655"/>
                                </a:lnTo>
                                <a:lnTo>
                                  <a:pt x="9715" y="18638"/>
                                </a:lnTo>
                                <a:lnTo>
                                  <a:pt x="7810" y="17876"/>
                                </a:lnTo>
                                <a:lnTo>
                                  <a:pt x="5778" y="17115"/>
                                </a:lnTo>
                                <a:lnTo>
                                  <a:pt x="3619" y="16606"/>
                                </a:lnTo>
                                <a:lnTo>
                                  <a:pt x="1714" y="16098"/>
                                </a:lnTo>
                                <a:lnTo>
                                  <a:pt x="0" y="15756"/>
                                </a:lnTo>
                                <a:lnTo>
                                  <a:pt x="0" y="0"/>
                                </a:lnTo>
                                <a:close/>
                              </a:path>
                            </a:pathLst>
                          </a:custGeom>
                          <a:ln w="0" cap="flat">
                            <a:miter lim="127000"/>
                          </a:ln>
                        </wps:spPr>
                        <wps:style>
                          <a:lnRef idx="0">
                            <a:srgbClr val="000000">
                              <a:alpha val="0"/>
                            </a:srgbClr>
                          </a:lnRef>
                          <a:fillRef idx="1">
                            <a:srgbClr val="A9A195"/>
                          </a:fillRef>
                          <a:effectRef idx="0">
                            <a:scrgbClr r="0" g="0" b="0"/>
                          </a:effectRef>
                          <a:fontRef idx="none"/>
                        </wps:style>
                        <wps:bodyPr/>
                      </wps:wsp>
                      <wps:wsp>
                        <wps:cNvPr id="95" name="Shape 95"/>
                        <wps:cNvSpPr/>
                        <wps:spPr>
                          <a:xfrm>
                            <a:off x="0" y="2794"/>
                            <a:ext cx="143383" cy="187452"/>
                          </a:xfrm>
                          <a:custGeom>
                            <a:avLst/>
                            <a:gdLst/>
                            <a:ahLst/>
                            <a:cxnLst/>
                            <a:rect l="0" t="0" r="0" b="0"/>
                            <a:pathLst>
                              <a:path w="143383" h="187452">
                                <a:moveTo>
                                  <a:pt x="0" y="0"/>
                                </a:moveTo>
                                <a:lnTo>
                                  <a:pt x="143383" y="0"/>
                                </a:lnTo>
                                <a:lnTo>
                                  <a:pt x="143383" y="35687"/>
                                </a:lnTo>
                                <a:lnTo>
                                  <a:pt x="92456" y="35687"/>
                                </a:lnTo>
                                <a:lnTo>
                                  <a:pt x="92456" y="187452"/>
                                </a:lnTo>
                                <a:lnTo>
                                  <a:pt x="50292" y="187452"/>
                                </a:lnTo>
                                <a:lnTo>
                                  <a:pt x="50292" y="35687"/>
                                </a:lnTo>
                                <a:lnTo>
                                  <a:pt x="0" y="35687"/>
                                </a:lnTo>
                                <a:lnTo>
                                  <a:pt x="0" y="0"/>
                                </a:lnTo>
                                <a:close/>
                              </a:path>
                            </a:pathLst>
                          </a:custGeom>
                          <a:ln w="0" cap="flat">
                            <a:miter lim="127000"/>
                          </a:ln>
                        </wps:spPr>
                        <wps:style>
                          <a:lnRef idx="0">
                            <a:srgbClr val="000000">
                              <a:alpha val="0"/>
                            </a:srgbClr>
                          </a:lnRef>
                          <a:fillRef idx="1">
                            <a:srgbClr val="4F73AF"/>
                          </a:fillRef>
                          <a:effectRef idx="0">
                            <a:scrgbClr r="0" g="0" b="0"/>
                          </a:effectRef>
                          <a:fontRef idx="none"/>
                        </wps:style>
                        <wps:bodyPr/>
                      </wps:wsp>
                      <wps:wsp>
                        <wps:cNvPr id="96" name="Shape 96"/>
                        <wps:cNvSpPr/>
                        <wps:spPr>
                          <a:xfrm>
                            <a:off x="533273" y="1397"/>
                            <a:ext cx="58039" cy="190500"/>
                          </a:xfrm>
                          <a:custGeom>
                            <a:avLst/>
                            <a:gdLst/>
                            <a:ahLst/>
                            <a:cxnLst/>
                            <a:rect l="0" t="0" r="0" b="0"/>
                            <a:pathLst>
                              <a:path w="58039" h="190500">
                                <a:moveTo>
                                  <a:pt x="37846" y="0"/>
                                </a:moveTo>
                                <a:lnTo>
                                  <a:pt x="48387" y="0"/>
                                </a:lnTo>
                                <a:lnTo>
                                  <a:pt x="52578" y="254"/>
                                </a:lnTo>
                                <a:lnTo>
                                  <a:pt x="56642" y="508"/>
                                </a:lnTo>
                                <a:lnTo>
                                  <a:pt x="58039" y="601"/>
                                </a:lnTo>
                                <a:lnTo>
                                  <a:pt x="58039" y="19542"/>
                                </a:lnTo>
                                <a:lnTo>
                                  <a:pt x="56134" y="19304"/>
                                </a:lnTo>
                                <a:lnTo>
                                  <a:pt x="54102" y="19050"/>
                                </a:lnTo>
                                <a:lnTo>
                                  <a:pt x="51943" y="18923"/>
                                </a:lnTo>
                                <a:lnTo>
                                  <a:pt x="49784" y="18669"/>
                                </a:lnTo>
                                <a:lnTo>
                                  <a:pt x="41402" y="18669"/>
                                </a:lnTo>
                                <a:lnTo>
                                  <a:pt x="37973" y="18796"/>
                                </a:lnTo>
                                <a:lnTo>
                                  <a:pt x="34798" y="18923"/>
                                </a:lnTo>
                                <a:lnTo>
                                  <a:pt x="32004" y="19177"/>
                                </a:lnTo>
                                <a:lnTo>
                                  <a:pt x="29591" y="19304"/>
                                </a:lnTo>
                                <a:lnTo>
                                  <a:pt x="27432" y="19685"/>
                                </a:lnTo>
                                <a:lnTo>
                                  <a:pt x="25654" y="19939"/>
                                </a:lnTo>
                                <a:lnTo>
                                  <a:pt x="24003" y="20320"/>
                                </a:lnTo>
                                <a:lnTo>
                                  <a:pt x="24003" y="80899"/>
                                </a:lnTo>
                                <a:lnTo>
                                  <a:pt x="48260" y="80899"/>
                                </a:lnTo>
                                <a:lnTo>
                                  <a:pt x="50546" y="80772"/>
                                </a:lnTo>
                                <a:lnTo>
                                  <a:pt x="52705" y="80518"/>
                                </a:lnTo>
                                <a:lnTo>
                                  <a:pt x="54864" y="80264"/>
                                </a:lnTo>
                                <a:lnTo>
                                  <a:pt x="56896" y="80010"/>
                                </a:lnTo>
                                <a:lnTo>
                                  <a:pt x="58039" y="79724"/>
                                </a:lnTo>
                                <a:lnTo>
                                  <a:pt x="58039" y="100182"/>
                                </a:lnTo>
                                <a:lnTo>
                                  <a:pt x="55880" y="99822"/>
                                </a:lnTo>
                                <a:lnTo>
                                  <a:pt x="53594" y="99568"/>
                                </a:lnTo>
                                <a:lnTo>
                                  <a:pt x="51181" y="99314"/>
                                </a:lnTo>
                                <a:lnTo>
                                  <a:pt x="48895" y="99187"/>
                                </a:lnTo>
                                <a:lnTo>
                                  <a:pt x="46355" y="99060"/>
                                </a:lnTo>
                                <a:lnTo>
                                  <a:pt x="24003" y="99060"/>
                                </a:lnTo>
                                <a:lnTo>
                                  <a:pt x="24003" y="170434"/>
                                </a:lnTo>
                                <a:lnTo>
                                  <a:pt x="25908" y="170942"/>
                                </a:lnTo>
                                <a:lnTo>
                                  <a:pt x="28067" y="171069"/>
                                </a:lnTo>
                                <a:lnTo>
                                  <a:pt x="30353" y="171323"/>
                                </a:lnTo>
                                <a:lnTo>
                                  <a:pt x="32766" y="171323"/>
                                </a:lnTo>
                                <a:lnTo>
                                  <a:pt x="35306" y="171577"/>
                                </a:lnTo>
                                <a:lnTo>
                                  <a:pt x="48895" y="171577"/>
                                </a:lnTo>
                                <a:lnTo>
                                  <a:pt x="51181" y="171323"/>
                                </a:lnTo>
                                <a:lnTo>
                                  <a:pt x="53467" y="171196"/>
                                </a:lnTo>
                                <a:lnTo>
                                  <a:pt x="55753" y="170942"/>
                                </a:lnTo>
                                <a:lnTo>
                                  <a:pt x="57912" y="170561"/>
                                </a:lnTo>
                                <a:lnTo>
                                  <a:pt x="58039" y="170546"/>
                                </a:lnTo>
                                <a:lnTo>
                                  <a:pt x="58039" y="189523"/>
                                </a:lnTo>
                                <a:lnTo>
                                  <a:pt x="53467" y="189992"/>
                                </a:lnTo>
                                <a:lnTo>
                                  <a:pt x="48260" y="190246"/>
                                </a:lnTo>
                                <a:lnTo>
                                  <a:pt x="42926" y="190500"/>
                                </a:lnTo>
                                <a:lnTo>
                                  <a:pt x="31242" y="190500"/>
                                </a:lnTo>
                                <a:lnTo>
                                  <a:pt x="25654" y="190373"/>
                                </a:lnTo>
                                <a:lnTo>
                                  <a:pt x="20320" y="190246"/>
                                </a:lnTo>
                                <a:lnTo>
                                  <a:pt x="15367" y="189865"/>
                                </a:lnTo>
                                <a:lnTo>
                                  <a:pt x="10922" y="189484"/>
                                </a:lnTo>
                                <a:lnTo>
                                  <a:pt x="6858" y="189230"/>
                                </a:lnTo>
                                <a:lnTo>
                                  <a:pt x="3175" y="188722"/>
                                </a:lnTo>
                                <a:lnTo>
                                  <a:pt x="0" y="188341"/>
                                </a:lnTo>
                                <a:lnTo>
                                  <a:pt x="0" y="4191"/>
                                </a:lnTo>
                                <a:lnTo>
                                  <a:pt x="2032" y="3810"/>
                                </a:lnTo>
                                <a:lnTo>
                                  <a:pt x="4191" y="3302"/>
                                </a:lnTo>
                                <a:lnTo>
                                  <a:pt x="6477" y="2921"/>
                                </a:lnTo>
                                <a:lnTo>
                                  <a:pt x="9017" y="2540"/>
                                </a:lnTo>
                                <a:lnTo>
                                  <a:pt x="14097" y="1778"/>
                                </a:lnTo>
                                <a:lnTo>
                                  <a:pt x="19685" y="1270"/>
                                </a:lnTo>
                                <a:lnTo>
                                  <a:pt x="25527" y="635"/>
                                </a:lnTo>
                                <a:lnTo>
                                  <a:pt x="31496" y="381"/>
                                </a:lnTo>
                                <a:lnTo>
                                  <a:pt x="37846" y="0"/>
                                </a:lnTo>
                                <a:close/>
                              </a:path>
                            </a:pathLst>
                          </a:custGeom>
                          <a:ln w="0" cap="flat">
                            <a:miter lim="127000"/>
                          </a:ln>
                        </wps:spPr>
                        <wps:style>
                          <a:lnRef idx="0">
                            <a:srgbClr val="000000">
                              <a:alpha val="0"/>
                            </a:srgbClr>
                          </a:lnRef>
                          <a:fillRef idx="1">
                            <a:srgbClr val="4F73AF"/>
                          </a:fillRef>
                          <a:effectRef idx="0">
                            <a:scrgbClr r="0" g="0" b="0"/>
                          </a:effectRef>
                          <a:fontRef idx="none"/>
                        </wps:style>
                        <wps:bodyPr/>
                      </wps:wsp>
                      <wps:wsp>
                        <wps:cNvPr id="97" name="Shape 97"/>
                        <wps:cNvSpPr/>
                        <wps:spPr>
                          <a:xfrm>
                            <a:off x="315214" y="0"/>
                            <a:ext cx="127762" cy="193040"/>
                          </a:xfrm>
                          <a:custGeom>
                            <a:avLst/>
                            <a:gdLst/>
                            <a:ahLst/>
                            <a:cxnLst/>
                            <a:rect l="0" t="0" r="0" b="0"/>
                            <a:pathLst>
                              <a:path w="127762" h="193040">
                                <a:moveTo>
                                  <a:pt x="72771" y="0"/>
                                </a:moveTo>
                                <a:lnTo>
                                  <a:pt x="76581" y="127"/>
                                </a:lnTo>
                                <a:lnTo>
                                  <a:pt x="80518" y="127"/>
                                </a:lnTo>
                                <a:lnTo>
                                  <a:pt x="84074" y="381"/>
                                </a:lnTo>
                                <a:lnTo>
                                  <a:pt x="87630" y="762"/>
                                </a:lnTo>
                                <a:lnTo>
                                  <a:pt x="90932" y="1143"/>
                                </a:lnTo>
                                <a:lnTo>
                                  <a:pt x="94234" y="1651"/>
                                </a:lnTo>
                                <a:lnTo>
                                  <a:pt x="97409" y="2159"/>
                                </a:lnTo>
                                <a:lnTo>
                                  <a:pt x="100457" y="2794"/>
                                </a:lnTo>
                                <a:lnTo>
                                  <a:pt x="103251" y="3429"/>
                                </a:lnTo>
                                <a:lnTo>
                                  <a:pt x="106045" y="4064"/>
                                </a:lnTo>
                                <a:lnTo>
                                  <a:pt x="108712" y="4953"/>
                                </a:lnTo>
                                <a:lnTo>
                                  <a:pt x="111252" y="5842"/>
                                </a:lnTo>
                                <a:lnTo>
                                  <a:pt x="113538" y="6604"/>
                                </a:lnTo>
                                <a:lnTo>
                                  <a:pt x="116078" y="7493"/>
                                </a:lnTo>
                                <a:lnTo>
                                  <a:pt x="118237" y="8509"/>
                                </a:lnTo>
                                <a:lnTo>
                                  <a:pt x="120396" y="9398"/>
                                </a:lnTo>
                                <a:lnTo>
                                  <a:pt x="110871" y="43307"/>
                                </a:lnTo>
                                <a:lnTo>
                                  <a:pt x="107950" y="42037"/>
                                </a:lnTo>
                                <a:lnTo>
                                  <a:pt x="104394" y="40513"/>
                                </a:lnTo>
                                <a:lnTo>
                                  <a:pt x="102362" y="39751"/>
                                </a:lnTo>
                                <a:lnTo>
                                  <a:pt x="100203" y="38989"/>
                                </a:lnTo>
                                <a:lnTo>
                                  <a:pt x="97917" y="38354"/>
                                </a:lnTo>
                                <a:lnTo>
                                  <a:pt x="95631" y="37592"/>
                                </a:lnTo>
                                <a:lnTo>
                                  <a:pt x="93091" y="36957"/>
                                </a:lnTo>
                                <a:lnTo>
                                  <a:pt x="90551" y="36322"/>
                                </a:lnTo>
                                <a:lnTo>
                                  <a:pt x="87630" y="35814"/>
                                </a:lnTo>
                                <a:lnTo>
                                  <a:pt x="84836" y="35433"/>
                                </a:lnTo>
                                <a:lnTo>
                                  <a:pt x="81915" y="35052"/>
                                </a:lnTo>
                                <a:lnTo>
                                  <a:pt x="78740" y="34671"/>
                                </a:lnTo>
                                <a:lnTo>
                                  <a:pt x="75565" y="34544"/>
                                </a:lnTo>
                                <a:lnTo>
                                  <a:pt x="72136" y="34417"/>
                                </a:lnTo>
                                <a:lnTo>
                                  <a:pt x="70485" y="34544"/>
                                </a:lnTo>
                                <a:lnTo>
                                  <a:pt x="68834" y="34671"/>
                                </a:lnTo>
                                <a:lnTo>
                                  <a:pt x="67310" y="34671"/>
                                </a:lnTo>
                                <a:lnTo>
                                  <a:pt x="65786" y="34925"/>
                                </a:lnTo>
                                <a:lnTo>
                                  <a:pt x="64389" y="35052"/>
                                </a:lnTo>
                                <a:lnTo>
                                  <a:pt x="62865" y="35433"/>
                                </a:lnTo>
                                <a:lnTo>
                                  <a:pt x="61468" y="35687"/>
                                </a:lnTo>
                                <a:lnTo>
                                  <a:pt x="60198" y="35941"/>
                                </a:lnTo>
                                <a:lnTo>
                                  <a:pt x="59055" y="36322"/>
                                </a:lnTo>
                                <a:lnTo>
                                  <a:pt x="57785" y="36830"/>
                                </a:lnTo>
                                <a:lnTo>
                                  <a:pt x="56642" y="37211"/>
                                </a:lnTo>
                                <a:lnTo>
                                  <a:pt x="55626" y="37719"/>
                                </a:lnTo>
                                <a:lnTo>
                                  <a:pt x="54483" y="38227"/>
                                </a:lnTo>
                                <a:lnTo>
                                  <a:pt x="53594" y="38862"/>
                                </a:lnTo>
                                <a:lnTo>
                                  <a:pt x="52578" y="39370"/>
                                </a:lnTo>
                                <a:lnTo>
                                  <a:pt x="51816" y="39878"/>
                                </a:lnTo>
                                <a:lnTo>
                                  <a:pt x="50927" y="40640"/>
                                </a:lnTo>
                                <a:lnTo>
                                  <a:pt x="50165" y="41275"/>
                                </a:lnTo>
                                <a:lnTo>
                                  <a:pt x="49530" y="42037"/>
                                </a:lnTo>
                                <a:lnTo>
                                  <a:pt x="48895" y="42672"/>
                                </a:lnTo>
                                <a:lnTo>
                                  <a:pt x="48133" y="43561"/>
                                </a:lnTo>
                                <a:lnTo>
                                  <a:pt x="47625" y="44196"/>
                                </a:lnTo>
                                <a:lnTo>
                                  <a:pt x="47244" y="44958"/>
                                </a:lnTo>
                                <a:lnTo>
                                  <a:pt x="46736" y="45847"/>
                                </a:lnTo>
                                <a:lnTo>
                                  <a:pt x="46355" y="46609"/>
                                </a:lnTo>
                                <a:lnTo>
                                  <a:pt x="45974" y="47371"/>
                                </a:lnTo>
                                <a:lnTo>
                                  <a:pt x="45720" y="48260"/>
                                </a:lnTo>
                                <a:lnTo>
                                  <a:pt x="45466" y="49022"/>
                                </a:lnTo>
                                <a:lnTo>
                                  <a:pt x="45339" y="49911"/>
                                </a:lnTo>
                                <a:lnTo>
                                  <a:pt x="45212" y="50927"/>
                                </a:lnTo>
                                <a:lnTo>
                                  <a:pt x="45085" y="51689"/>
                                </a:lnTo>
                                <a:lnTo>
                                  <a:pt x="45085" y="53721"/>
                                </a:lnTo>
                                <a:lnTo>
                                  <a:pt x="45212" y="54737"/>
                                </a:lnTo>
                                <a:lnTo>
                                  <a:pt x="45339" y="55753"/>
                                </a:lnTo>
                                <a:lnTo>
                                  <a:pt x="45466" y="56769"/>
                                </a:lnTo>
                                <a:lnTo>
                                  <a:pt x="45720" y="57785"/>
                                </a:lnTo>
                                <a:lnTo>
                                  <a:pt x="46101" y="58674"/>
                                </a:lnTo>
                                <a:lnTo>
                                  <a:pt x="46609" y="59563"/>
                                </a:lnTo>
                                <a:lnTo>
                                  <a:pt x="46990" y="60452"/>
                                </a:lnTo>
                                <a:lnTo>
                                  <a:pt x="47625" y="61341"/>
                                </a:lnTo>
                                <a:lnTo>
                                  <a:pt x="48133" y="62230"/>
                                </a:lnTo>
                                <a:lnTo>
                                  <a:pt x="48895" y="62992"/>
                                </a:lnTo>
                                <a:lnTo>
                                  <a:pt x="49530" y="63754"/>
                                </a:lnTo>
                                <a:lnTo>
                                  <a:pt x="50419" y="64643"/>
                                </a:lnTo>
                                <a:lnTo>
                                  <a:pt x="51181" y="65278"/>
                                </a:lnTo>
                                <a:lnTo>
                                  <a:pt x="52197" y="66040"/>
                                </a:lnTo>
                                <a:lnTo>
                                  <a:pt x="53213" y="66802"/>
                                </a:lnTo>
                                <a:lnTo>
                                  <a:pt x="55499" y="68326"/>
                                </a:lnTo>
                                <a:lnTo>
                                  <a:pt x="58039" y="69723"/>
                                </a:lnTo>
                                <a:lnTo>
                                  <a:pt x="60833" y="71247"/>
                                </a:lnTo>
                                <a:lnTo>
                                  <a:pt x="64008" y="72644"/>
                                </a:lnTo>
                                <a:lnTo>
                                  <a:pt x="67437" y="74295"/>
                                </a:lnTo>
                                <a:lnTo>
                                  <a:pt x="71120" y="75819"/>
                                </a:lnTo>
                                <a:lnTo>
                                  <a:pt x="75311" y="77343"/>
                                </a:lnTo>
                                <a:lnTo>
                                  <a:pt x="79629" y="78994"/>
                                </a:lnTo>
                                <a:lnTo>
                                  <a:pt x="82677" y="80137"/>
                                </a:lnTo>
                                <a:lnTo>
                                  <a:pt x="85598" y="81407"/>
                                </a:lnTo>
                                <a:lnTo>
                                  <a:pt x="88392" y="82550"/>
                                </a:lnTo>
                                <a:lnTo>
                                  <a:pt x="91186" y="83820"/>
                                </a:lnTo>
                                <a:lnTo>
                                  <a:pt x="93853" y="85090"/>
                                </a:lnTo>
                                <a:lnTo>
                                  <a:pt x="96266" y="86487"/>
                                </a:lnTo>
                                <a:lnTo>
                                  <a:pt x="98806" y="87757"/>
                                </a:lnTo>
                                <a:lnTo>
                                  <a:pt x="101092" y="89154"/>
                                </a:lnTo>
                                <a:lnTo>
                                  <a:pt x="103251" y="90678"/>
                                </a:lnTo>
                                <a:lnTo>
                                  <a:pt x="105410" y="92075"/>
                                </a:lnTo>
                                <a:lnTo>
                                  <a:pt x="107442" y="93599"/>
                                </a:lnTo>
                                <a:lnTo>
                                  <a:pt x="109347" y="95123"/>
                                </a:lnTo>
                                <a:lnTo>
                                  <a:pt x="111125" y="96774"/>
                                </a:lnTo>
                                <a:lnTo>
                                  <a:pt x="112903" y="98298"/>
                                </a:lnTo>
                                <a:lnTo>
                                  <a:pt x="114554" y="99949"/>
                                </a:lnTo>
                                <a:lnTo>
                                  <a:pt x="116078" y="101600"/>
                                </a:lnTo>
                                <a:lnTo>
                                  <a:pt x="117475" y="103378"/>
                                </a:lnTo>
                                <a:lnTo>
                                  <a:pt x="118872" y="105156"/>
                                </a:lnTo>
                                <a:lnTo>
                                  <a:pt x="120142" y="106934"/>
                                </a:lnTo>
                                <a:lnTo>
                                  <a:pt x="121158" y="108839"/>
                                </a:lnTo>
                                <a:lnTo>
                                  <a:pt x="122301" y="110744"/>
                                </a:lnTo>
                                <a:lnTo>
                                  <a:pt x="123317" y="112649"/>
                                </a:lnTo>
                                <a:lnTo>
                                  <a:pt x="124206" y="114681"/>
                                </a:lnTo>
                                <a:lnTo>
                                  <a:pt x="124968" y="116713"/>
                                </a:lnTo>
                                <a:lnTo>
                                  <a:pt x="125603" y="118872"/>
                                </a:lnTo>
                                <a:lnTo>
                                  <a:pt x="126238" y="121031"/>
                                </a:lnTo>
                                <a:lnTo>
                                  <a:pt x="126746" y="123190"/>
                                </a:lnTo>
                                <a:lnTo>
                                  <a:pt x="127127" y="125476"/>
                                </a:lnTo>
                                <a:lnTo>
                                  <a:pt x="127381" y="127762"/>
                                </a:lnTo>
                                <a:lnTo>
                                  <a:pt x="127635" y="130048"/>
                                </a:lnTo>
                                <a:lnTo>
                                  <a:pt x="127762" y="132461"/>
                                </a:lnTo>
                                <a:lnTo>
                                  <a:pt x="127762" y="137922"/>
                                </a:lnTo>
                                <a:lnTo>
                                  <a:pt x="127508" y="140843"/>
                                </a:lnTo>
                                <a:lnTo>
                                  <a:pt x="127127" y="143637"/>
                                </a:lnTo>
                                <a:lnTo>
                                  <a:pt x="126746" y="146431"/>
                                </a:lnTo>
                                <a:lnTo>
                                  <a:pt x="126111" y="149225"/>
                                </a:lnTo>
                                <a:lnTo>
                                  <a:pt x="125222" y="152019"/>
                                </a:lnTo>
                                <a:lnTo>
                                  <a:pt x="124333" y="154559"/>
                                </a:lnTo>
                                <a:lnTo>
                                  <a:pt x="123317" y="157353"/>
                                </a:lnTo>
                                <a:lnTo>
                                  <a:pt x="122047" y="159893"/>
                                </a:lnTo>
                                <a:lnTo>
                                  <a:pt x="120777" y="162433"/>
                                </a:lnTo>
                                <a:lnTo>
                                  <a:pt x="119126" y="164719"/>
                                </a:lnTo>
                                <a:lnTo>
                                  <a:pt x="117602" y="167259"/>
                                </a:lnTo>
                                <a:lnTo>
                                  <a:pt x="115697" y="169418"/>
                                </a:lnTo>
                                <a:lnTo>
                                  <a:pt x="113792" y="171704"/>
                                </a:lnTo>
                                <a:lnTo>
                                  <a:pt x="111760" y="173736"/>
                                </a:lnTo>
                                <a:lnTo>
                                  <a:pt x="109601" y="175768"/>
                                </a:lnTo>
                                <a:lnTo>
                                  <a:pt x="107188" y="177800"/>
                                </a:lnTo>
                                <a:lnTo>
                                  <a:pt x="104521" y="179578"/>
                                </a:lnTo>
                                <a:lnTo>
                                  <a:pt x="101854" y="181356"/>
                                </a:lnTo>
                                <a:lnTo>
                                  <a:pt x="99060" y="183007"/>
                                </a:lnTo>
                                <a:lnTo>
                                  <a:pt x="96012" y="184531"/>
                                </a:lnTo>
                                <a:lnTo>
                                  <a:pt x="92837" y="185928"/>
                                </a:lnTo>
                                <a:lnTo>
                                  <a:pt x="89535" y="187198"/>
                                </a:lnTo>
                                <a:lnTo>
                                  <a:pt x="86106" y="188341"/>
                                </a:lnTo>
                                <a:lnTo>
                                  <a:pt x="82550" y="189357"/>
                                </a:lnTo>
                                <a:lnTo>
                                  <a:pt x="78740" y="190373"/>
                                </a:lnTo>
                                <a:lnTo>
                                  <a:pt x="74930" y="191262"/>
                                </a:lnTo>
                                <a:lnTo>
                                  <a:pt x="70739" y="191897"/>
                                </a:lnTo>
                                <a:lnTo>
                                  <a:pt x="66421" y="192278"/>
                                </a:lnTo>
                                <a:lnTo>
                                  <a:pt x="62103" y="192786"/>
                                </a:lnTo>
                                <a:lnTo>
                                  <a:pt x="57531" y="192913"/>
                                </a:lnTo>
                                <a:lnTo>
                                  <a:pt x="52832" y="193040"/>
                                </a:lnTo>
                                <a:lnTo>
                                  <a:pt x="48895" y="193040"/>
                                </a:lnTo>
                                <a:lnTo>
                                  <a:pt x="44831" y="192786"/>
                                </a:lnTo>
                                <a:lnTo>
                                  <a:pt x="40894" y="192532"/>
                                </a:lnTo>
                                <a:lnTo>
                                  <a:pt x="37084" y="192151"/>
                                </a:lnTo>
                                <a:lnTo>
                                  <a:pt x="33274" y="191643"/>
                                </a:lnTo>
                                <a:lnTo>
                                  <a:pt x="29464" y="190881"/>
                                </a:lnTo>
                                <a:lnTo>
                                  <a:pt x="25908" y="190246"/>
                                </a:lnTo>
                                <a:lnTo>
                                  <a:pt x="22352" y="189357"/>
                                </a:lnTo>
                                <a:lnTo>
                                  <a:pt x="18923" y="188595"/>
                                </a:lnTo>
                                <a:lnTo>
                                  <a:pt x="15748" y="187706"/>
                                </a:lnTo>
                                <a:lnTo>
                                  <a:pt x="12573" y="186690"/>
                                </a:lnTo>
                                <a:lnTo>
                                  <a:pt x="9652" y="185674"/>
                                </a:lnTo>
                                <a:lnTo>
                                  <a:pt x="6858" y="184658"/>
                                </a:lnTo>
                                <a:lnTo>
                                  <a:pt x="4318" y="183642"/>
                                </a:lnTo>
                                <a:lnTo>
                                  <a:pt x="2032" y="182499"/>
                                </a:lnTo>
                                <a:lnTo>
                                  <a:pt x="0" y="181356"/>
                                </a:lnTo>
                                <a:lnTo>
                                  <a:pt x="8509" y="146685"/>
                                </a:lnTo>
                                <a:lnTo>
                                  <a:pt x="10668" y="147701"/>
                                </a:lnTo>
                                <a:lnTo>
                                  <a:pt x="12954" y="148844"/>
                                </a:lnTo>
                                <a:lnTo>
                                  <a:pt x="15494" y="149860"/>
                                </a:lnTo>
                                <a:lnTo>
                                  <a:pt x="18034" y="151003"/>
                                </a:lnTo>
                                <a:lnTo>
                                  <a:pt x="20701" y="151892"/>
                                </a:lnTo>
                                <a:lnTo>
                                  <a:pt x="23495" y="152908"/>
                                </a:lnTo>
                                <a:lnTo>
                                  <a:pt x="26289" y="153797"/>
                                </a:lnTo>
                                <a:lnTo>
                                  <a:pt x="29210" y="154559"/>
                                </a:lnTo>
                                <a:lnTo>
                                  <a:pt x="32385" y="155448"/>
                                </a:lnTo>
                                <a:lnTo>
                                  <a:pt x="35560" y="156210"/>
                                </a:lnTo>
                                <a:lnTo>
                                  <a:pt x="38735" y="156718"/>
                                </a:lnTo>
                                <a:lnTo>
                                  <a:pt x="41910" y="157353"/>
                                </a:lnTo>
                                <a:lnTo>
                                  <a:pt x="45339" y="157734"/>
                                </a:lnTo>
                                <a:lnTo>
                                  <a:pt x="48641" y="158115"/>
                                </a:lnTo>
                                <a:lnTo>
                                  <a:pt x="51943" y="158242"/>
                                </a:lnTo>
                                <a:lnTo>
                                  <a:pt x="55245" y="158369"/>
                                </a:lnTo>
                                <a:lnTo>
                                  <a:pt x="57023" y="158242"/>
                                </a:lnTo>
                                <a:lnTo>
                                  <a:pt x="58801" y="158242"/>
                                </a:lnTo>
                                <a:lnTo>
                                  <a:pt x="60579" y="158115"/>
                                </a:lnTo>
                                <a:lnTo>
                                  <a:pt x="62103" y="157988"/>
                                </a:lnTo>
                                <a:lnTo>
                                  <a:pt x="63754" y="157734"/>
                                </a:lnTo>
                                <a:lnTo>
                                  <a:pt x="65151" y="157480"/>
                                </a:lnTo>
                                <a:lnTo>
                                  <a:pt x="66675" y="157226"/>
                                </a:lnTo>
                                <a:lnTo>
                                  <a:pt x="68072" y="156845"/>
                                </a:lnTo>
                                <a:lnTo>
                                  <a:pt x="69469" y="156464"/>
                                </a:lnTo>
                                <a:lnTo>
                                  <a:pt x="70739" y="156083"/>
                                </a:lnTo>
                                <a:lnTo>
                                  <a:pt x="72009" y="155575"/>
                                </a:lnTo>
                                <a:lnTo>
                                  <a:pt x="73279" y="155067"/>
                                </a:lnTo>
                                <a:lnTo>
                                  <a:pt x="74295" y="154559"/>
                                </a:lnTo>
                                <a:lnTo>
                                  <a:pt x="75311" y="154051"/>
                                </a:lnTo>
                                <a:lnTo>
                                  <a:pt x="76327" y="153289"/>
                                </a:lnTo>
                                <a:lnTo>
                                  <a:pt x="77470" y="152781"/>
                                </a:lnTo>
                                <a:lnTo>
                                  <a:pt x="78232" y="152019"/>
                                </a:lnTo>
                                <a:lnTo>
                                  <a:pt x="79121" y="151384"/>
                                </a:lnTo>
                                <a:lnTo>
                                  <a:pt x="79883" y="150622"/>
                                </a:lnTo>
                                <a:lnTo>
                                  <a:pt x="80645" y="149860"/>
                                </a:lnTo>
                                <a:lnTo>
                                  <a:pt x="81280" y="148971"/>
                                </a:lnTo>
                                <a:lnTo>
                                  <a:pt x="81915" y="148082"/>
                                </a:lnTo>
                                <a:lnTo>
                                  <a:pt x="82550" y="147193"/>
                                </a:lnTo>
                                <a:lnTo>
                                  <a:pt x="83058" y="146304"/>
                                </a:lnTo>
                                <a:lnTo>
                                  <a:pt x="83439" y="145288"/>
                                </a:lnTo>
                                <a:lnTo>
                                  <a:pt x="83820" y="144399"/>
                                </a:lnTo>
                                <a:lnTo>
                                  <a:pt x="84201" y="143383"/>
                                </a:lnTo>
                                <a:lnTo>
                                  <a:pt x="84455" y="142367"/>
                                </a:lnTo>
                                <a:lnTo>
                                  <a:pt x="84582" y="141351"/>
                                </a:lnTo>
                                <a:lnTo>
                                  <a:pt x="84709" y="140208"/>
                                </a:lnTo>
                                <a:lnTo>
                                  <a:pt x="84963" y="139065"/>
                                </a:lnTo>
                                <a:lnTo>
                                  <a:pt x="84963" y="136906"/>
                                </a:lnTo>
                                <a:lnTo>
                                  <a:pt x="84836" y="135763"/>
                                </a:lnTo>
                                <a:lnTo>
                                  <a:pt x="84582" y="134874"/>
                                </a:lnTo>
                                <a:lnTo>
                                  <a:pt x="84455" y="133858"/>
                                </a:lnTo>
                                <a:lnTo>
                                  <a:pt x="84201" y="132842"/>
                                </a:lnTo>
                                <a:lnTo>
                                  <a:pt x="83947" y="131826"/>
                                </a:lnTo>
                                <a:lnTo>
                                  <a:pt x="83566" y="130937"/>
                                </a:lnTo>
                                <a:lnTo>
                                  <a:pt x="83185" y="130048"/>
                                </a:lnTo>
                                <a:lnTo>
                                  <a:pt x="82677" y="129159"/>
                                </a:lnTo>
                                <a:lnTo>
                                  <a:pt x="82169" y="128397"/>
                                </a:lnTo>
                                <a:lnTo>
                                  <a:pt x="81661" y="127508"/>
                                </a:lnTo>
                                <a:lnTo>
                                  <a:pt x="80899" y="126619"/>
                                </a:lnTo>
                                <a:lnTo>
                                  <a:pt x="80137" y="125857"/>
                                </a:lnTo>
                                <a:lnTo>
                                  <a:pt x="79502" y="124968"/>
                                </a:lnTo>
                                <a:lnTo>
                                  <a:pt x="78613" y="124206"/>
                                </a:lnTo>
                                <a:lnTo>
                                  <a:pt x="77597" y="123444"/>
                                </a:lnTo>
                                <a:lnTo>
                                  <a:pt x="76708" y="122682"/>
                                </a:lnTo>
                                <a:lnTo>
                                  <a:pt x="75692" y="121920"/>
                                </a:lnTo>
                                <a:lnTo>
                                  <a:pt x="74549" y="121285"/>
                                </a:lnTo>
                                <a:lnTo>
                                  <a:pt x="73406" y="120396"/>
                                </a:lnTo>
                                <a:lnTo>
                                  <a:pt x="70866" y="118999"/>
                                </a:lnTo>
                                <a:lnTo>
                                  <a:pt x="67945" y="117475"/>
                                </a:lnTo>
                                <a:lnTo>
                                  <a:pt x="64770" y="116205"/>
                                </a:lnTo>
                                <a:lnTo>
                                  <a:pt x="61341" y="114681"/>
                                </a:lnTo>
                                <a:lnTo>
                                  <a:pt x="57658" y="113284"/>
                                </a:lnTo>
                                <a:lnTo>
                                  <a:pt x="53594" y="111760"/>
                                </a:lnTo>
                                <a:lnTo>
                                  <a:pt x="50800" y="110744"/>
                                </a:lnTo>
                                <a:lnTo>
                                  <a:pt x="47879" y="109728"/>
                                </a:lnTo>
                                <a:lnTo>
                                  <a:pt x="45212" y="108458"/>
                                </a:lnTo>
                                <a:lnTo>
                                  <a:pt x="42545" y="107315"/>
                                </a:lnTo>
                                <a:lnTo>
                                  <a:pt x="39878" y="106172"/>
                                </a:lnTo>
                                <a:lnTo>
                                  <a:pt x="37465" y="104902"/>
                                </a:lnTo>
                                <a:lnTo>
                                  <a:pt x="34925" y="103632"/>
                                </a:lnTo>
                                <a:lnTo>
                                  <a:pt x="32512" y="102235"/>
                                </a:lnTo>
                                <a:lnTo>
                                  <a:pt x="30226" y="100965"/>
                                </a:lnTo>
                                <a:lnTo>
                                  <a:pt x="27940" y="99441"/>
                                </a:lnTo>
                                <a:lnTo>
                                  <a:pt x="25781" y="98044"/>
                                </a:lnTo>
                                <a:lnTo>
                                  <a:pt x="23749" y="96647"/>
                                </a:lnTo>
                                <a:lnTo>
                                  <a:pt x="21844" y="94996"/>
                                </a:lnTo>
                                <a:lnTo>
                                  <a:pt x="19812" y="93345"/>
                                </a:lnTo>
                                <a:lnTo>
                                  <a:pt x="18034" y="91821"/>
                                </a:lnTo>
                                <a:lnTo>
                                  <a:pt x="16383" y="90043"/>
                                </a:lnTo>
                                <a:lnTo>
                                  <a:pt x="14605" y="88265"/>
                                </a:lnTo>
                                <a:lnTo>
                                  <a:pt x="13081" y="86614"/>
                                </a:lnTo>
                                <a:lnTo>
                                  <a:pt x="11684" y="84709"/>
                                </a:lnTo>
                                <a:lnTo>
                                  <a:pt x="10287" y="82804"/>
                                </a:lnTo>
                                <a:lnTo>
                                  <a:pt x="9017" y="80899"/>
                                </a:lnTo>
                                <a:lnTo>
                                  <a:pt x="7874" y="78867"/>
                                </a:lnTo>
                                <a:lnTo>
                                  <a:pt x="6858" y="76835"/>
                                </a:lnTo>
                                <a:lnTo>
                                  <a:pt x="5842" y="74803"/>
                                </a:lnTo>
                                <a:lnTo>
                                  <a:pt x="5080" y="72644"/>
                                </a:lnTo>
                                <a:lnTo>
                                  <a:pt x="4318" y="70485"/>
                                </a:lnTo>
                                <a:lnTo>
                                  <a:pt x="3683" y="68326"/>
                                </a:lnTo>
                                <a:lnTo>
                                  <a:pt x="3175" y="66040"/>
                                </a:lnTo>
                                <a:lnTo>
                                  <a:pt x="2794" y="63500"/>
                                </a:lnTo>
                                <a:lnTo>
                                  <a:pt x="2413" y="61214"/>
                                </a:lnTo>
                                <a:lnTo>
                                  <a:pt x="2159" y="58801"/>
                                </a:lnTo>
                                <a:lnTo>
                                  <a:pt x="2159" y="56134"/>
                                </a:lnTo>
                                <a:lnTo>
                                  <a:pt x="2286" y="53213"/>
                                </a:lnTo>
                                <a:lnTo>
                                  <a:pt x="2413" y="50292"/>
                                </a:lnTo>
                                <a:lnTo>
                                  <a:pt x="2921" y="47371"/>
                                </a:lnTo>
                                <a:lnTo>
                                  <a:pt x="3429" y="44577"/>
                                </a:lnTo>
                                <a:lnTo>
                                  <a:pt x="4064" y="41783"/>
                                </a:lnTo>
                                <a:lnTo>
                                  <a:pt x="4953" y="39116"/>
                                </a:lnTo>
                                <a:lnTo>
                                  <a:pt x="5842" y="36576"/>
                                </a:lnTo>
                                <a:lnTo>
                                  <a:pt x="7112" y="33909"/>
                                </a:lnTo>
                                <a:lnTo>
                                  <a:pt x="8382" y="31496"/>
                                </a:lnTo>
                                <a:lnTo>
                                  <a:pt x="9779" y="28956"/>
                                </a:lnTo>
                                <a:lnTo>
                                  <a:pt x="11303" y="26670"/>
                                </a:lnTo>
                                <a:lnTo>
                                  <a:pt x="12954" y="24384"/>
                                </a:lnTo>
                                <a:lnTo>
                                  <a:pt x="14732" y="22225"/>
                                </a:lnTo>
                                <a:lnTo>
                                  <a:pt x="16764" y="20066"/>
                                </a:lnTo>
                                <a:lnTo>
                                  <a:pt x="18923" y="18034"/>
                                </a:lnTo>
                                <a:lnTo>
                                  <a:pt x="21082" y="16129"/>
                                </a:lnTo>
                                <a:lnTo>
                                  <a:pt x="23368" y="14224"/>
                                </a:lnTo>
                                <a:lnTo>
                                  <a:pt x="25908" y="12573"/>
                                </a:lnTo>
                                <a:lnTo>
                                  <a:pt x="28448" y="10922"/>
                                </a:lnTo>
                                <a:lnTo>
                                  <a:pt x="31115" y="9398"/>
                                </a:lnTo>
                                <a:lnTo>
                                  <a:pt x="34036" y="7874"/>
                                </a:lnTo>
                                <a:lnTo>
                                  <a:pt x="36957" y="6604"/>
                                </a:lnTo>
                                <a:lnTo>
                                  <a:pt x="40005" y="5334"/>
                                </a:lnTo>
                                <a:lnTo>
                                  <a:pt x="43307" y="4318"/>
                                </a:lnTo>
                                <a:lnTo>
                                  <a:pt x="46609" y="3302"/>
                                </a:lnTo>
                                <a:lnTo>
                                  <a:pt x="49911" y="2413"/>
                                </a:lnTo>
                                <a:lnTo>
                                  <a:pt x="53467" y="1778"/>
                                </a:lnTo>
                                <a:lnTo>
                                  <a:pt x="57150" y="1143"/>
                                </a:lnTo>
                                <a:lnTo>
                                  <a:pt x="60960" y="635"/>
                                </a:lnTo>
                                <a:lnTo>
                                  <a:pt x="64770" y="254"/>
                                </a:lnTo>
                                <a:lnTo>
                                  <a:pt x="68707" y="127"/>
                                </a:lnTo>
                                <a:lnTo>
                                  <a:pt x="72771" y="0"/>
                                </a:lnTo>
                                <a:close/>
                              </a:path>
                            </a:pathLst>
                          </a:custGeom>
                          <a:ln w="0" cap="flat">
                            <a:miter lim="127000"/>
                          </a:ln>
                        </wps:spPr>
                        <wps:style>
                          <a:lnRef idx="0">
                            <a:srgbClr val="000000">
                              <a:alpha val="0"/>
                            </a:srgbClr>
                          </a:lnRef>
                          <a:fillRef idx="1">
                            <a:srgbClr val="4F73AF"/>
                          </a:fillRef>
                          <a:effectRef idx="0">
                            <a:scrgbClr r="0" g="0" b="0"/>
                          </a:effectRef>
                          <a:fontRef idx="none"/>
                        </wps:style>
                        <wps:bodyPr/>
                      </wps:wsp>
                      <wps:wsp>
                        <wps:cNvPr id="98" name="Shape 98"/>
                        <wps:cNvSpPr/>
                        <wps:spPr>
                          <a:xfrm>
                            <a:off x="149098" y="0"/>
                            <a:ext cx="147828" cy="193040"/>
                          </a:xfrm>
                          <a:custGeom>
                            <a:avLst/>
                            <a:gdLst/>
                            <a:ahLst/>
                            <a:cxnLst/>
                            <a:rect l="0" t="0" r="0" b="0"/>
                            <a:pathLst>
                              <a:path w="147828" h="193040">
                                <a:moveTo>
                                  <a:pt x="101854" y="0"/>
                                </a:moveTo>
                                <a:lnTo>
                                  <a:pt x="105918" y="127"/>
                                </a:lnTo>
                                <a:lnTo>
                                  <a:pt x="109728" y="127"/>
                                </a:lnTo>
                                <a:lnTo>
                                  <a:pt x="113538" y="381"/>
                                </a:lnTo>
                                <a:lnTo>
                                  <a:pt x="117221" y="762"/>
                                </a:lnTo>
                                <a:lnTo>
                                  <a:pt x="120777" y="1143"/>
                                </a:lnTo>
                                <a:lnTo>
                                  <a:pt x="124079" y="1651"/>
                                </a:lnTo>
                                <a:lnTo>
                                  <a:pt x="127254" y="2159"/>
                                </a:lnTo>
                                <a:lnTo>
                                  <a:pt x="130302" y="2667"/>
                                </a:lnTo>
                                <a:lnTo>
                                  <a:pt x="133096" y="3302"/>
                                </a:lnTo>
                                <a:lnTo>
                                  <a:pt x="135763" y="3937"/>
                                </a:lnTo>
                                <a:lnTo>
                                  <a:pt x="138303" y="4572"/>
                                </a:lnTo>
                                <a:lnTo>
                                  <a:pt x="140589" y="5207"/>
                                </a:lnTo>
                                <a:lnTo>
                                  <a:pt x="142748" y="5969"/>
                                </a:lnTo>
                                <a:lnTo>
                                  <a:pt x="144653" y="6731"/>
                                </a:lnTo>
                                <a:lnTo>
                                  <a:pt x="146304" y="7366"/>
                                </a:lnTo>
                                <a:lnTo>
                                  <a:pt x="147828" y="8128"/>
                                </a:lnTo>
                                <a:lnTo>
                                  <a:pt x="138938" y="41783"/>
                                </a:lnTo>
                                <a:lnTo>
                                  <a:pt x="135763" y="40386"/>
                                </a:lnTo>
                                <a:lnTo>
                                  <a:pt x="132080" y="39116"/>
                                </a:lnTo>
                                <a:lnTo>
                                  <a:pt x="130175" y="38481"/>
                                </a:lnTo>
                                <a:lnTo>
                                  <a:pt x="128143" y="37973"/>
                                </a:lnTo>
                                <a:lnTo>
                                  <a:pt x="125984" y="37465"/>
                                </a:lnTo>
                                <a:lnTo>
                                  <a:pt x="123825" y="36830"/>
                                </a:lnTo>
                                <a:lnTo>
                                  <a:pt x="121539" y="36449"/>
                                </a:lnTo>
                                <a:lnTo>
                                  <a:pt x="119253" y="35941"/>
                                </a:lnTo>
                                <a:lnTo>
                                  <a:pt x="116840" y="35687"/>
                                </a:lnTo>
                                <a:lnTo>
                                  <a:pt x="114300" y="35306"/>
                                </a:lnTo>
                                <a:lnTo>
                                  <a:pt x="111760" y="35052"/>
                                </a:lnTo>
                                <a:lnTo>
                                  <a:pt x="109093" y="34925"/>
                                </a:lnTo>
                                <a:lnTo>
                                  <a:pt x="106426" y="34798"/>
                                </a:lnTo>
                                <a:lnTo>
                                  <a:pt x="100457" y="34798"/>
                                </a:lnTo>
                                <a:lnTo>
                                  <a:pt x="97409" y="35052"/>
                                </a:lnTo>
                                <a:lnTo>
                                  <a:pt x="94361" y="35306"/>
                                </a:lnTo>
                                <a:lnTo>
                                  <a:pt x="91440" y="35687"/>
                                </a:lnTo>
                                <a:lnTo>
                                  <a:pt x="88646" y="36195"/>
                                </a:lnTo>
                                <a:lnTo>
                                  <a:pt x="85725" y="36957"/>
                                </a:lnTo>
                                <a:lnTo>
                                  <a:pt x="82931" y="37719"/>
                                </a:lnTo>
                                <a:lnTo>
                                  <a:pt x="80391" y="38608"/>
                                </a:lnTo>
                                <a:lnTo>
                                  <a:pt x="77597" y="39624"/>
                                </a:lnTo>
                                <a:lnTo>
                                  <a:pt x="75057" y="40767"/>
                                </a:lnTo>
                                <a:lnTo>
                                  <a:pt x="72644" y="42037"/>
                                </a:lnTo>
                                <a:lnTo>
                                  <a:pt x="70231" y="43307"/>
                                </a:lnTo>
                                <a:lnTo>
                                  <a:pt x="67945" y="44958"/>
                                </a:lnTo>
                                <a:lnTo>
                                  <a:pt x="65659" y="46609"/>
                                </a:lnTo>
                                <a:lnTo>
                                  <a:pt x="63500" y="48260"/>
                                </a:lnTo>
                                <a:lnTo>
                                  <a:pt x="61468" y="50165"/>
                                </a:lnTo>
                                <a:lnTo>
                                  <a:pt x="59563" y="52197"/>
                                </a:lnTo>
                                <a:lnTo>
                                  <a:pt x="57658" y="54229"/>
                                </a:lnTo>
                                <a:lnTo>
                                  <a:pt x="56007" y="56515"/>
                                </a:lnTo>
                                <a:lnTo>
                                  <a:pt x="54229" y="58928"/>
                                </a:lnTo>
                                <a:lnTo>
                                  <a:pt x="52832" y="61341"/>
                                </a:lnTo>
                                <a:lnTo>
                                  <a:pt x="51435" y="64008"/>
                                </a:lnTo>
                                <a:lnTo>
                                  <a:pt x="50038" y="66675"/>
                                </a:lnTo>
                                <a:lnTo>
                                  <a:pt x="48895" y="69469"/>
                                </a:lnTo>
                                <a:lnTo>
                                  <a:pt x="47752" y="72517"/>
                                </a:lnTo>
                                <a:lnTo>
                                  <a:pt x="46990" y="75565"/>
                                </a:lnTo>
                                <a:lnTo>
                                  <a:pt x="46101" y="78740"/>
                                </a:lnTo>
                                <a:lnTo>
                                  <a:pt x="45466" y="82042"/>
                                </a:lnTo>
                                <a:lnTo>
                                  <a:pt x="44958" y="85725"/>
                                </a:lnTo>
                                <a:lnTo>
                                  <a:pt x="44704" y="89281"/>
                                </a:lnTo>
                                <a:lnTo>
                                  <a:pt x="44323" y="92964"/>
                                </a:lnTo>
                                <a:lnTo>
                                  <a:pt x="44323" y="100203"/>
                                </a:lnTo>
                                <a:lnTo>
                                  <a:pt x="44704" y="103632"/>
                                </a:lnTo>
                                <a:lnTo>
                                  <a:pt x="44831" y="106934"/>
                                </a:lnTo>
                                <a:lnTo>
                                  <a:pt x="45339" y="110109"/>
                                </a:lnTo>
                                <a:lnTo>
                                  <a:pt x="45974" y="113284"/>
                                </a:lnTo>
                                <a:lnTo>
                                  <a:pt x="46482" y="116332"/>
                                </a:lnTo>
                                <a:lnTo>
                                  <a:pt x="47371" y="119253"/>
                                </a:lnTo>
                                <a:lnTo>
                                  <a:pt x="48387" y="122174"/>
                                </a:lnTo>
                                <a:lnTo>
                                  <a:pt x="49403" y="124841"/>
                                </a:lnTo>
                                <a:lnTo>
                                  <a:pt x="50546" y="127508"/>
                                </a:lnTo>
                                <a:lnTo>
                                  <a:pt x="51816" y="130048"/>
                                </a:lnTo>
                                <a:lnTo>
                                  <a:pt x="53340" y="132461"/>
                                </a:lnTo>
                                <a:lnTo>
                                  <a:pt x="54737" y="134874"/>
                                </a:lnTo>
                                <a:lnTo>
                                  <a:pt x="56515" y="137033"/>
                                </a:lnTo>
                                <a:lnTo>
                                  <a:pt x="58166" y="139192"/>
                                </a:lnTo>
                                <a:lnTo>
                                  <a:pt x="60071" y="141224"/>
                                </a:lnTo>
                                <a:lnTo>
                                  <a:pt x="61976" y="143256"/>
                                </a:lnTo>
                                <a:lnTo>
                                  <a:pt x="64135" y="145034"/>
                                </a:lnTo>
                                <a:lnTo>
                                  <a:pt x="66294" y="146812"/>
                                </a:lnTo>
                                <a:lnTo>
                                  <a:pt x="68580" y="148209"/>
                                </a:lnTo>
                                <a:lnTo>
                                  <a:pt x="70866" y="149733"/>
                                </a:lnTo>
                                <a:lnTo>
                                  <a:pt x="73533" y="151130"/>
                                </a:lnTo>
                                <a:lnTo>
                                  <a:pt x="76073" y="152273"/>
                                </a:lnTo>
                                <a:lnTo>
                                  <a:pt x="78740" y="153416"/>
                                </a:lnTo>
                                <a:lnTo>
                                  <a:pt x="81534" y="154432"/>
                                </a:lnTo>
                                <a:lnTo>
                                  <a:pt x="84328" y="155321"/>
                                </a:lnTo>
                                <a:lnTo>
                                  <a:pt x="87376" y="156083"/>
                                </a:lnTo>
                                <a:lnTo>
                                  <a:pt x="90551" y="156591"/>
                                </a:lnTo>
                                <a:lnTo>
                                  <a:pt x="93726" y="157099"/>
                                </a:lnTo>
                                <a:lnTo>
                                  <a:pt x="97028" y="157480"/>
                                </a:lnTo>
                                <a:lnTo>
                                  <a:pt x="100457" y="157607"/>
                                </a:lnTo>
                                <a:lnTo>
                                  <a:pt x="103886" y="157734"/>
                                </a:lnTo>
                                <a:lnTo>
                                  <a:pt x="106299" y="157734"/>
                                </a:lnTo>
                                <a:lnTo>
                                  <a:pt x="108712" y="157607"/>
                                </a:lnTo>
                                <a:lnTo>
                                  <a:pt x="111252" y="157480"/>
                                </a:lnTo>
                                <a:lnTo>
                                  <a:pt x="113665" y="157353"/>
                                </a:lnTo>
                                <a:lnTo>
                                  <a:pt x="116078" y="157099"/>
                                </a:lnTo>
                                <a:lnTo>
                                  <a:pt x="118491" y="156718"/>
                                </a:lnTo>
                                <a:lnTo>
                                  <a:pt x="120777" y="156464"/>
                                </a:lnTo>
                                <a:lnTo>
                                  <a:pt x="123190" y="156083"/>
                                </a:lnTo>
                                <a:lnTo>
                                  <a:pt x="125349" y="155575"/>
                                </a:lnTo>
                                <a:lnTo>
                                  <a:pt x="127635" y="155194"/>
                                </a:lnTo>
                                <a:lnTo>
                                  <a:pt x="129794" y="154559"/>
                                </a:lnTo>
                                <a:lnTo>
                                  <a:pt x="131953" y="154178"/>
                                </a:lnTo>
                                <a:lnTo>
                                  <a:pt x="133858" y="153543"/>
                                </a:lnTo>
                                <a:lnTo>
                                  <a:pt x="135763" y="152908"/>
                                </a:lnTo>
                                <a:lnTo>
                                  <a:pt x="137541" y="152273"/>
                                </a:lnTo>
                                <a:lnTo>
                                  <a:pt x="139319" y="151638"/>
                                </a:lnTo>
                                <a:lnTo>
                                  <a:pt x="145288" y="184912"/>
                                </a:lnTo>
                                <a:lnTo>
                                  <a:pt x="143764" y="185674"/>
                                </a:lnTo>
                                <a:lnTo>
                                  <a:pt x="141986" y="186436"/>
                                </a:lnTo>
                                <a:lnTo>
                                  <a:pt x="140081" y="187071"/>
                                </a:lnTo>
                                <a:lnTo>
                                  <a:pt x="137922" y="187833"/>
                                </a:lnTo>
                                <a:lnTo>
                                  <a:pt x="135509" y="188468"/>
                                </a:lnTo>
                                <a:lnTo>
                                  <a:pt x="132842" y="189103"/>
                                </a:lnTo>
                                <a:lnTo>
                                  <a:pt x="130175" y="189738"/>
                                </a:lnTo>
                                <a:lnTo>
                                  <a:pt x="127127" y="190373"/>
                                </a:lnTo>
                                <a:lnTo>
                                  <a:pt x="123952" y="191008"/>
                                </a:lnTo>
                                <a:lnTo>
                                  <a:pt x="120650" y="191516"/>
                                </a:lnTo>
                                <a:lnTo>
                                  <a:pt x="117094" y="191897"/>
                                </a:lnTo>
                                <a:lnTo>
                                  <a:pt x="113538" y="192278"/>
                                </a:lnTo>
                                <a:lnTo>
                                  <a:pt x="109728" y="192659"/>
                                </a:lnTo>
                                <a:lnTo>
                                  <a:pt x="105918" y="192913"/>
                                </a:lnTo>
                                <a:lnTo>
                                  <a:pt x="101854" y="193040"/>
                                </a:lnTo>
                                <a:lnTo>
                                  <a:pt x="97663" y="193040"/>
                                </a:lnTo>
                                <a:lnTo>
                                  <a:pt x="91821" y="192913"/>
                                </a:lnTo>
                                <a:lnTo>
                                  <a:pt x="85979" y="192659"/>
                                </a:lnTo>
                                <a:lnTo>
                                  <a:pt x="80391" y="192024"/>
                                </a:lnTo>
                                <a:lnTo>
                                  <a:pt x="75057" y="191262"/>
                                </a:lnTo>
                                <a:lnTo>
                                  <a:pt x="69850" y="190246"/>
                                </a:lnTo>
                                <a:lnTo>
                                  <a:pt x="64770" y="188976"/>
                                </a:lnTo>
                                <a:lnTo>
                                  <a:pt x="59817" y="187579"/>
                                </a:lnTo>
                                <a:lnTo>
                                  <a:pt x="55245" y="185928"/>
                                </a:lnTo>
                                <a:lnTo>
                                  <a:pt x="50800" y="184023"/>
                                </a:lnTo>
                                <a:lnTo>
                                  <a:pt x="46482" y="181991"/>
                                </a:lnTo>
                                <a:lnTo>
                                  <a:pt x="42418" y="179832"/>
                                </a:lnTo>
                                <a:lnTo>
                                  <a:pt x="38481" y="177419"/>
                                </a:lnTo>
                                <a:lnTo>
                                  <a:pt x="34798" y="174752"/>
                                </a:lnTo>
                                <a:lnTo>
                                  <a:pt x="31115" y="172085"/>
                                </a:lnTo>
                                <a:lnTo>
                                  <a:pt x="27813" y="169164"/>
                                </a:lnTo>
                                <a:lnTo>
                                  <a:pt x="24765" y="166116"/>
                                </a:lnTo>
                                <a:lnTo>
                                  <a:pt x="21717" y="162814"/>
                                </a:lnTo>
                                <a:lnTo>
                                  <a:pt x="18923" y="159385"/>
                                </a:lnTo>
                                <a:lnTo>
                                  <a:pt x="16256" y="155956"/>
                                </a:lnTo>
                                <a:lnTo>
                                  <a:pt x="13970" y="152273"/>
                                </a:lnTo>
                                <a:lnTo>
                                  <a:pt x="11684" y="148463"/>
                                </a:lnTo>
                                <a:lnTo>
                                  <a:pt x="9779" y="144526"/>
                                </a:lnTo>
                                <a:lnTo>
                                  <a:pt x="7874" y="140462"/>
                                </a:lnTo>
                                <a:lnTo>
                                  <a:pt x="6223" y="136271"/>
                                </a:lnTo>
                                <a:lnTo>
                                  <a:pt x="4826" y="131953"/>
                                </a:lnTo>
                                <a:lnTo>
                                  <a:pt x="3556" y="127635"/>
                                </a:lnTo>
                                <a:lnTo>
                                  <a:pt x="2540" y="122936"/>
                                </a:lnTo>
                                <a:lnTo>
                                  <a:pt x="1651" y="118364"/>
                                </a:lnTo>
                                <a:lnTo>
                                  <a:pt x="889" y="113665"/>
                                </a:lnTo>
                                <a:lnTo>
                                  <a:pt x="508" y="108966"/>
                                </a:lnTo>
                                <a:lnTo>
                                  <a:pt x="254" y="104013"/>
                                </a:lnTo>
                                <a:lnTo>
                                  <a:pt x="0" y="99060"/>
                                </a:lnTo>
                                <a:lnTo>
                                  <a:pt x="254" y="93091"/>
                                </a:lnTo>
                                <a:lnTo>
                                  <a:pt x="635" y="87503"/>
                                </a:lnTo>
                                <a:lnTo>
                                  <a:pt x="1143" y="81915"/>
                                </a:lnTo>
                                <a:lnTo>
                                  <a:pt x="2159" y="76454"/>
                                </a:lnTo>
                                <a:lnTo>
                                  <a:pt x="3175" y="71374"/>
                                </a:lnTo>
                                <a:lnTo>
                                  <a:pt x="4699" y="66294"/>
                                </a:lnTo>
                                <a:lnTo>
                                  <a:pt x="6223" y="61468"/>
                                </a:lnTo>
                                <a:lnTo>
                                  <a:pt x="8128" y="56769"/>
                                </a:lnTo>
                                <a:lnTo>
                                  <a:pt x="10033" y="52197"/>
                                </a:lnTo>
                                <a:lnTo>
                                  <a:pt x="12319" y="47879"/>
                                </a:lnTo>
                                <a:lnTo>
                                  <a:pt x="14859" y="43688"/>
                                </a:lnTo>
                                <a:lnTo>
                                  <a:pt x="17399" y="39751"/>
                                </a:lnTo>
                                <a:lnTo>
                                  <a:pt x="20320" y="35941"/>
                                </a:lnTo>
                                <a:lnTo>
                                  <a:pt x="23241" y="32385"/>
                                </a:lnTo>
                                <a:lnTo>
                                  <a:pt x="26416" y="28829"/>
                                </a:lnTo>
                                <a:lnTo>
                                  <a:pt x="29845" y="25654"/>
                                </a:lnTo>
                                <a:lnTo>
                                  <a:pt x="33274" y="22606"/>
                                </a:lnTo>
                                <a:lnTo>
                                  <a:pt x="37084" y="19685"/>
                                </a:lnTo>
                                <a:lnTo>
                                  <a:pt x="40894" y="17018"/>
                                </a:lnTo>
                                <a:lnTo>
                                  <a:pt x="44831" y="14478"/>
                                </a:lnTo>
                                <a:lnTo>
                                  <a:pt x="48895" y="12319"/>
                                </a:lnTo>
                                <a:lnTo>
                                  <a:pt x="53213" y="10160"/>
                                </a:lnTo>
                                <a:lnTo>
                                  <a:pt x="57658" y="8255"/>
                                </a:lnTo>
                                <a:lnTo>
                                  <a:pt x="62103" y="6477"/>
                                </a:lnTo>
                                <a:lnTo>
                                  <a:pt x="66802" y="4953"/>
                                </a:lnTo>
                                <a:lnTo>
                                  <a:pt x="71501" y="3683"/>
                                </a:lnTo>
                                <a:lnTo>
                                  <a:pt x="76327" y="2667"/>
                                </a:lnTo>
                                <a:lnTo>
                                  <a:pt x="81280" y="1651"/>
                                </a:lnTo>
                                <a:lnTo>
                                  <a:pt x="86233" y="889"/>
                                </a:lnTo>
                                <a:lnTo>
                                  <a:pt x="91440" y="381"/>
                                </a:lnTo>
                                <a:lnTo>
                                  <a:pt x="96647" y="127"/>
                                </a:lnTo>
                                <a:lnTo>
                                  <a:pt x="101854" y="0"/>
                                </a:lnTo>
                                <a:close/>
                              </a:path>
                            </a:pathLst>
                          </a:custGeom>
                          <a:ln w="0" cap="flat">
                            <a:miter lim="127000"/>
                          </a:ln>
                        </wps:spPr>
                        <wps:style>
                          <a:lnRef idx="0">
                            <a:srgbClr val="000000">
                              <a:alpha val="0"/>
                            </a:srgbClr>
                          </a:lnRef>
                          <a:fillRef idx="1">
                            <a:srgbClr val="4F73AF"/>
                          </a:fillRef>
                          <a:effectRef idx="0">
                            <a:scrgbClr r="0" g="0" b="0"/>
                          </a:effectRef>
                          <a:fontRef idx="none"/>
                        </wps:style>
                        <wps:bodyPr/>
                      </wps:wsp>
                      <wps:wsp>
                        <wps:cNvPr id="99" name="Shape 99"/>
                        <wps:cNvSpPr/>
                        <wps:spPr>
                          <a:xfrm>
                            <a:off x="591312" y="1998"/>
                            <a:ext cx="59563" cy="188922"/>
                          </a:xfrm>
                          <a:custGeom>
                            <a:avLst/>
                            <a:gdLst/>
                            <a:ahLst/>
                            <a:cxnLst/>
                            <a:rect l="0" t="0" r="0" b="0"/>
                            <a:pathLst>
                              <a:path w="59563" h="188922">
                                <a:moveTo>
                                  <a:pt x="0" y="0"/>
                                </a:moveTo>
                                <a:lnTo>
                                  <a:pt x="2413" y="161"/>
                                </a:lnTo>
                                <a:lnTo>
                                  <a:pt x="6096" y="669"/>
                                </a:lnTo>
                                <a:lnTo>
                                  <a:pt x="9652" y="1304"/>
                                </a:lnTo>
                                <a:lnTo>
                                  <a:pt x="12954" y="1939"/>
                                </a:lnTo>
                                <a:lnTo>
                                  <a:pt x="16129" y="2701"/>
                                </a:lnTo>
                                <a:lnTo>
                                  <a:pt x="19177" y="3590"/>
                                </a:lnTo>
                                <a:lnTo>
                                  <a:pt x="22098" y="4479"/>
                                </a:lnTo>
                                <a:lnTo>
                                  <a:pt x="24765" y="5622"/>
                                </a:lnTo>
                                <a:lnTo>
                                  <a:pt x="27559" y="7019"/>
                                </a:lnTo>
                                <a:lnTo>
                                  <a:pt x="29972" y="8162"/>
                                </a:lnTo>
                                <a:lnTo>
                                  <a:pt x="32385" y="9686"/>
                                </a:lnTo>
                                <a:lnTo>
                                  <a:pt x="34671" y="11337"/>
                                </a:lnTo>
                                <a:lnTo>
                                  <a:pt x="36830" y="13115"/>
                                </a:lnTo>
                                <a:lnTo>
                                  <a:pt x="38608" y="14385"/>
                                </a:lnTo>
                                <a:lnTo>
                                  <a:pt x="40259" y="16036"/>
                                </a:lnTo>
                                <a:lnTo>
                                  <a:pt x="41910" y="17433"/>
                                </a:lnTo>
                                <a:lnTo>
                                  <a:pt x="43434" y="19211"/>
                                </a:lnTo>
                                <a:lnTo>
                                  <a:pt x="44831" y="20862"/>
                                </a:lnTo>
                                <a:lnTo>
                                  <a:pt x="46101" y="22767"/>
                                </a:lnTo>
                                <a:lnTo>
                                  <a:pt x="47244" y="24672"/>
                                </a:lnTo>
                                <a:lnTo>
                                  <a:pt x="48260" y="26831"/>
                                </a:lnTo>
                                <a:lnTo>
                                  <a:pt x="49276" y="28863"/>
                                </a:lnTo>
                                <a:lnTo>
                                  <a:pt x="50165" y="31022"/>
                                </a:lnTo>
                                <a:lnTo>
                                  <a:pt x="50927" y="33435"/>
                                </a:lnTo>
                                <a:lnTo>
                                  <a:pt x="51435" y="35721"/>
                                </a:lnTo>
                                <a:lnTo>
                                  <a:pt x="52070" y="38134"/>
                                </a:lnTo>
                                <a:lnTo>
                                  <a:pt x="52324" y="40801"/>
                                </a:lnTo>
                                <a:lnTo>
                                  <a:pt x="52451" y="43468"/>
                                </a:lnTo>
                                <a:lnTo>
                                  <a:pt x="52578" y="46135"/>
                                </a:lnTo>
                                <a:lnTo>
                                  <a:pt x="52578" y="47786"/>
                                </a:lnTo>
                                <a:lnTo>
                                  <a:pt x="52451" y="49564"/>
                                </a:lnTo>
                                <a:lnTo>
                                  <a:pt x="52324" y="51215"/>
                                </a:lnTo>
                                <a:lnTo>
                                  <a:pt x="52070" y="52866"/>
                                </a:lnTo>
                                <a:lnTo>
                                  <a:pt x="51816" y="54517"/>
                                </a:lnTo>
                                <a:lnTo>
                                  <a:pt x="51308" y="56168"/>
                                </a:lnTo>
                                <a:lnTo>
                                  <a:pt x="50927" y="57819"/>
                                </a:lnTo>
                                <a:lnTo>
                                  <a:pt x="50419" y="59343"/>
                                </a:lnTo>
                                <a:lnTo>
                                  <a:pt x="49784" y="60867"/>
                                </a:lnTo>
                                <a:lnTo>
                                  <a:pt x="49149" y="62391"/>
                                </a:lnTo>
                                <a:lnTo>
                                  <a:pt x="48514" y="63915"/>
                                </a:lnTo>
                                <a:lnTo>
                                  <a:pt x="47752" y="65312"/>
                                </a:lnTo>
                                <a:lnTo>
                                  <a:pt x="46863" y="66836"/>
                                </a:lnTo>
                                <a:lnTo>
                                  <a:pt x="45974" y="68233"/>
                                </a:lnTo>
                                <a:lnTo>
                                  <a:pt x="45085" y="69630"/>
                                </a:lnTo>
                                <a:lnTo>
                                  <a:pt x="44069" y="71027"/>
                                </a:lnTo>
                                <a:lnTo>
                                  <a:pt x="43053" y="72297"/>
                                </a:lnTo>
                                <a:lnTo>
                                  <a:pt x="41910" y="73567"/>
                                </a:lnTo>
                                <a:lnTo>
                                  <a:pt x="40767" y="74837"/>
                                </a:lnTo>
                                <a:lnTo>
                                  <a:pt x="39497" y="76107"/>
                                </a:lnTo>
                                <a:lnTo>
                                  <a:pt x="38227" y="77250"/>
                                </a:lnTo>
                                <a:lnTo>
                                  <a:pt x="36957" y="78393"/>
                                </a:lnTo>
                                <a:lnTo>
                                  <a:pt x="35560" y="79409"/>
                                </a:lnTo>
                                <a:lnTo>
                                  <a:pt x="34163" y="80552"/>
                                </a:lnTo>
                                <a:lnTo>
                                  <a:pt x="32639" y="81568"/>
                                </a:lnTo>
                                <a:lnTo>
                                  <a:pt x="31115" y="82457"/>
                                </a:lnTo>
                                <a:lnTo>
                                  <a:pt x="29591" y="83473"/>
                                </a:lnTo>
                                <a:lnTo>
                                  <a:pt x="27940" y="84235"/>
                                </a:lnTo>
                                <a:lnTo>
                                  <a:pt x="26289" y="85124"/>
                                </a:lnTo>
                                <a:lnTo>
                                  <a:pt x="24638" y="85886"/>
                                </a:lnTo>
                                <a:lnTo>
                                  <a:pt x="22860" y="86648"/>
                                </a:lnTo>
                                <a:lnTo>
                                  <a:pt x="21082" y="87283"/>
                                </a:lnTo>
                                <a:lnTo>
                                  <a:pt x="21082" y="88045"/>
                                </a:lnTo>
                                <a:lnTo>
                                  <a:pt x="22733" y="88553"/>
                                </a:lnTo>
                                <a:lnTo>
                                  <a:pt x="24384" y="89061"/>
                                </a:lnTo>
                                <a:lnTo>
                                  <a:pt x="26035" y="89569"/>
                                </a:lnTo>
                                <a:lnTo>
                                  <a:pt x="27813" y="90204"/>
                                </a:lnTo>
                                <a:lnTo>
                                  <a:pt x="29464" y="90839"/>
                                </a:lnTo>
                                <a:lnTo>
                                  <a:pt x="31115" y="91728"/>
                                </a:lnTo>
                                <a:lnTo>
                                  <a:pt x="32766" y="92363"/>
                                </a:lnTo>
                                <a:lnTo>
                                  <a:pt x="34544" y="93252"/>
                                </a:lnTo>
                                <a:lnTo>
                                  <a:pt x="36195" y="94268"/>
                                </a:lnTo>
                                <a:lnTo>
                                  <a:pt x="37846" y="95284"/>
                                </a:lnTo>
                                <a:lnTo>
                                  <a:pt x="39370" y="96300"/>
                                </a:lnTo>
                                <a:lnTo>
                                  <a:pt x="41021" y="97316"/>
                                </a:lnTo>
                                <a:lnTo>
                                  <a:pt x="42545" y="98586"/>
                                </a:lnTo>
                                <a:lnTo>
                                  <a:pt x="44069" y="99856"/>
                                </a:lnTo>
                                <a:lnTo>
                                  <a:pt x="45466" y="101253"/>
                                </a:lnTo>
                                <a:lnTo>
                                  <a:pt x="46990" y="102650"/>
                                </a:lnTo>
                                <a:lnTo>
                                  <a:pt x="48260" y="104047"/>
                                </a:lnTo>
                                <a:lnTo>
                                  <a:pt x="49657" y="105571"/>
                                </a:lnTo>
                                <a:lnTo>
                                  <a:pt x="50800" y="107222"/>
                                </a:lnTo>
                                <a:lnTo>
                                  <a:pt x="52070" y="109000"/>
                                </a:lnTo>
                                <a:lnTo>
                                  <a:pt x="53086" y="110651"/>
                                </a:lnTo>
                                <a:lnTo>
                                  <a:pt x="54229" y="112556"/>
                                </a:lnTo>
                                <a:lnTo>
                                  <a:pt x="55118" y="114461"/>
                                </a:lnTo>
                                <a:lnTo>
                                  <a:pt x="56007" y="116366"/>
                                </a:lnTo>
                                <a:lnTo>
                                  <a:pt x="56769" y="118398"/>
                                </a:lnTo>
                                <a:lnTo>
                                  <a:pt x="57531" y="120557"/>
                                </a:lnTo>
                                <a:lnTo>
                                  <a:pt x="58039" y="122843"/>
                                </a:lnTo>
                                <a:lnTo>
                                  <a:pt x="58674" y="125002"/>
                                </a:lnTo>
                                <a:lnTo>
                                  <a:pt x="59055" y="127415"/>
                                </a:lnTo>
                                <a:lnTo>
                                  <a:pt x="59309" y="129828"/>
                                </a:lnTo>
                                <a:lnTo>
                                  <a:pt x="59436" y="132241"/>
                                </a:lnTo>
                                <a:lnTo>
                                  <a:pt x="59563" y="134908"/>
                                </a:lnTo>
                                <a:lnTo>
                                  <a:pt x="59436" y="137829"/>
                                </a:lnTo>
                                <a:lnTo>
                                  <a:pt x="59309" y="140750"/>
                                </a:lnTo>
                                <a:lnTo>
                                  <a:pt x="58801" y="143544"/>
                                </a:lnTo>
                                <a:lnTo>
                                  <a:pt x="58420" y="146211"/>
                                </a:lnTo>
                                <a:lnTo>
                                  <a:pt x="57785" y="148878"/>
                                </a:lnTo>
                                <a:lnTo>
                                  <a:pt x="56896" y="151418"/>
                                </a:lnTo>
                                <a:lnTo>
                                  <a:pt x="56134" y="153958"/>
                                </a:lnTo>
                                <a:lnTo>
                                  <a:pt x="55245" y="156244"/>
                                </a:lnTo>
                                <a:lnTo>
                                  <a:pt x="54102" y="158530"/>
                                </a:lnTo>
                                <a:lnTo>
                                  <a:pt x="52705" y="160816"/>
                                </a:lnTo>
                                <a:lnTo>
                                  <a:pt x="51435" y="162848"/>
                                </a:lnTo>
                                <a:lnTo>
                                  <a:pt x="50038" y="164880"/>
                                </a:lnTo>
                                <a:lnTo>
                                  <a:pt x="48641" y="166912"/>
                                </a:lnTo>
                                <a:lnTo>
                                  <a:pt x="46990" y="168817"/>
                                </a:lnTo>
                                <a:lnTo>
                                  <a:pt x="45339" y="170722"/>
                                </a:lnTo>
                                <a:lnTo>
                                  <a:pt x="43434" y="172373"/>
                                </a:lnTo>
                                <a:lnTo>
                                  <a:pt x="42291" y="173516"/>
                                </a:lnTo>
                                <a:lnTo>
                                  <a:pt x="41021" y="174659"/>
                                </a:lnTo>
                                <a:lnTo>
                                  <a:pt x="39751" y="175675"/>
                                </a:lnTo>
                                <a:lnTo>
                                  <a:pt x="38354" y="176564"/>
                                </a:lnTo>
                                <a:lnTo>
                                  <a:pt x="36830" y="177580"/>
                                </a:lnTo>
                                <a:lnTo>
                                  <a:pt x="35433" y="178469"/>
                                </a:lnTo>
                                <a:lnTo>
                                  <a:pt x="33909" y="179358"/>
                                </a:lnTo>
                                <a:lnTo>
                                  <a:pt x="32385" y="180247"/>
                                </a:lnTo>
                                <a:lnTo>
                                  <a:pt x="30734" y="181009"/>
                                </a:lnTo>
                                <a:lnTo>
                                  <a:pt x="29083" y="181771"/>
                                </a:lnTo>
                                <a:lnTo>
                                  <a:pt x="27432" y="182533"/>
                                </a:lnTo>
                                <a:lnTo>
                                  <a:pt x="25654" y="183168"/>
                                </a:lnTo>
                                <a:lnTo>
                                  <a:pt x="23749" y="183930"/>
                                </a:lnTo>
                                <a:lnTo>
                                  <a:pt x="21971" y="184565"/>
                                </a:lnTo>
                                <a:lnTo>
                                  <a:pt x="19939" y="185073"/>
                                </a:lnTo>
                                <a:lnTo>
                                  <a:pt x="18034" y="185708"/>
                                </a:lnTo>
                                <a:lnTo>
                                  <a:pt x="16002" y="186216"/>
                                </a:lnTo>
                                <a:lnTo>
                                  <a:pt x="13843" y="186724"/>
                                </a:lnTo>
                                <a:lnTo>
                                  <a:pt x="11684" y="187105"/>
                                </a:lnTo>
                                <a:lnTo>
                                  <a:pt x="9652" y="187613"/>
                                </a:lnTo>
                                <a:lnTo>
                                  <a:pt x="5080" y="188248"/>
                                </a:lnTo>
                                <a:lnTo>
                                  <a:pt x="381" y="188883"/>
                                </a:lnTo>
                                <a:lnTo>
                                  <a:pt x="0" y="188922"/>
                                </a:lnTo>
                                <a:lnTo>
                                  <a:pt x="0" y="169945"/>
                                </a:lnTo>
                                <a:lnTo>
                                  <a:pt x="2032" y="169706"/>
                                </a:lnTo>
                                <a:lnTo>
                                  <a:pt x="4191" y="169198"/>
                                </a:lnTo>
                                <a:lnTo>
                                  <a:pt x="6350" y="168690"/>
                                </a:lnTo>
                                <a:lnTo>
                                  <a:pt x="8255" y="168182"/>
                                </a:lnTo>
                                <a:lnTo>
                                  <a:pt x="10287" y="167420"/>
                                </a:lnTo>
                                <a:lnTo>
                                  <a:pt x="12319" y="166658"/>
                                </a:lnTo>
                                <a:lnTo>
                                  <a:pt x="14224" y="165896"/>
                                </a:lnTo>
                                <a:lnTo>
                                  <a:pt x="16002" y="165007"/>
                                </a:lnTo>
                                <a:lnTo>
                                  <a:pt x="17780" y="164118"/>
                                </a:lnTo>
                                <a:lnTo>
                                  <a:pt x="19431" y="163102"/>
                                </a:lnTo>
                                <a:lnTo>
                                  <a:pt x="21082" y="161832"/>
                                </a:lnTo>
                                <a:lnTo>
                                  <a:pt x="22606" y="160689"/>
                                </a:lnTo>
                                <a:lnTo>
                                  <a:pt x="24130" y="159546"/>
                                </a:lnTo>
                                <a:lnTo>
                                  <a:pt x="25527" y="158149"/>
                                </a:lnTo>
                                <a:lnTo>
                                  <a:pt x="26797" y="156625"/>
                                </a:lnTo>
                                <a:lnTo>
                                  <a:pt x="27940" y="155101"/>
                                </a:lnTo>
                                <a:lnTo>
                                  <a:pt x="29083" y="153450"/>
                                </a:lnTo>
                                <a:lnTo>
                                  <a:pt x="30099" y="151799"/>
                                </a:lnTo>
                                <a:lnTo>
                                  <a:pt x="30988" y="150021"/>
                                </a:lnTo>
                                <a:lnTo>
                                  <a:pt x="31750" y="148116"/>
                                </a:lnTo>
                                <a:lnTo>
                                  <a:pt x="32385" y="146084"/>
                                </a:lnTo>
                                <a:lnTo>
                                  <a:pt x="33020" y="143925"/>
                                </a:lnTo>
                                <a:lnTo>
                                  <a:pt x="33401" y="141893"/>
                                </a:lnTo>
                                <a:lnTo>
                                  <a:pt x="33782" y="139480"/>
                                </a:lnTo>
                                <a:lnTo>
                                  <a:pt x="33909" y="137067"/>
                                </a:lnTo>
                                <a:lnTo>
                                  <a:pt x="34036" y="134654"/>
                                </a:lnTo>
                                <a:lnTo>
                                  <a:pt x="33909" y="132241"/>
                                </a:lnTo>
                                <a:lnTo>
                                  <a:pt x="33782" y="130082"/>
                                </a:lnTo>
                                <a:lnTo>
                                  <a:pt x="33401" y="127923"/>
                                </a:lnTo>
                                <a:lnTo>
                                  <a:pt x="33020" y="125764"/>
                                </a:lnTo>
                                <a:lnTo>
                                  <a:pt x="32512" y="123732"/>
                                </a:lnTo>
                                <a:lnTo>
                                  <a:pt x="31877" y="121827"/>
                                </a:lnTo>
                                <a:lnTo>
                                  <a:pt x="31115" y="119922"/>
                                </a:lnTo>
                                <a:lnTo>
                                  <a:pt x="30226" y="118271"/>
                                </a:lnTo>
                                <a:lnTo>
                                  <a:pt x="29210" y="116493"/>
                                </a:lnTo>
                                <a:lnTo>
                                  <a:pt x="28194" y="115096"/>
                                </a:lnTo>
                                <a:lnTo>
                                  <a:pt x="27051" y="113445"/>
                                </a:lnTo>
                                <a:lnTo>
                                  <a:pt x="25781" y="112048"/>
                                </a:lnTo>
                                <a:lnTo>
                                  <a:pt x="24384" y="110651"/>
                                </a:lnTo>
                                <a:lnTo>
                                  <a:pt x="22987" y="109381"/>
                                </a:lnTo>
                                <a:lnTo>
                                  <a:pt x="21463" y="108111"/>
                                </a:lnTo>
                                <a:lnTo>
                                  <a:pt x="19939" y="107095"/>
                                </a:lnTo>
                                <a:lnTo>
                                  <a:pt x="18161" y="105952"/>
                                </a:lnTo>
                                <a:lnTo>
                                  <a:pt x="16383" y="104936"/>
                                </a:lnTo>
                                <a:lnTo>
                                  <a:pt x="14605" y="104047"/>
                                </a:lnTo>
                                <a:lnTo>
                                  <a:pt x="12700" y="103285"/>
                                </a:lnTo>
                                <a:lnTo>
                                  <a:pt x="10795" y="102396"/>
                                </a:lnTo>
                                <a:lnTo>
                                  <a:pt x="8763" y="101761"/>
                                </a:lnTo>
                                <a:lnTo>
                                  <a:pt x="6604" y="101126"/>
                                </a:lnTo>
                                <a:lnTo>
                                  <a:pt x="4445" y="100491"/>
                                </a:lnTo>
                                <a:lnTo>
                                  <a:pt x="2413" y="100110"/>
                                </a:lnTo>
                                <a:lnTo>
                                  <a:pt x="127" y="99602"/>
                                </a:lnTo>
                                <a:lnTo>
                                  <a:pt x="0" y="99581"/>
                                </a:lnTo>
                                <a:lnTo>
                                  <a:pt x="0" y="79123"/>
                                </a:lnTo>
                                <a:lnTo>
                                  <a:pt x="889" y="78901"/>
                                </a:lnTo>
                                <a:lnTo>
                                  <a:pt x="2794" y="78520"/>
                                </a:lnTo>
                                <a:lnTo>
                                  <a:pt x="4699" y="77885"/>
                                </a:lnTo>
                                <a:lnTo>
                                  <a:pt x="6604" y="77377"/>
                                </a:lnTo>
                                <a:lnTo>
                                  <a:pt x="8255" y="76615"/>
                                </a:lnTo>
                                <a:lnTo>
                                  <a:pt x="10033" y="75853"/>
                                </a:lnTo>
                                <a:lnTo>
                                  <a:pt x="11557" y="74964"/>
                                </a:lnTo>
                                <a:lnTo>
                                  <a:pt x="13208" y="74202"/>
                                </a:lnTo>
                                <a:lnTo>
                                  <a:pt x="14605" y="73313"/>
                                </a:lnTo>
                                <a:lnTo>
                                  <a:pt x="16002" y="72297"/>
                                </a:lnTo>
                                <a:lnTo>
                                  <a:pt x="17399" y="71281"/>
                                </a:lnTo>
                                <a:lnTo>
                                  <a:pt x="18669" y="70138"/>
                                </a:lnTo>
                                <a:lnTo>
                                  <a:pt x="19812" y="69122"/>
                                </a:lnTo>
                                <a:lnTo>
                                  <a:pt x="20955" y="67852"/>
                                </a:lnTo>
                                <a:lnTo>
                                  <a:pt x="21971" y="66582"/>
                                </a:lnTo>
                                <a:lnTo>
                                  <a:pt x="22860" y="65312"/>
                                </a:lnTo>
                                <a:lnTo>
                                  <a:pt x="23749" y="64042"/>
                                </a:lnTo>
                                <a:lnTo>
                                  <a:pt x="24638" y="62645"/>
                                </a:lnTo>
                                <a:lnTo>
                                  <a:pt x="25273" y="61248"/>
                                </a:lnTo>
                                <a:lnTo>
                                  <a:pt x="25908" y="59724"/>
                                </a:lnTo>
                                <a:lnTo>
                                  <a:pt x="26543" y="58327"/>
                                </a:lnTo>
                                <a:lnTo>
                                  <a:pt x="26924" y="56803"/>
                                </a:lnTo>
                                <a:lnTo>
                                  <a:pt x="27305" y="55279"/>
                                </a:lnTo>
                                <a:lnTo>
                                  <a:pt x="27559" y="53501"/>
                                </a:lnTo>
                                <a:lnTo>
                                  <a:pt x="27813" y="51977"/>
                                </a:lnTo>
                                <a:lnTo>
                                  <a:pt x="27940" y="50326"/>
                                </a:lnTo>
                                <a:lnTo>
                                  <a:pt x="27940" y="46643"/>
                                </a:lnTo>
                                <a:lnTo>
                                  <a:pt x="27813" y="44738"/>
                                </a:lnTo>
                                <a:lnTo>
                                  <a:pt x="27559" y="42833"/>
                                </a:lnTo>
                                <a:lnTo>
                                  <a:pt x="27178" y="41055"/>
                                </a:lnTo>
                                <a:lnTo>
                                  <a:pt x="26797" y="39404"/>
                                </a:lnTo>
                                <a:lnTo>
                                  <a:pt x="26289" y="37753"/>
                                </a:lnTo>
                                <a:lnTo>
                                  <a:pt x="25654" y="36229"/>
                                </a:lnTo>
                                <a:lnTo>
                                  <a:pt x="25019" y="34705"/>
                                </a:lnTo>
                                <a:lnTo>
                                  <a:pt x="24384" y="33308"/>
                                </a:lnTo>
                                <a:lnTo>
                                  <a:pt x="23495" y="31911"/>
                                </a:lnTo>
                                <a:lnTo>
                                  <a:pt x="22479" y="30641"/>
                                </a:lnTo>
                                <a:lnTo>
                                  <a:pt x="21463" y="29498"/>
                                </a:lnTo>
                                <a:lnTo>
                                  <a:pt x="20447" y="28228"/>
                                </a:lnTo>
                                <a:lnTo>
                                  <a:pt x="19304" y="27212"/>
                                </a:lnTo>
                                <a:lnTo>
                                  <a:pt x="18034" y="26196"/>
                                </a:lnTo>
                                <a:lnTo>
                                  <a:pt x="16764" y="25180"/>
                                </a:lnTo>
                                <a:lnTo>
                                  <a:pt x="15494" y="24291"/>
                                </a:lnTo>
                                <a:lnTo>
                                  <a:pt x="13970" y="23402"/>
                                </a:lnTo>
                                <a:lnTo>
                                  <a:pt x="12446" y="22640"/>
                                </a:lnTo>
                                <a:lnTo>
                                  <a:pt x="10922" y="21878"/>
                                </a:lnTo>
                                <a:lnTo>
                                  <a:pt x="9144" y="21370"/>
                                </a:lnTo>
                                <a:lnTo>
                                  <a:pt x="7493" y="20735"/>
                                </a:lnTo>
                                <a:lnTo>
                                  <a:pt x="5715" y="20227"/>
                                </a:lnTo>
                                <a:lnTo>
                                  <a:pt x="3810" y="19719"/>
                                </a:lnTo>
                                <a:lnTo>
                                  <a:pt x="2032" y="19338"/>
                                </a:lnTo>
                                <a:lnTo>
                                  <a:pt x="127" y="18957"/>
                                </a:lnTo>
                                <a:lnTo>
                                  <a:pt x="0" y="18941"/>
                                </a:lnTo>
                                <a:lnTo>
                                  <a:pt x="0" y="0"/>
                                </a:lnTo>
                                <a:close/>
                              </a:path>
                            </a:pathLst>
                          </a:custGeom>
                          <a:ln w="0" cap="flat">
                            <a:miter lim="127000"/>
                          </a:ln>
                        </wps:spPr>
                        <wps:style>
                          <a:lnRef idx="0">
                            <a:srgbClr val="000000">
                              <a:alpha val="0"/>
                            </a:srgbClr>
                          </a:lnRef>
                          <a:fillRef idx="1">
                            <a:srgbClr val="4F73AF"/>
                          </a:fillRef>
                          <a:effectRef idx="0">
                            <a:scrgbClr r="0" g="0" b="0"/>
                          </a:effectRef>
                          <a:fontRef idx="none"/>
                        </wps:style>
                        <wps:bodyPr/>
                      </wps:wsp>
                    </wpg:wgp>
                  </a:graphicData>
                </a:graphic>
              </wp:inline>
            </w:drawing>
          </mc:Choice>
          <mc:Fallback>
            <w:pict>
              <v:group w14:anchorId="52E20105" id="Group 39147" o:spid="_x0000_s1026" style="width:107.7pt;height:15.55pt;mso-position-horizontal-relative:char;mso-position-vertical-relative:line" coordsize="13677,1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">
                <v:shape id="Shape 90" o:spid="_x0000_s1027" style="position:absolute;left:9220;top:27;width:1399;height:1875;visibility:visible;mso-wrap-style:square;v-text-anchor:top" coordsize="13995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" path="m,l26543,,86106,94869r2413,4064l90932,102997r2413,3937l95758,110871r2286,4064l100330,118745r2032,3810l104521,126238r2032,3810l108585,133858r1905,3683l112395,141224r1778,3683l115951,148590r1651,3556l119253,155829r762,-254l119761,150749r-508,-4572l119126,141605r-381,-4572l118491,132461r-254,-4572l118110,123190r-254,-4572l117729,113792r-127,-4572l117475,104394r,-4953l117348,94361,117348,r22606,l139954,187452r-24384,l56388,92329,53975,88392,51689,84455,49276,80518,46863,76581,44450,72771,42164,68707,39878,64770,37719,60833,35433,56896,33274,52959,31242,49149,29337,45212,27305,41275,25400,37338,23622,33528,21844,29718r-762,254l21209,34417r254,4445l21717,43307r127,4318l21971,52197r127,4445l22225,61214r127,4572l22352,70612r127,4826l22606,80391r,4953l22733,90678r,96774l,187452,,xe" fillcolor="#4f73af" stroked="f" strokeweight="0">
                  <v:stroke miterlimit="83231f" joinstyle="miter"/>
                  <v:path arrowok="t" textboxrect="0,0,139954,187452"/>
                </v:shape>
                <v:shape id="Shape 91" o:spid="_x0000_s1028" style="position:absolute;left:12552;width:1125;height:1930;visibility:visible;mso-wrap-style:square;v-text-anchor:top" coordsize="112522,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" path="m64008,r3556,127l70993,127r3175,254l77343,762r2921,381l83185,1651r2794,508l88519,2794r2667,635l93599,4064r2159,889l97917,5715r2032,762l101727,7239r1778,889l105029,9017,98425,28956r-1270,-635l95885,27559r-1397,-762l92837,26035r-1778,-762l89154,24511r-2032,-762l84963,23114r-2286,-635l80264,21844r-2540,-508l75057,20828r-2794,-254l69342,20320r-3048,-254l60833,20066r-2159,127l56642,20447r-2159,254l52451,21082r-1905,508l48768,22098r-1651,508l45339,23241r-1524,635l42418,24765r-1524,762l39624,26416r-1270,889l37211,28321r-1143,1016l35052,30353r-889,1016l33401,32512r-889,1143l31750,34798r-508,1143l30607,37084r-508,1270l29591,39624r-381,1143l28956,42037r-381,1143l28321,44577r,1143l28194,46863r-127,1270l28194,49784r127,1524l28448,52832r254,1397l28956,55626r381,1397l29718,58293r635,1270l30861,60833r635,1270l32258,63246r762,1143l33909,65532r889,1143l35941,67691r1016,1143l38227,69850r1270,889l40767,71755r1524,1016l43688,73787r1524,889l46863,75692r1651,889l52197,78486r3937,1905l60579,82042r4572,1905l68072,85217r2921,1270l73660,87630r2667,1143l78867,90043r2413,1270l83693,92710r2159,1397l88138,95377r2032,1397l92075,98171r1905,1524l95885,101219r1778,1524l99187,104267r1524,1651l102108,107569r1397,1651l104775,111125r1143,1778l106934,114808r1016,1778l108839,118618r635,2032l110236,122809r508,2032l111379,127000r381,2413l112141,131699r254,2413l112395,136652r127,2413l112395,141732r-127,2667l111887,147066r-381,2540l110998,152273r-635,2413l109474,157226r-1016,2413l107442,162052r-1143,2286l105029,166624r-1524,2159l102108,170815r-1778,2159l98425,174879r-1905,1905l94488,178689r-2286,1778l89916,181991r-2540,1651l84836,184912r-2667,1397l79248,187579r-3048,1143l73025,189738r-3175,889l66421,191262r-3429,635l59309,192405r-3810,381l51562,192913r-4064,127l44069,193040r-3429,-254l37211,192532r-3429,-381l30480,191643r-3302,-635l23876,190246r-3175,-889l17526,188595r-2921,-889l11684,186563,9017,185547,6477,184531,4064,183261,1905,181991,,180848,6223,160782r2159,1270l10541,163195r2286,1270l15240,165481r2540,1143l20193,167513r2667,1016l25527,169291r2794,635l31115,170688r2921,635l36957,171831r3048,508l42926,172466r3175,254l51435,172720r2286,-127l55753,172466r2159,-254l59944,171831r1905,-381l63754,170942r1905,-508l67437,169799r1651,-508l70739,168529r1524,-889l73787,166751r1397,-762l76708,165100r1270,-1016l79121,163068r1143,-1270l81407,160655r889,-1270l83185,158115r889,-1397l84836,155448r762,-1524l86106,152527r508,-1524l87122,149479r381,-1651l87757,146177r254,-1651l88138,142748r,-4826l87884,136271r-254,-1524l87376,133350r-381,-1524l86741,130556r-508,-1524l85725,127762r-635,-1270l84455,125349r-762,-1270l82804,122809r-762,-1143l81153,120523r-1016,-1143l78994,118364r-1270,-1143l76581,116205r-1397,-1016l73787,114173r-1397,-1143l70739,112141r-1651,-1016l67437,110109r-1778,-889l63754,108204r-2032,-889l57531,105537r-4445,-1778l50292,102743r-2921,-1016l44831,100711,42291,99568,39624,98298,37211,97155,34798,96012,32512,94742,30226,93472,28067,92075,26035,90678,24003,89281,22225,87757,20320,86360,18542,84836,17018,83185,15494,81534,13970,79883,12700,78105,11430,76454,10160,74549,9017,72644,8128,70739,7112,68707,6350,66675,5715,64643,5080,62484,4572,60198,4191,58039,3937,55626,3810,53340r,-5207l3937,45593r508,-2667l4826,40386r635,-2540l6223,35433r889,-2413l8128,30607,9271,28321r1143,-2032l11811,24130r1524,-2159l14859,20066r1778,-2032l18415,16256r1905,-1778l22352,12954r2159,-1651l26797,9779,29083,8382,31496,7112,34036,5969,36703,4826r2667,-889l42291,3048r2667,-889l48006,1524r3175,-508l54229,635,57404,254,60706,127,64008,xe" fillcolor="#4f73af" stroked="f" strokeweight="0">
                  <v:stroke miterlimit="83231f" joinstyle="miter"/>
                  <v:path arrowok="t" textboxrect="0,0,112522,193040"/>
                </v:shape>
                <v:shape id="Shape 92" o:spid="_x0000_s1029" style="position:absolute;left:10929;width:1417;height:1930;visibility:visible;mso-wrap-style:square;v-text-anchor:top" coordsize="141732,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" path="m97409,r4191,127l105664,254r3810,254l113157,889r3429,381l119761,1778r3175,508l125857,2921r2540,508l130937,4191r2286,635l135382,5461r1905,762l139065,6858r1397,635l141732,8128r-6096,19939l133985,27305r-1905,-889l130302,25781r-2032,-762l126111,24384r-2032,-635l121793,23114r-2286,-635l117094,22098r-2540,-508l112014,21209r-2540,-381l106807,20574r-2921,-127l101092,20320r-6858,l90297,20574r-3937,508l82550,21590r-3683,762l75311,23241r-3556,1016l68453,25400r-3302,1397l61976,28321r-3048,1651l56007,31750r-2794,2032l50546,35814r-2540,2286l45466,40513r-2286,2540l40894,45720r-2032,2794l37084,51435r-1778,3048l33528,57785r-1397,3429l30734,64643r-1143,3683l28448,72136r-889,3810l26924,80010r-635,4191l25908,88392r-381,4445l25527,101600r381,4191l26162,109855r508,3810l27432,117602r889,3810l29210,124968r1143,3429l31623,131826r1270,3302l34417,138303r1778,3048l37973,144272r1905,2667l42037,149606r2286,2540l46609,154559r2540,2159l51689,158750r2794,2032l57404,162560r3048,1778l63500,165735r3175,1524l70104,168529r3429,1016l77216,170434r3683,762l84709,171704r3937,508l92710,172466r6985,l102489,172339r2794,-127l108077,171831r2667,-127l113411,171323r2667,-508l118618,170434r2667,-635l123571,169291r2413,-635l128270,167894r2286,-635l132588,166370r2032,-889l136525,164719r4699,19431l139446,184912r-1905,889l135382,186690r-2286,762l130556,188214r-2794,762l124841,189611r-3048,635l118618,190881r-3429,508l111633,191897r-3683,381l104140,192659r-3937,254l96139,193040r-4191,l86995,192913r-4826,-127l77470,192151r-4572,-635l68326,190627r-4318,-1016l59563,188341r-4191,-1524l51308,185293r-4064,-1778l43434,181483r-3683,-2159l36195,176911r-3429,-2540l29464,171704r-3175,-3048l23241,165608r-2794,-3302l17653,158750r-2413,-3556l12954,151384r-2286,-3937l8763,143256,6985,138938,5461,134493,4064,129794,2794,124841r-889,-4953l1016,114808,508,109347,127,103886,,98171,127,92837,508,87503r508,-5334l1905,77216,2921,72136,4064,67310,5461,62611,7112,58039,8890,53721r2032,-4318l13208,45212r2413,-3937l18288,37592r2667,-3810l24003,30480r3048,-3429l30353,23876r3429,-2921l37465,18288r3683,-2667l45212,13208r4064,-2159l53467,9017,57785,7112,62357,5461,66929,4064,71755,2794,76708,1778r4953,-762l86868,381,92075,127,97409,xe" fillcolor="#4f73af" stroked="f" strokeweight="0">
                  <v:stroke miterlimit="83231f" joinstyle="miter"/>
                  <v:path arrowok="t" textboxrect="0,0,141732,193040"/>
                </v:shape>
                <v:shape id="Shape 93" o:spid="_x0000_s1030" style="position:absolute;left:6781;top:6;width:886;height:1968;visibility:visible;mso-wrap-style:square;v-text-anchor:top" coordsize="88583,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" path="m80010,r3302,l86614,127r1969,157l88583,16040r-191,-38l86614,15621r-1778,-254l83312,15113r-1651,-254l77470,14859r-1397,127l74930,15113r-1270,254l72517,15621r-1143,381l70358,16383r-1016,381l68453,17272r-889,508l66548,18415r-889,508l64897,19558r-889,635l63119,21082r-1524,1524l60071,24257r-1524,1905l57023,28067r-1651,2286l53721,32893r-1524,2413l50673,37973r-1270,2667l48260,43434r-1143,3048l46101,49403r-889,3175l44323,55753r-762,3175l42672,62357r-635,3429l41402,69342r-381,3683l40386,76708r-381,3937l39497,84582r-127,3937l39116,92456r,11938l39370,108331r127,3937l39878,116332r254,3937l40640,124206r508,4064l41656,132207r635,4064l42926,140208r508,2159l43815,144399r508,2159l44831,148590r635,2159l46101,152908r762,2032l47752,157099r889,2032l49530,161163r1143,2032l51816,165227r1397,1905l54610,169037r1397,1778l57785,172466r1397,1524l60579,175387r1524,1270l63500,177673r1270,1016l66040,179578r1270,762l68707,181102r1397,508l71374,182118r1397,381l74295,183007r1524,254l77470,183515r1778,254l81026,183896r2540,l84836,183642r1397,-254l87757,183134r826,-248l88583,195721r-2477,367l84328,196469r-1778,127l80645,196723r-1778,l76962,196850r-1905,l73152,196723r-1905,l69215,196596r-2032,-381l65278,195961r-2032,-381l61087,195072r-2032,-508l56896,194056r-2159,-635l52451,192659r-2159,-762l48006,191008r-2413,-1016l43053,188722r-2413,-1270l38100,185928r-2286,-1270l33528,183134r-2159,-1651l29210,179832r-2032,-1651l25146,176403r-1778,-1905l21590,172466r-1651,-2032l18161,168402r-1524,-2286l15113,163830r-1524,-2413l11811,158115r-1778,-3429l9144,152781r-762,-1905l7747,148971r-889,-2032l6096,144907r-635,-2159l4699,140462r-635,-2159l3556,135890r-635,-2413l2413,131064r-381,-2667l1524,125857r-381,-2794l762,120396,508,117475,254,114554,127,111506r,-3048l,105156r,-3175l127,98552,254,95123,381,91567,635,87884r381,-3810l1397,80264r508,-3937l2286,73787r381,-2540l3048,68707r635,-2413l4191,63881r635,-2286l5461,59309r635,-2413l6858,54737r889,-2286l8509,50292r889,-2159l10414,45974r1016,-2032l12573,41910r1143,-2032l14859,37846r1397,-1905l17653,33909r1397,-1905l20574,30099r1651,-1905l23876,26289r1778,-1778l27559,22733r1905,-1905l31496,19050r2159,-1778l35814,15621r2286,-1905l40513,11938r2413,-1651l44069,9525r1143,-762l46609,8001r1270,-508l50546,6223,53467,5080,56642,3937r3175,-889l62992,2159r3429,-635l69723,889,73152,508,76581,127,80010,xe" fillcolor="#a9a195" stroked="f" strokeweight="0">
                  <v:stroke miterlimit="83231f" joinstyle="miter"/>
                  <v:path arrowok="t" textboxrect="0,0,88583,196850"/>
                </v:shape>
                <v:shape id="Shape 94" o:spid="_x0000_s1031" style="position:absolute;left:7667;top:9;width:1305;height:1955;visibility:visible;mso-wrap-style:square;v-text-anchor:top" coordsize="130492,19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" path="m,l1206,97,4127,477,5905,731r1524,381l9207,1494r1397,507l12255,2509r1524,509l15303,3780r1524,507l18224,5049r1524,762l21145,6573r1524,763l25336,9113r2667,1906l30416,13051r2413,2158l35115,17369r2286,2412l39433,22322r2032,2539l43116,27401r1778,2668l46291,32355r1270,2413l48831,37180r1143,2540l51117,42261r1016,2666l53022,47468r1016,2793l54927,52929r762,2666l56578,58390r635,2793l57848,63851r508,2921l58864,69438r381,2795l60007,72233,84137,4541r33147,l73850,125065r635,3301l75120,131669r762,2921l76644,137383r762,2794l78295,142590r889,2414l80200,147290r889,2158l82105,151354r1143,1904l84391,155037r1143,1650l86804,158339r1270,1523l89344,161133r1778,1524l93281,164562r1270,889l95948,166212r1524,763l99123,167737r762,127l100647,168118r1016,126l102552,168372r889,l104457,168244r889,-126l106235,167864r1016,-127l108267,167229r1016,-509l110299,166212r1143,-635l112458,164689r1016,-889l114617,162657r762,-635l116014,161133r635,-763l117284,159608r1143,-1778l119316,156052r762,-1777l120713,152623r635,-1904l121856,149068r381,-1778l122618,145639r127,-1652l123126,142464r254,-2667l123634,137637r6858,l129730,159990r-127,1524l129349,163037r-254,1778l128841,166594r-508,2032l127698,170658r-635,2032l126174,174848r-889,2160l124269,179040r-1016,2158l121856,183104r-1397,2032l118935,187041r-762,889l117284,188819r-1016,889l115379,190469r-889,763l113474,191866r-889,635l111569,193136r-762,382l109918,193898r-889,509l108140,194661r-889,254l106489,195169r-889,253l104711,195422r-889,128l102298,195550r-762,-128l100012,195169r-1651,-508l96964,194152r-1397,-761l94170,192501r-1397,-889l91376,190469r-1270,-1143l88455,187548r-1524,-1778l85407,183865r-1651,-2032l82359,179547r-1397,-2285l79438,174722r-1397,-2795l76644,169007r-1397,-3049l73850,162530r-1397,-3557l69278,151354r-3175,-8890l63563,147290r-3048,5968l58737,156433r-1905,3303l55689,161514r-1143,1651l53403,164943r-1270,1777l50736,168498r-1524,1652l47688,171927r-1651,1652l44386,175230r-1905,1778l40576,178532r-2032,1651l36385,181833r-2286,1397l31686,184627r-2540,1398l26479,187422r-2667,1143l20764,189708r-2921,1015l14541,191866r-3302,1017l7937,193772r-3429,761l952,195295,,195437,,182602r444,-133l1968,181961r1524,-635l5016,180564r1524,-635l8064,179040r1524,-1017l11239,177008r1524,-1143l14287,174722r1651,-1397l17335,171927r1524,-1523l20383,168498r1524,-1904l23431,164308r1524,-2414l26606,159482r1524,-2667l29654,154275r1397,-2667l32575,148814r1270,-2667l35115,143480r1016,-2540l37147,138400r1016,-2286l49466,104872r-508,-3684l48323,97379r-508,-4064l47053,89123r-635,-4318l45656,80361r-889,-4445l43878,71597,42862,67152,41719,62708,40576,58516,39179,54452r-762,-1905l37782,50643r-762,-1906l36258,46959r-889,-1778l34607,43404r-889,-1524l32829,40229,31686,38577,30416,36672,29019,34894,27495,32990,26098,31211,24574,29561,22796,27909,21145,26386,19367,24861,17462,23465,15684,22068,13779,20797,11747,19655,9715,18638,7810,17876,5778,17115,3619,16606,1714,16098,,15756,,xe" fillcolor="#a9a195" stroked="f" strokeweight="0">
                  <v:stroke miterlimit="83231f" joinstyle="miter"/>
                  <v:path arrowok="t" textboxrect="0,0,130492,195550"/>
                </v:shape>
                <v:shape id="Shape 95" o:spid="_x0000_s1032" style="position:absolute;top:27;width:1433;height:1875;visibility:visible;mso-wrap-style:square;v-text-anchor:top" coordsize="143383,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" path="m,l143383,r,35687l92456,35687r,151765l50292,187452r,-151765l,35687,,xe" fillcolor="#4f73af" stroked="f" strokeweight="0">
                  <v:stroke miterlimit="83231f" joinstyle="miter"/>
                  <v:path arrowok="t" textboxrect="0,0,143383,187452"/>
                </v:shape>
                <v:shape id="Shape 96" o:spid="_x0000_s1033" style="position:absolute;left:5332;top:13;width:581;height:1905;visibility:visible;mso-wrap-style:square;v-text-anchor:top" coordsize="58039,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" path="m37846,l48387,r4191,254l56642,508r1397,93l58039,19542r-1905,-238l54102,19050r-2159,-127l49784,18669r-8382,l37973,18796r-3175,127l32004,19177r-2413,127l27432,19685r-1778,254l24003,20320r,60579l48260,80899r2286,-127l52705,80518r2159,-254l56896,80010r1143,-286l58039,100182r-2159,-360l53594,99568r-2413,-254l48895,99187r-2540,-127l24003,99060r,71374l25908,170942r2159,127l30353,171323r2413,l35306,171577r13589,l51181,171323r2286,-127l55753,170942r2159,-381l58039,170546r,18977l53467,189992r-5207,254l42926,190500r-11684,l25654,190373r-5334,-127l15367,189865r-4445,-381l6858,189230r-3683,-508l,188341,,4191,2032,3810,4191,3302,6477,2921,9017,2540r5080,-762l19685,1270,25527,635,31496,381,37846,xe" fillcolor="#4f73af" stroked="f" strokeweight="0">
                  <v:stroke miterlimit="83231f" joinstyle="miter"/>
                  <v:path arrowok="t" textboxrect="0,0,58039,190500"/>
                </v:shape>
                <v:shape id="Shape 97" o:spid="_x0000_s1034" style="position:absolute;left:3152;width:1277;height:1930;visibility:visible;mso-wrap-style:square;v-text-anchor:top" coordsize="127762,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" path="m72771,r3810,127l80518,127r3556,254l87630,762r3302,381l94234,1651r3175,508l100457,2794r2794,635l106045,4064r2667,889l111252,5842r2286,762l116078,7493r2159,1016l120396,9398r-9525,33909l107950,42037r-3556,-1524l102362,39751r-2159,-762l97917,38354r-2286,-762l93091,36957r-2540,-635l87630,35814r-2794,-381l81915,35052r-3175,-381l75565,34544r-3429,-127l70485,34544r-1651,127l67310,34671r-1524,254l64389,35052r-1524,381l61468,35687r-1270,254l59055,36322r-1270,508l56642,37211r-1016,508l54483,38227r-889,635l52578,39370r-762,508l50927,40640r-762,635l49530,42037r-635,635l48133,43561r-508,635l47244,44958r-508,889l46355,46609r-381,762l45720,48260r-254,762l45339,49911r-127,1016l45085,51689r,2032l45212,54737r127,1016l45466,56769r254,1016l46101,58674r508,889l46990,60452r635,889l48133,62230r762,762l49530,63754r889,889l51181,65278r1016,762l53213,66802r2286,1524l58039,69723r2794,1524l64008,72644r3429,1651l71120,75819r4191,1524l79629,78994r3048,1143l85598,81407r2794,1143l91186,83820r2667,1270l96266,86487r2540,1270l101092,89154r2159,1524l105410,92075r2032,1524l109347,95123r1778,1651l112903,98298r1651,1651l116078,101600r1397,1778l118872,105156r1270,1778l121158,108839r1143,1905l123317,112649r889,2032l124968,116713r635,2159l126238,121031r508,2159l127127,125476r254,2286l127635,130048r127,2413l127762,137922r-254,2921l127127,143637r-381,2794l126111,149225r-889,2794l124333,154559r-1016,2794l122047,159893r-1270,2540l119126,164719r-1524,2540l115697,169418r-1905,2286l111760,173736r-2159,2032l107188,177800r-2667,1778l101854,181356r-2794,1651l96012,184531r-3175,1397l89535,187198r-3429,1143l82550,189357r-3810,1016l74930,191262r-4191,635l66421,192278r-4318,508l57531,192913r-4699,127l48895,193040r-4064,-254l40894,192532r-3810,-381l33274,191643r-3810,-762l25908,190246r-3556,-889l18923,188595r-3175,-889l12573,186690,9652,185674,6858,184658,4318,183642,2032,182499,,181356,8509,146685r2159,1016l12954,148844r2540,1016l18034,151003r2667,889l23495,152908r2794,889l29210,154559r3175,889l35560,156210r3175,508l41910,157353r3429,381l48641,158115r3302,127l55245,158369r1778,-127l58801,158242r1778,-127l62103,157988r1651,-254l65151,157480r1524,-254l68072,156845r1397,-381l70739,156083r1270,-508l73279,155067r1016,-508l75311,154051r1016,-762l77470,152781r762,-762l79121,151384r762,-762l80645,149860r635,-889l81915,148082r635,-889l83058,146304r381,-1016l83820,144399r381,-1016l84455,142367r127,-1016l84709,140208r254,-1143l84963,136906r-127,-1143l84582,134874r-127,-1016l84201,132842r-254,-1016l83566,130937r-381,-889l82677,129159r-508,-762l81661,127508r-762,-889l80137,125857r-635,-889l78613,124206r-1016,-762l76708,122682r-1016,-762l74549,121285r-1143,-889l70866,118999r-2921,-1524l64770,116205r-3429,-1524l57658,113284r-4064,-1524l50800,110744r-2921,-1016l45212,108458r-2667,-1143l39878,106172r-2413,-1270l34925,103632r-2413,-1397l30226,100965,27940,99441,25781,98044,23749,96647,21844,94996,19812,93345,18034,91821,16383,90043,14605,88265,13081,86614,11684,84709,10287,82804,9017,80899,7874,78867,6858,76835,5842,74803,5080,72644,4318,70485,3683,68326,3175,66040,2794,63500,2413,61214,2159,58801r,-2667l2286,53213r127,-2921l2921,47371r508,-2794l4064,41783r889,-2667l5842,36576,7112,33909,8382,31496,9779,28956r1524,-2286l12954,24384r1778,-2159l16764,20066r2159,-2032l21082,16129r2286,-1905l25908,12573r2540,-1651l31115,9398,34036,7874,36957,6604,40005,5334,43307,4318,46609,3302r3302,-889l53467,1778r3683,-635l60960,635,64770,254,68707,127,72771,xe" fillcolor="#4f73af" stroked="f" strokeweight="0">
                  <v:stroke miterlimit="83231f" joinstyle="miter"/>
                  <v:path arrowok="t" textboxrect="0,0,127762,193040"/>
                </v:shape>
                <v:shape id="Shape 98" o:spid="_x0000_s1035" style="position:absolute;left:1490;width:1479;height:1930;visibility:visible;mso-wrap-style:square;v-text-anchor:top" coordsize="147828,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" path="m101854,r4064,127l109728,127r3810,254l117221,762r3556,381l124079,1651r3175,508l130302,2667r2794,635l135763,3937r2540,635l140589,5207r2159,762l144653,6731r1651,635l147828,8128r-8890,33655l135763,40386r-3683,-1270l130175,38481r-2032,-508l125984,37465r-2159,-635l121539,36449r-2286,-508l116840,35687r-2540,-381l111760,35052r-2667,-127l106426,34798r-5969,l97409,35052r-3048,254l91440,35687r-2794,508l85725,36957r-2794,762l80391,38608r-2794,1016l75057,40767r-2413,1270l70231,43307r-2286,1651l65659,46609r-2159,1651l61468,50165r-1905,2032l57658,54229r-1651,2286l54229,58928r-1397,2413l51435,64008r-1397,2667l48895,69469r-1143,3048l46990,75565r-889,3175l45466,82042r-508,3683l44704,89281r-381,3683l44323,100203r381,3429l44831,106934r508,3175l45974,113284r508,3048l47371,119253r1016,2921l49403,124841r1143,2667l51816,130048r1524,2413l54737,134874r1778,2159l58166,139192r1905,2032l61976,143256r2159,1778l66294,146812r2286,1397l70866,149733r2667,1397l76073,152273r2667,1143l81534,154432r2794,889l87376,156083r3175,508l93726,157099r3302,381l100457,157607r3429,127l106299,157734r2413,-127l111252,157480r2413,-127l116078,157099r2413,-381l120777,156464r2413,-381l125349,155575r2286,-381l129794,154559r2159,-381l133858,153543r1905,-635l137541,152273r1778,-635l145288,184912r-1524,762l141986,186436r-1905,635l137922,187833r-2413,635l132842,189103r-2667,635l127127,190373r-3175,635l120650,191516r-3556,381l113538,192278r-3810,381l105918,192913r-4064,127l97663,193040r-5842,-127l85979,192659r-5588,-635l75057,191262r-5207,-1016l64770,188976r-4953,-1397l55245,185928r-4445,-1905l46482,181991r-4064,-2159l38481,177419r-3683,-2667l31115,172085r-3302,-2921l24765,166116r-3048,-3302l18923,159385r-2667,-3429l13970,152273r-2286,-3810l9779,144526,7874,140462,6223,136271,4826,131953,3556,127635,2540,122936r-889,-4572l889,113665,508,108966,254,104013,,99060,254,93091,635,87503r508,-5588l2159,76454,3175,71374,4699,66294,6223,61468,8128,56769r1905,-4572l12319,47879r2540,-4191l17399,39751r2921,-3810l23241,32385r3175,-3556l29845,25654r3429,-3048l37084,19685r3810,-2667l44831,14478r4064,-2159l53213,10160,57658,8255,62103,6477,66802,4953,71501,3683,76327,2667,81280,1651,86233,889,91440,381,96647,127,101854,xe" fillcolor="#4f73af" stroked="f" strokeweight="0">
                  <v:stroke miterlimit="83231f" joinstyle="miter"/>
                  <v:path arrowok="t" textboxrect="0,0,147828,193040"/>
                </v:shape>
                <v:shape id="Shape 99" o:spid="_x0000_s1036" style="position:absolute;left:5913;top:19;width:595;height:1890;visibility:visible;mso-wrap-style:square;v-text-anchor:top" coordsize="59563,188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" path="m,l2413,161,6096,669r3556,635l12954,1939r3175,762l19177,3590r2921,889l24765,5622r2794,1397l29972,8162r2413,1524l34671,11337r2159,1778l38608,14385r1651,1651l41910,17433r1524,1778l44831,20862r1270,1905l47244,24672r1016,2159l49276,28863r889,2159l50927,33435r508,2286l52070,38134r254,2667l52451,43468r127,2667l52578,47786r-127,1778l52324,51215r-254,1651l51816,54517r-508,1651l50927,57819r-508,1524l49784,60867r-635,1524l48514,63915r-762,1397l46863,66836r-889,1397l45085,69630r-1016,1397l43053,72297r-1143,1270l40767,74837r-1270,1270l38227,77250r-1270,1143l35560,79409r-1397,1143l32639,81568r-1524,889l29591,83473r-1651,762l26289,85124r-1651,762l22860,86648r-1778,635l21082,88045r1651,508l24384,89061r1651,508l27813,90204r1651,635l31115,91728r1651,635l34544,93252r1651,1016l37846,95284r1524,1016l41021,97316r1524,1270l44069,99856r1397,1397l46990,102650r1270,1397l49657,105571r1143,1651l52070,109000r1016,1651l54229,112556r889,1905l56007,116366r762,2032l57531,120557r508,2286l58674,125002r381,2413l59309,129828r127,2413l59563,134908r-127,2921l59309,140750r-508,2794l58420,146211r-635,2667l56896,151418r-762,2540l55245,156244r-1143,2286l52705,160816r-1270,2032l50038,164880r-1397,2032l46990,168817r-1651,1905l43434,172373r-1143,1143l41021,174659r-1270,1016l38354,176564r-1524,1016l35433,178469r-1524,889l32385,180247r-1651,762l29083,181771r-1651,762l25654,183168r-1905,762l21971,184565r-2032,508l18034,185708r-2032,508l13843,186724r-2159,381l9652,187613r-4572,635l381,188883,,188922,,169945r2032,-239l4191,169198r2159,-508l8255,168182r2032,-762l12319,166658r1905,-762l16002,165007r1778,-889l19431,163102r1651,-1270l22606,160689r1524,-1143l25527,158149r1270,-1524l27940,155101r1143,-1651l30099,151799r889,-1778l31750,148116r635,-2032l33020,143925r381,-2032l33782,139480r127,-2413l34036,134654r-127,-2413l33782,130082r-381,-2159l33020,125764r-508,-2032l31877,121827r-762,-1905l30226,118271r-1016,-1778l28194,115096r-1143,-1651l25781,112048r-1397,-1397l22987,109381r-1524,-1270l19939,107095r-1778,-1143l16383,104936r-1778,-889l12700,103285r-1905,-889l8763,101761r-2159,-635l4445,100491r-2032,-381l127,99602,,99581,,79123r889,-222l2794,78520r1905,-635l6604,77377r1651,-762l10033,75853r1524,-889l13208,74202r1397,-889l16002,72297r1397,-1016l18669,70138r1143,-1016l20955,67852r1016,-1270l22860,65312r889,-1270l24638,62645r635,-1397l25908,59724r635,-1397l26924,56803r381,-1524l27559,53501r254,-1524l27940,50326r,-3683l27813,44738r-254,-1905l27178,41055r-381,-1651l26289,37753r-635,-1524l25019,34705r-635,-1397l23495,31911,22479,30641,21463,29498,20447,28228,19304,27212,18034,26196,16764,25180r-1270,-889l13970,23402r-1524,-762l10922,21878,9144,21370,7493,20735,5715,20227,3810,19719,2032,19338,127,18957,,18941,,xe" fillcolor="#4f73af" stroked="f" strokeweight="0">
                  <v:stroke miterlimit="83231f" joinstyle="miter"/>
                  <v:path arrowok="t" textboxrect="0,0,59563,188922"/>
                </v:shape>
                <w10:anchorlock/>
              </v:group>
            </w:pict>
          </mc:Fallback>
        </mc:AlternateContent>
      </w:r>
    </w:p>
    <w:p w14:paraId="1BC1F55B" w14:textId="7AEE5F8C" w:rsidR="002B4265" w:rsidRPr="00385108" w:rsidRDefault="002B4265" w:rsidP="002B4265">
      <w:pPr>
        <w:ind w:left="6480" w:firstLine="720"/>
        <w:rPr>
          <w:rFonts w:ascii="Calibri" w:hAnsi="Calibri" w:cs="Calibri"/>
        </w:rPr>
      </w:pPr>
    </w:p>
    <w:p w14:paraId="25D4869B" w14:textId="653CAED0" w:rsidR="002B4265" w:rsidRPr="00385108" w:rsidRDefault="002B4265" w:rsidP="002B4265">
      <w:pPr>
        <w:ind w:left="6480" w:firstLine="720"/>
        <w:rPr>
          <w:rFonts w:ascii="Calibri" w:hAnsi="Calibri" w:cs="Calibri"/>
        </w:rPr>
      </w:pPr>
    </w:p>
    <w:p w14:paraId="640B5ED7" w14:textId="234252EC" w:rsidR="002B4265" w:rsidRPr="00385108" w:rsidRDefault="002B4265" w:rsidP="002B4265">
      <w:pPr>
        <w:ind w:left="6480" w:firstLine="720"/>
        <w:rPr>
          <w:rFonts w:ascii="Calibri" w:hAnsi="Calibri" w:cs="Calibri"/>
        </w:rPr>
      </w:pPr>
    </w:p>
    <w:p w14:paraId="4273E207" w14:textId="72B30C85" w:rsidR="002B4265" w:rsidRPr="00385108" w:rsidRDefault="002B4265" w:rsidP="002B4265">
      <w:pPr>
        <w:ind w:left="6480" w:firstLine="720"/>
        <w:rPr>
          <w:rFonts w:ascii="Calibri" w:hAnsi="Calibri" w:cs="Calibri"/>
        </w:rPr>
      </w:pPr>
    </w:p>
    <w:p w14:paraId="59F42C52" w14:textId="0755361C" w:rsidR="002B4265" w:rsidRPr="00385108" w:rsidRDefault="002B4265" w:rsidP="002B4265">
      <w:pPr>
        <w:ind w:left="6480" w:firstLine="720"/>
        <w:rPr>
          <w:rFonts w:ascii="Calibri" w:hAnsi="Calibri" w:cs="Calibri"/>
        </w:rPr>
      </w:pPr>
    </w:p>
    <w:p w14:paraId="6B098E5C" w14:textId="68A7567B" w:rsidR="002B4265" w:rsidRPr="00385108" w:rsidRDefault="002B4265" w:rsidP="002B4265">
      <w:pPr>
        <w:ind w:left="6480" w:firstLine="720"/>
        <w:rPr>
          <w:rFonts w:ascii="Calibri" w:hAnsi="Calibri" w:cs="Calibri"/>
        </w:rPr>
      </w:pPr>
    </w:p>
    <w:p w14:paraId="059FC533" w14:textId="4FD0C995" w:rsidR="002B4265" w:rsidRDefault="002B4265" w:rsidP="002B4265">
      <w:pPr>
        <w:tabs>
          <w:tab w:val="center" w:pos="5817"/>
        </w:tabs>
        <w:spacing w:after="0"/>
        <w:rPr>
          <w:ins w:id="2" w:author="Sandip Sharma" w:date="2021-09-08T16:19:00Z"/>
          <w:rFonts w:ascii="Calibri" w:eastAsia="Trebuchet MS" w:hAnsi="Calibri" w:cs="Calibri"/>
          <w:b/>
          <w:color w:val="4E84C4"/>
          <w:sz w:val="56"/>
        </w:rPr>
      </w:pPr>
      <w:r w:rsidRPr="00385108">
        <w:rPr>
          <w:rFonts w:ascii="Calibri" w:eastAsia="Trebuchet MS" w:hAnsi="Calibri" w:cs="Calibri"/>
          <w:b/>
          <w:color w:val="4E84C4"/>
          <w:sz w:val="56"/>
        </w:rPr>
        <w:t>Securities</w:t>
      </w:r>
      <w:ins w:id="3" w:author="Sandip Sharma" w:date="2021-09-08T16:19:00Z">
        <w:r w:rsidR="00DB093D">
          <w:rPr>
            <w:rFonts w:ascii="Calibri" w:eastAsia="Trebuchet MS" w:hAnsi="Calibri" w:cs="Calibri"/>
            <w:b/>
            <w:color w:val="4E84C4"/>
            <w:sz w:val="56"/>
          </w:rPr>
          <w:t xml:space="preserve"> Back office Processing</w:t>
        </w:r>
      </w:ins>
    </w:p>
    <w:p w14:paraId="17D23ECF" w14:textId="6DBFB5B2" w:rsidR="00DB093D" w:rsidRDefault="00DB093D" w:rsidP="002B4265">
      <w:pPr>
        <w:tabs>
          <w:tab w:val="center" w:pos="5817"/>
        </w:tabs>
        <w:spacing w:after="0"/>
        <w:rPr>
          <w:ins w:id="4" w:author="Sandip Sharma" w:date="2021-09-08T16:19:00Z"/>
          <w:rFonts w:ascii="Calibri" w:eastAsia="Trebuchet MS" w:hAnsi="Calibri" w:cs="Calibri"/>
          <w:b/>
          <w:color w:val="4E84C4"/>
          <w:sz w:val="56"/>
        </w:rPr>
      </w:pPr>
      <w:ins w:id="5" w:author="Sandip Sharma" w:date="2021-09-08T16:19:00Z">
        <w:r>
          <w:rPr>
            <w:rFonts w:ascii="Calibri" w:eastAsia="Trebuchet MS" w:hAnsi="Calibri" w:cs="Calibri"/>
            <w:b/>
            <w:color w:val="4E84C4"/>
            <w:sz w:val="56"/>
          </w:rPr>
          <w:t>First Digital Bank</w:t>
        </w:r>
      </w:ins>
    </w:p>
    <w:p w14:paraId="6EAA6313" w14:textId="77777777" w:rsidR="00DB093D" w:rsidRPr="00385108" w:rsidRDefault="00DB093D" w:rsidP="002B4265">
      <w:pPr>
        <w:tabs>
          <w:tab w:val="center" w:pos="5817"/>
        </w:tabs>
        <w:spacing w:after="0"/>
        <w:rPr>
          <w:rFonts w:ascii="Calibri" w:hAnsi="Calibri" w:cs="Calibri"/>
        </w:rPr>
      </w:pPr>
    </w:p>
    <w:p w14:paraId="50EF4AE1" w14:textId="07186D96" w:rsidR="002B4265" w:rsidRPr="00385108" w:rsidRDefault="002B4265" w:rsidP="002B4265">
      <w:pPr>
        <w:jc w:val="center"/>
        <w:rPr>
          <w:rFonts w:ascii="Calibri" w:hAnsi="Calibri" w:cs="Calibri"/>
        </w:rPr>
      </w:pPr>
    </w:p>
    <w:p w14:paraId="4F30D0C8" w14:textId="1EC678D4" w:rsidR="002B4265" w:rsidRPr="00385108" w:rsidRDefault="002B4265" w:rsidP="002B4265">
      <w:pPr>
        <w:ind w:left="6480" w:firstLine="720"/>
        <w:rPr>
          <w:rFonts w:ascii="Calibri" w:hAnsi="Calibri" w:cs="Calibri"/>
        </w:rPr>
      </w:pPr>
    </w:p>
    <w:p w14:paraId="3F160D45" w14:textId="4C07E902" w:rsidR="002B4265" w:rsidRPr="00385108" w:rsidRDefault="002B4265" w:rsidP="002B4265">
      <w:pPr>
        <w:ind w:left="6480" w:firstLine="720"/>
        <w:rPr>
          <w:rFonts w:ascii="Calibri" w:hAnsi="Calibri" w:cs="Calibri"/>
        </w:rPr>
      </w:pPr>
    </w:p>
    <w:p w14:paraId="6682BC81" w14:textId="5DD27B15" w:rsidR="002B4265" w:rsidRPr="00385108" w:rsidRDefault="002B4265" w:rsidP="002B4265">
      <w:pPr>
        <w:ind w:left="6480" w:firstLine="720"/>
        <w:rPr>
          <w:rFonts w:ascii="Calibri" w:hAnsi="Calibri" w:cs="Calibri"/>
        </w:rPr>
      </w:pPr>
      <w:r w:rsidRPr="00385108">
        <w:rPr>
          <w:rFonts w:ascii="Calibri" w:hAnsi="Calibri" w:cs="Calibri"/>
          <w:noProof/>
        </w:rPr>
        <w:drawing>
          <wp:anchor distT="0" distB="0" distL="114300" distR="114300" simplePos="0" relativeHeight="251658240" behindDoc="0" locked="0" layoutInCell="1" allowOverlap="0" wp14:anchorId="53545EA4" wp14:editId="1F5361D8">
            <wp:simplePos x="0" y="0"/>
            <wp:positionH relativeFrom="page">
              <wp:posOffset>-13335</wp:posOffset>
            </wp:positionH>
            <wp:positionV relativeFrom="page">
              <wp:posOffset>4537710</wp:posOffset>
            </wp:positionV>
            <wp:extent cx="7757160" cy="2325624"/>
            <wp:effectExtent l="0" t="0" r="0" b="0"/>
            <wp:wrapTopAndBottom/>
            <wp:docPr id="39243" name="Picture 39243"/>
            <wp:cNvGraphicFramePr/>
            <a:graphic xmlns:a="http://schemas.openxmlformats.org/drawingml/2006/main">
              <a:graphicData uri="http://schemas.openxmlformats.org/drawingml/2006/picture">
                <pic:pic xmlns:pic="http://schemas.openxmlformats.org/drawingml/2006/picture">
                  <pic:nvPicPr>
                    <pic:cNvPr id="39243" name="Picture 39243"/>
                    <pic:cNvPicPr/>
                  </pic:nvPicPr>
                  <pic:blipFill>
                    <a:blip r:embed="rId11"/>
                    <a:stretch>
                      <a:fillRect/>
                    </a:stretch>
                  </pic:blipFill>
                  <pic:spPr>
                    <a:xfrm>
                      <a:off x="0" y="0"/>
                      <a:ext cx="7757160" cy="2325624"/>
                    </a:xfrm>
                    <a:prstGeom prst="rect">
                      <a:avLst/>
                    </a:prstGeom>
                  </pic:spPr>
                </pic:pic>
              </a:graphicData>
            </a:graphic>
          </wp:anchor>
        </w:drawing>
      </w:r>
    </w:p>
    <w:p w14:paraId="03B64AB4" w14:textId="14A01B86" w:rsidR="002B4265" w:rsidRPr="00385108" w:rsidRDefault="002B4265" w:rsidP="002B4265">
      <w:pPr>
        <w:ind w:left="6480" w:firstLine="720"/>
        <w:rPr>
          <w:rFonts w:ascii="Calibri" w:hAnsi="Calibri" w:cs="Calibri"/>
        </w:rPr>
      </w:pPr>
    </w:p>
    <w:p w14:paraId="7587B540" w14:textId="64CB34BB" w:rsidR="002B4265" w:rsidRPr="00385108" w:rsidRDefault="002B4265" w:rsidP="002B4265">
      <w:pPr>
        <w:jc w:val="both"/>
        <w:rPr>
          <w:rFonts w:ascii="Calibri" w:hAnsi="Calibri" w:cs="Calibri"/>
        </w:rPr>
      </w:pPr>
    </w:p>
    <w:p w14:paraId="52ED3FCF" w14:textId="1980AB68" w:rsidR="002B4265" w:rsidRPr="00385108" w:rsidRDefault="002B4265" w:rsidP="002B4265">
      <w:pPr>
        <w:jc w:val="both"/>
        <w:rPr>
          <w:rFonts w:ascii="Calibri" w:hAnsi="Calibri" w:cs="Calibri"/>
        </w:rPr>
      </w:pPr>
    </w:p>
    <w:p w14:paraId="2CB02212" w14:textId="7C0EC618" w:rsidR="002B4265" w:rsidRPr="00385108" w:rsidRDefault="002B4265">
      <w:pPr>
        <w:rPr>
          <w:rFonts w:ascii="Calibri" w:hAnsi="Calibri" w:cs="Calibri"/>
        </w:rPr>
      </w:pPr>
      <w:r w:rsidRPr="00385108">
        <w:rPr>
          <w:rFonts w:ascii="Calibri" w:hAnsi="Calibri" w:cs="Calibri"/>
        </w:rPr>
        <w:br w:type="page"/>
      </w:r>
    </w:p>
    <w:p w14:paraId="4078E8D3" w14:textId="77777777" w:rsidR="0078187B" w:rsidRPr="00385108" w:rsidRDefault="0078187B" w:rsidP="0078187B">
      <w:pPr>
        <w:autoSpaceDE w:val="0"/>
        <w:autoSpaceDN w:val="0"/>
        <w:adjustRightInd w:val="0"/>
        <w:spacing w:after="0" w:line="240" w:lineRule="auto"/>
        <w:rPr>
          <w:rFonts w:ascii="Calibri" w:eastAsia="Calibri" w:hAnsi="Calibri" w:cs="Calibri"/>
          <w:b/>
          <w:bCs/>
          <w:color w:val="000000"/>
          <w:szCs w:val="20"/>
        </w:rPr>
      </w:pPr>
      <w:r w:rsidRPr="00385108">
        <w:rPr>
          <w:rFonts w:ascii="Calibri" w:eastAsia="Calibri" w:hAnsi="Calibri" w:cs="Calibri"/>
          <w:b/>
          <w:bCs/>
          <w:color w:val="000000"/>
          <w:szCs w:val="20"/>
        </w:rPr>
        <w:lastRenderedPageBreak/>
        <w:t xml:space="preserve">Copyright </w:t>
      </w:r>
    </w:p>
    <w:p w14:paraId="7988B09A" w14:textId="77777777" w:rsidR="0078187B" w:rsidRPr="00385108" w:rsidRDefault="0078187B" w:rsidP="0078187B">
      <w:pPr>
        <w:autoSpaceDE w:val="0"/>
        <w:autoSpaceDN w:val="0"/>
        <w:adjustRightInd w:val="0"/>
        <w:spacing w:after="0" w:line="240" w:lineRule="auto"/>
        <w:rPr>
          <w:rFonts w:ascii="Calibri" w:eastAsia="Calibri" w:hAnsi="Calibri" w:cs="Calibri"/>
          <w:color w:val="000000"/>
          <w:szCs w:val="20"/>
        </w:rPr>
      </w:pPr>
    </w:p>
    <w:p w14:paraId="0BEC0EDE" w14:textId="13C3A1BA" w:rsidR="0078187B" w:rsidRPr="00385108" w:rsidRDefault="0078187B" w:rsidP="0078187B">
      <w:pPr>
        <w:autoSpaceDE w:val="0"/>
        <w:autoSpaceDN w:val="0"/>
        <w:adjustRightInd w:val="0"/>
        <w:spacing w:after="0" w:line="240" w:lineRule="auto"/>
        <w:rPr>
          <w:rFonts w:ascii="Calibri" w:eastAsia="Calibri" w:hAnsi="Calibri" w:cs="Calibri"/>
          <w:color w:val="000000"/>
          <w:szCs w:val="20"/>
        </w:rPr>
      </w:pPr>
      <w:r w:rsidRPr="00385108">
        <w:rPr>
          <w:rFonts w:ascii="Calibri" w:eastAsia="Calibri" w:hAnsi="Calibri" w:cs="Calibri"/>
          <w:color w:val="000000"/>
          <w:szCs w:val="20"/>
        </w:rPr>
        <w:t xml:space="preserve">No part of this document may be reproduced in any form, including video recording, photocopying, download, broadcasting, or electronic transmission, without prior written consent of Tata Consultancy Services. Copyright protection includes content in the material generated from software programs displayed on the screen, such as icons, screen displays, and so on. </w:t>
      </w:r>
    </w:p>
    <w:p w14:paraId="7A030521" w14:textId="77777777" w:rsidR="0078187B" w:rsidRPr="00385108" w:rsidRDefault="0078187B" w:rsidP="0078187B">
      <w:pPr>
        <w:autoSpaceDE w:val="0"/>
        <w:autoSpaceDN w:val="0"/>
        <w:adjustRightInd w:val="0"/>
        <w:spacing w:after="0" w:line="240" w:lineRule="auto"/>
        <w:rPr>
          <w:rFonts w:ascii="Calibri" w:eastAsia="Calibri" w:hAnsi="Calibri" w:cs="Calibri"/>
          <w:b/>
          <w:bCs/>
          <w:color w:val="000000"/>
          <w:szCs w:val="20"/>
        </w:rPr>
      </w:pPr>
    </w:p>
    <w:p w14:paraId="60E8C2D0" w14:textId="77777777" w:rsidR="0078187B" w:rsidRPr="00385108" w:rsidRDefault="0078187B" w:rsidP="0078187B">
      <w:pPr>
        <w:autoSpaceDE w:val="0"/>
        <w:autoSpaceDN w:val="0"/>
        <w:adjustRightInd w:val="0"/>
        <w:spacing w:after="0" w:line="240" w:lineRule="auto"/>
        <w:rPr>
          <w:rFonts w:ascii="Calibri" w:eastAsia="Calibri" w:hAnsi="Calibri" w:cs="Calibri"/>
          <w:b/>
          <w:bCs/>
          <w:color w:val="000000"/>
          <w:szCs w:val="20"/>
        </w:rPr>
      </w:pPr>
      <w:r w:rsidRPr="00385108">
        <w:rPr>
          <w:rFonts w:ascii="Calibri" w:eastAsia="Calibri" w:hAnsi="Calibri" w:cs="Calibri"/>
          <w:b/>
          <w:bCs/>
          <w:color w:val="000000"/>
          <w:szCs w:val="20"/>
        </w:rPr>
        <w:t xml:space="preserve">Confidentiality </w:t>
      </w:r>
    </w:p>
    <w:p w14:paraId="5C86A145" w14:textId="77777777" w:rsidR="0078187B" w:rsidRPr="00385108" w:rsidRDefault="0078187B" w:rsidP="0078187B">
      <w:pPr>
        <w:autoSpaceDE w:val="0"/>
        <w:autoSpaceDN w:val="0"/>
        <w:adjustRightInd w:val="0"/>
        <w:spacing w:after="0" w:line="240" w:lineRule="auto"/>
        <w:rPr>
          <w:rFonts w:ascii="Calibri" w:eastAsia="Calibri" w:hAnsi="Calibri" w:cs="Calibri"/>
          <w:color w:val="000000"/>
          <w:szCs w:val="20"/>
        </w:rPr>
      </w:pPr>
    </w:p>
    <w:p w14:paraId="33E5A9A3" w14:textId="77777777" w:rsidR="0078187B" w:rsidRPr="00385108" w:rsidRDefault="0078187B" w:rsidP="0078187B">
      <w:pPr>
        <w:autoSpaceDE w:val="0"/>
        <w:autoSpaceDN w:val="0"/>
        <w:adjustRightInd w:val="0"/>
        <w:spacing w:after="0" w:line="240" w:lineRule="auto"/>
        <w:rPr>
          <w:rFonts w:ascii="Calibri" w:eastAsia="Calibri" w:hAnsi="Calibri" w:cs="Calibri"/>
          <w:color w:val="000000"/>
          <w:szCs w:val="20"/>
        </w:rPr>
      </w:pPr>
      <w:r w:rsidRPr="00385108">
        <w:rPr>
          <w:rFonts w:ascii="Calibri" w:eastAsia="Calibri" w:hAnsi="Calibri" w:cs="Calibri"/>
          <w:color w:val="000000"/>
          <w:szCs w:val="20"/>
        </w:rPr>
        <w:t xml:space="preserve">Information contained in this material is confidential and proprietary to Tata Consultancy Services and may not be modified, copied, published, disclosed, distributed, displayed or exhibited, in either electronic or printed form without written authorization of the Project Manager, TCS BaNCS, Tata Consultancy Services. </w:t>
      </w:r>
    </w:p>
    <w:p w14:paraId="0CA99654" w14:textId="77777777" w:rsidR="0078187B" w:rsidRPr="00385108" w:rsidRDefault="0078187B" w:rsidP="0078187B">
      <w:pPr>
        <w:autoSpaceDE w:val="0"/>
        <w:autoSpaceDN w:val="0"/>
        <w:adjustRightInd w:val="0"/>
        <w:spacing w:after="0" w:line="240" w:lineRule="auto"/>
        <w:rPr>
          <w:rFonts w:ascii="Calibri" w:eastAsia="Calibri" w:hAnsi="Calibri" w:cs="Calibri"/>
          <w:b/>
          <w:bCs/>
          <w:color w:val="000000"/>
          <w:szCs w:val="20"/>
        </w:rPr>
      </w:pPr>
    </w:p>
    <w:p w14:paraId="60F8CC43" w14:textId="77777777" w:rsidR="0078187B" w:rsidRPr="00385108" w:rsidRDefault="0078187B" w:rsidP="0078187B">
      <w:pPr>
        <w:autoSpaceDE w:val="0"/>
        <w:autoSpaceDN w:val="0"/>
        <w:adjustRightInd w:val="0"/>
        <w:spacing w:after="0" w:line="240" w:lineRule="auto"/>
        <w:rPr>
          <w:rFonts w:ascii="Calibri" w:eastAsia="Calibri" w:hAnsi="Calibri" w:cs="Calibri"/>
          <w:b/>
          <w:bCs/>
          <w:color w:val="000000"/>
          <w:szCs w:val="20"/>
        </w:rPr>
      </w:pPr>
      <w:r w:rsidRPr="00385108">
        <w:rPr>
          <w:rFonts w:ascii="Calibri" w:eastAsia="Calibri" w:hAnsi="Calibri" w:cs="Calibri"/>
          <w:b/>
          <w:bCs/>
          <w:color w:val="000000"/>
          <w:szCs w:val="20"/>
        </w:rPr>
        <w:t xml:space="preserve">Trademarks </w:t>
      </w:r>
    </w:p>
    <w:p w14:paraId="43C10593" w14:textId="77777777" w:rsidR="0078187B" w:rsidRPr="00385108" w:rsidRDefault="0078187B" w:rsidP="0078187B">
      <w:pPr>
        <w:autoSpaceDE w:val="0"/>
        <w:autoSpaceDN w:val="0"/>
        <w:adjustRightInd w:val="0"/>
        <w:spacing w:after="0" w:line="240" w:lineRule="auto"/>
        <w:rPr>
          <w:rFonts w:ascii="Calibri" w:eastAsia="Calibri" w:hAnsi="Calibri" w:cs="Calibri"/>
          <w:color w:val="000000"/>
          <w:szCs w:val="20"/>
        </w:rPr>
      </w:pPr>
    </w:p>
    <w:p w14:paraId="5EFFAD12" w14:textId="77777777" w:rsidR="0078187B" w:rsidRPr="00385108" w:rsidRDefault="0078187B" w:rsidP="0078187B">
      <w:pPr>
        <w:autoSpaceDE w:val="0"/>
        <w:autoSpaceDN w:val="0"/>
        <w:adjustRightInd w:val="0"/>
        <w:spacing w:after="0" w:line="240" w:lineRule="auto"/>
        <w:rPr>
          <w:rFonts w:ascii="Calibri" w:eastAsia="Calibri" w:hAnsi="Calibri" w:cs="Calibri"/>
          <w:color w:val="000000"/>
          <w:szCs w:val="20"/>
        </w:rPr>
      </w:pPr>
      <w:r w:rsidRPr="00385108">
        <w:rPr>
          <w:rFonts w:ascii="Calibri" w:eastAsia="Calibri" w:hAnsi="Calibri" w:cs="Calibri"/>
          <w:color w:val="000000"/>
          <w:szCs w:val="20"/>
        </w:rPr>
        <w:t>TCS BaNCS is a registered trademark. All other trademarks that appear in the document have been used only for identification purposes and belong to their respective companies.</w:t>
      </w:r>
    </w:p>
    <w:p w14:paraId="119F6F1F" w14:textId="77777777" w:rsidR="0078187B" w:rsidRPr="00385108" w:rsidRDefault="0078187B" w:rsidP="0078187B">
      <w:pPr>
        <w:autoSpaceDE w:val="0"/>
        <w:autoSpaceDN w:val="0"/>
        <w:adjustRightInd w:val="0"/>
        <w:spacing w:after="0" w:line="240" w:lineRule="auto"/>
        <w:rPr>
          <w:rFonts w:ascii="Calibri" w:eastAsia="Calibri" w:hAnsi="Calibri" w:cs="Calibri"/>
          <w:color w:val="000000"/>
          <w:szCs w:val="20"/>
        </w:rPr>
      </w:pPr>
    </w:p>
    <w:p w14:paraId="2C76BB19" w14:textId="77777777" w:rsidR="0078187B" w:rsidRPr="00385108" w:rsidRDefault="0078187B" w:rsidP="0078187B">
      <w:pPr>
        <w:autoSpaceDE w:val="0"/>
        <w:autoSpaceDN w:val="0"/>
        <w:adjustRightInd w:val="0"/>
        <w:spacing w:after="0" w:line="240" w:lineRule="auto"/>
        <w:rPr>
          <w:rFonts w:ascii="Calibri" w:eastAsia="Calibri" w:hAnsi="Calibri" w:cs="Calibri"/>
          <w:b/>
          <w:bCs/>
          <w:color w:val="000000"/>
          <w:szCs w:val="20"/>
        </w:rPr>
      </w:pPr>
      <w:r w:rsidRPr="00385108">
        <w:rPr>
          <w:rFonts w:ascii="Calibri" w:eastAsia="Calibri" w:hAnsi="Calibri" w:cs="Calibri"/>
          <w:b/>
          <w:bCs/>
          <w:color w:val="000000"/>
          <w:szCs w:val="20"/>
        </w:rPr>
        <w:t>Acronyms &amp; Abbreviations</w:t>
      </w:r>
    </w:p>
    <w:p w14:paraId="61F488D2" w14:textId="77777777" w:rsidR="0078187B" w:rsidRPr="00385108" w:rsidRDefault="0078187B" w:rsidP="0078187B">
      <w:pPr>
        <w:autoSpaceDE w:val="0"/>
        <w:autoSpaceDN w:val="0"/>
        <w:adjustRightInd w:val="0"/>
        <w:spacing w:after="0" w:line="240" w:lineRule="auto"/>
        <w:rPr>
          <w:rFonts w:ascii="Calibri" w:eastAsia="Calibri" w:hAnsi="Calibri" w:cs="Calibri"/>
          <w:b/>
          <w:bCs/>
          <w:color w:val="000000"/>
          <w:szCs w:val="20"/>
        </w:rPr>
      </w:pPr>
    </w:p>
    <w:p w14:paraId="7D31B8DA" w14:textId="77777777" w:rsidR="0078187B" w:rsidRPr="00385108" w:rsidRDefault="0078187B" w:rsidP="0078187B">
      <w:pPr>
        <w:rPr>
          <w:rFonts w:ascii="Calibri" w:eastAsia="Calibri" w:hAnsi="Calibri" w:cs="Calibri"/>
          <w:color w:val="000000"/>
          <w:szCs w:val="20"/>
        </w:rPr>
      </w:pPr>
      <w:r w:rsidRPr="00385108">
        <w:rPr>
          <w:rFonts w:ascii="Calibri" w:eastAsia="Calibri" w:hAnsi="Calibri" w:cs="Calibri"/>
          <w:color w:val="000000"/>
          <w:szCs w:val="20"/>
        </w:rPr>
        <w:t>The following abbreviations and Acronyms are used in this document.</w:t>
      </w:r>
    </w:p>
    <w:tbl>
      <w:tblPr>
        <w:tblW w:w="0" w:type="auto"/>
        <w:tblInd w:w="115" w:type="dxa"/>
        <w:tblLayout w:type="fixed"/>
        <w:tblCellMar>
          <w:top w:w="43" w:type="dxa"/>
          <w:left w:w="115" w:type="dxa"/>
          <w:bottom w:w="43" w:type="dxa"/>
          <w:right w:w="115" w:type="dxa"/>
        </w:tblCellMar>
        <w:tblLook w:val="0000" w:firstRow="0" w:lastRow="0" w:firstColumn="0" w:lastColumn="0" w:noHBand="0" w:noVBand="0"/>
      </w:tblPr>
      <w:tblGrid>
        <w:gridCol w:w="2913"/>
        <w:gridCol w:w="5562"/>
      </w:tblGrid>
      <w:tr w:rsidR="0078187B" w:rsidRPr="00385108" w14:paraId="5EB432BE" w14:textId="77777777" w:rsidTr="00D34575">
        <w:tc>
          <w:tcPr>
            <w:tcW w:w="2913" w:type="dxa"/>
            <w:tcBorders>
              <w:top w:val="single" w:sz="4" w:space="0" w:color="000000"/>
              <w:left w:val="single" w:sz="4" w:space="0" w:color="000000"/>
              <w:bottom w:val="single" w:sz="4" w:space="0" w:color="000000"/>
            </w:tcBorders>
            <w:shd w:val="clear" w:color="auto" w:fill="D9D9D9"/>
          </w:tcPr>
          <w:p w14:paraId="778D77DB" w14:textId="77777777" w:rsidR="0078187B" w:rsidRPr="00385108" w:rsidRDefault="0078187B" w:rsidP="00D34575">
            <w:pPr>
              <w:rPr>
                <w:rFonts w:ascii="Calibri" w:eastAsia="Calibri" w:hAnsi="Calibri" w:cs="Calibri"/>
                <w:color w:val="000000"/>
                <w:szCs w:val="20"/>
              </w:rPr>
            </w:pPr>
            <w:r w:rsidRPr="00385108">
              <w:rPr>
                <w:rFonts w:ascii="Calibri" w:eastAsia="Calibri" w:hAnsi="Calibri" w:cs="Calibri"/>
                <w:color w:val="000000"/>
                <w:szCs w:val="20"/>
              </w:rPr>
              <w:t>Abbreviation/Acronym</w:t>
            </w:r>
          </w:p>
        </w:tc>
        <w:tc>
          <w:tcPr>
            <w:tcW w:w="5562" w:type="dxa"/>
            <w:tcBorders>
              <w:top w:val="single" w:sz="4" w:space="0" w:color="000000"/>
              <w:left w:val="single" w:sz="4" w:space="0" w:color="000000"/>
              <w:bottom w:val="single" w:sz="4" w:space="0" w:color="000000"/>
              <w:right w:val="single" w:sz="4" w:space="0" w:color="000000"/>
            </w:tcBorders>
            <w:shd w:val="clear" w:color="auto" w:fill="D9D9D9"/>
          </w:tcPr>
          <w:p w14:paraId="093C05B9" w14:textId="77777777" w:rsidR="0078187B" w:rsidRPr="00385108" w:rsidRDefault="0078187B" w:rsidP="00D34575">
            <w:pPr>
              <w:rPr>
                <w:rFonts w:ascii="Calibri" w:eastAsia="Calibri" w:hAnsi="Calibri" w:cs="Calibri"/>
                <w:color w:val="000000"/>
                <w:szCs w:val="20"/>
              </w:rPr>
            </w:pPr>
            <w:r w:rsidRPr="00385108">
              <w:rPr>
                <w:rFonts w:ascii="Calibri" w:eastAsia="Calibri" w:hAnsi="Calibri" w:cs="Calibri"/>
                <w:color w:val="000000"/>
                <w:szCs w:val="20"/>
              </w:rPr>
              <w:t>Description</w:t>
            </w:r>
          </w:p>
        </w:tc>
      </w:tr>
      <w:tr w:rsidR="0078187B" w:rsidRPr="00385108" w14:paraId="299A6A6A" w14:textId="77777777" w:rsidTr="00D34575">
        <w:tc>
          <w:tcPr>
            <w:tcW w:w="2913" w:type="dxa"/>
            <w:tcBorders>
              <w:top w:val="single" w:sz="4" w:space="0" w:color="000000"/>
              <w:left w:val="single" w:sz="4" w:space="0" w:color="000000"/>
              <w:bottom w:val="single" w:sz="4" w:space="0" w:color="000000"/>
            </w:tcBorders>
            <w:shd w:val="clear" w:color="auto" w:fill="auto"/>
          </w:tcPr>
          <w:p w14:paraId="420B8721" w14:textId="336D8670" w:rsidR="0078187B" w:rsidRPr="00385108" w:rsidRDefault="0078187B" w:rsidP="00D34575">
            <w:pPr>
              <w:rPr>
                <w:rFonts w:ascii="Calibri" w:eastAsia="Calibri" w:hAnsi="Calibri" w:cs="Calibri"/>
                <w:color w:val="000000"/>
                <w:szCs w:val="20"/>
              </w:rPr>
            </w:pPr>
            <w:r w:rsidRPr="00385108">
              <w:rPr>
                <w:rFonts w:ascii="Calibri" w:eastAsia="Calibri" w:hAnsi="Calibri" w:cs="Calibri"/>
                <w:color w:val="000000"/>
                <w:szCs w:val="20"/>
              </w:rPr>
              <w:t>FDB</w:t>
            </w:r>
          </w:p>
        </w:tc>
        <w:tc>
          <w:tcPr>
            <w:tcW w:w="5562" w:type="dxa"/>
            <w:tcBorders>
              <w:top w:val="single" w:sz="4" w:space="0" w:color="000000"/>
              <w:left w:val="single" w:sz="4" w:space="0" w:color="000000"/>
              <w:bottom w:val="single" w:sz="4" w:space="0" w:color="000000"/>
              <w:right w:val="single" w:sz="4" w:space="0" w:color="000000"/>
            </w:tcBorders>
            <w:shd w:val="clear" w:color="auto" w:fill="auto"/>
          </w:tcPr>
          <w:p w14:paraId="4F4BCA3D" w14:textId="5E20DD7F" w:rsidR="0078187B" w:rsidRPr="00385108" w:rsidRDefault="0078187B" w:rsidP="00D34575">
            <w:pPr>
              <w:rPr>
                <w:rFonts w:ascii="Calibri" w:eastAsia="Calibri" w:hAnsi="Calibri" w:cs="Calibri"/>
                <w:color w:val="000000"/>
                <w:szCs w:val="20"/>
              </w:rPr>
            </w:pPr>
            <w:r w:rsidRPr="00385108">
              <w:rPr>
                <w:rFonts w:ascii="Calibri" w:eastAsia="Calibri" w:hAnsi="Calibri" w:cs="Calibri"/>
                <w:color w:val="000000"/>
                <w:szCs w:val="20"/>
              </w:rPr>
              <w:t>First Digital Bank</w:t>
            </w:r>
          </w:p>
        </w:tc>
      </w:tr>
      <w:tr w:rsidR="0078187B" w:rsidRPr="00385108" w14:paraId="2BA0A7C9" w14:textId="77777777" w:rsidTr="00D34575">
        <w:tc>
          <w:tcPr>
            <w:tcW w:w="2913" w:type="dxa"/>
            <w:tcBorders>
              <w:top w:val="single" w:sz="4" w:space="0" w:color="000000"/>
              <w:left w:val="single" w:sz="4" w:space="0" w:color="000000"/>
              <w:bottom w:val="single" w:sz="4" w:space="0" w:color="000000"/>
            </w:tcBorders>
            <w:shd w:val="clear" w:color="auto" w:fill="auto"/>
          </w:tcPr>
          <w:p w14:paraId="23F13FB3" w14:textId="77777777" w:rsidR="0078187B" w:rsidRPr="00385108" w:rsidRDefault="0078187B" w:rsidP="00D34575">
            <w:pPr>
              <w:rPr>
                <w:rFonts w:ascii="Calibri" w:eastAsia="Calibri" w:hAnsi="Calibri" w:cs="Calibri"/>
                <w:color w:val="000000"/>
                <w:szCs w:val="20"/>
              </w:rPr>
            </w:pPr>
            <w:r w:rsidRPr="00385108">
              <w:rPr>
                <w:rFonts w:ascii="Calibri" w:eastAsia="Calibri" w:hAnsi="Calibri" w:cs="Calibri"/>
                <w:color w:val="000000"/>
                <w:szCs w:val="20"/>
              </w:rPr>
              <w:t>TCS</w:t>
            </w:r>
          </w:p>
        </w:tc>
        <w:tc>
          <w:tcPr>
            <w:tcW w:w="5562" w:type="dxa"/>
            <w:tcBorders>
              <w:top w:val="single" w:sz="4" w:space="0" w:color="000000"/>
              <w:left w:val="single" w:sz="4" w:space="0" w:color="000000"/>
              <w:bottom w:val="single" w:sz="4" w:space="0" w:color="000000"/>
              <w:right w:val="single" w:sz="4" w:space="0" w:color="000000"/>
            </w:tcBorders>
            <w:shd w:val="clear" w:color="auto" w:fill="auto"/>
          </w:tcPr>
          <w:p w14:paraId="79256BAC" w14:textId="77777777" w:rsidR="0078187B" w:rsidRPr="00385108" w:rsidRDefault="0078187B" w:rsidP="00D34575">
            <w:pPr>
              <w:rPr>
                <w:rFonts w:ascii="Calibri" w:eastAsia="Calibri" w:hAnsi="Calibri" w:cs="Calibri"/>
                <w:color w:val="000000"/>
                <w:szCs w:val="20"/>
              </w:rPr>
            </w:pPr>
            <w:r w:rsidRPr="00385108">
              <w:rPr>
                <w:rFonts w:ascii="Calibri" w:eastAsia="Calibri" w:hAnsi="Calibri" w:cs="Calibri"/>
                <w:color w:val="000000"/>
                <w:szCs w:val="20"/>
              </w:rPr>
              <w:t>Tata Consultancy Services</w:t>
            </w:r>
          </w:p>
        </w:tc>
      </w:tr>
      <w:tr w:rsidR="0078187B" w:rsidRPr="00385108" w14:paraId="4C71279B" w14:textId="77777777" w:rsidTr="00D34575">
        <w:tc>
          <w:tcPr>
            <w:tcW w:w="2913" w:type="dxa"/>
            <w:tcBorders>
              <w:top w:val="single" w:sz="4" w:space="0" w:color="000000"/>
              <w:left w:val="single" w:sz="4" w:space="0" w:color="000000"/>
              <w:bottom w:val="single" w:sz="4" w:space="0" w:color="000000"/>
            </w:tcBorders>
            <w:shd w:val="clear" w:color="auto" w:fill="auto"/>
          </w:tcPr>
          <w:p w14:paraId="4D519F10" w14:textId="77777777" w:rsidR="0078187B" w:rsidRPr="00385108" w:rsidRDefault="0078187B" w:rsidP="00D34575">
            <w:pPr>
              <w:rPr>
                <w:rFonts w:ascii="Calibri" w:eastAsia="Calibri" w:hAnsi="Calibri" w:cs="Calibri"/>
                <w:color w:val="000000"/>
                <w:szCs w:val="20"/>
              </w:rPr>
            </w:pPr>
            <w:r w:rsidRPr="00385108">
              <w:rPr>
                <w:rFonts w:ascii="Calibri" w:eastAsia="Calibri" w:hAnsi="Calibri" w:cs="Calibri"/>
                <w:color w:val="000000"/>
                <w:szCs w:val="20"/>
              </w:rPr>
              <w:t>FI</w:t>
            </w:r>
          </w:p>
        </w:tc>
        <w:tc>
          <w:tcPr>
            <w:tcW w:w="5562" w:type="dxa"/>
            <w:tcBorders>
              <w:top w:val="single" w:sz="4" w:space="0" w:color="000000"/>
              <w:left w:val="single" w:sz="4" w:space="0" w:color="000000"/>
              <w:bottom w:val="single" w:sz="4" w:space="0" w:color="000000"/>
              <w:right w:val="single" w:sz="4" w:space="0" w:color="000000"/>
            </w:tcBorders>
            <w:shd w:val="clear" w:color="auto" w:fill="auto"/>
          </w:tcPr>
          <w:p w14:paraId="4F5008DF" w14:textId="77777777" w:rsidR="0078187B" w:rsidRPr="00385108" w:rsidRDefault="0078187B" w:rsidP="00D34575">
            <w:pPr>
              <w:rPr>
                <w:rFonts w:ascii="Calibri" w:eastAsia="Calibri" w:hAnsi="Calibri" w:cs="Calibri"/>
                <w:color w:val="000000"/>
                <w:szCs w:val="20"/>
              </w:rPr>
            </w:pPr>
            <w:r w:rsidRPr="00385108">
              <w:rPr>
                <w:rFonts w:ascii="Calibri" w:eastAsia="Calibri" w:hAnsi="Calibri" w:cs="Calibri"/>
                <w:color w:val="000000"/>
                <w:szCs w:val="20"/>
              </w:rPr>
              <w:t>Financial Instruments</w:t>
            </w:r>
          </w:p>
        </w:tc>
      </w:tr>
      <w:tr w:rsidR="0078187B" w:rsidRPr="00385108" w14:paraId="083D7DAB" w14:textId="77777777" w:rsidTr="00D34575">
        <w:tc>
          <w:tcPr>
            <w:tcW w:w="2913" w:type="dxa"/>
            <w:tcBorders>
              <w:top w:val="single" w:sz="4" w:space="0" w:color="000000"/>
              <w:left w:val="single" w:sz="4" w:space="0" w:color="000000"/>
              <w:bottom w:val="single" w:sz="4" w:space="0" w:color="000000"/>
            </w:tcBorders>
            <w:shd w:val="clear" w:color="auto" w:fill="auto"/>
          </w:tcPr>
          <w:p w14:paraId="2C0941EC" w14:textId="77777777" w:rsidR="0078187B" w:rsidRPr="00385108" w:rsidRDefault="0078187B" w:rsidP="00D34575">
            <w:pPr>
              <w:rPr>
                <w:rFonts w:ascii="Calibri" w:eastAsia="Calibri" w:hAnsi="Calibri" w:cs="Calibri"/>
                <w:color w:val="000000"/>
                <w:szCs w:val="20"/>
              </w:rPr>
            </w:pPr>
            <w:r w:rsidRPr="00385108">
              <w:rPr>
                <w:rFonts w:ascii="Calibri" w:eastAsia="Calibri" w:hAnsi="Calibri" w:cs="Calibri"/>
                <w:color w:val="000000"/>
                <w:szCs w:val="20"/>
              </w:rPr>
              <w:t>BO</w:t>
            </w:r>
          </w:p>
        </w:tc>
        <w:tc>
          <w:tcPr>
            <w:tcW w:w="5562" w:type="dxa"/>
            <w:tcBorders>
              <w:top w:val="single" w:sz="4" w:space="0" w:color="000000"/>
              <w:left w:val="single" w:sz="4" w:space="0" w:color="000000"/>
              <w:bottom w:val="single" w:sz="4" w:space="0" w:color="000000"/>
              <w:right w:val="single" w:sz="4" w:space="0" w:color="000000"/>
            </w:tcBorders>
            <w:shd w:val="clear" w:color="auto" w:fill="auto"/>
          </w:tcPr>
          <w:p w14:paraId="7A32C1B0" w14:textId="77777777" w:rsidR="0078187B" w:rsidRPr="00385108" w:rsidRDefault="0078187B" w:rsidP="00D34575">
            <w:pPr>
              <w:rPr>
                <w:rFonts w:ascii="Calibri" w:eastAsia="Calibri" w:hAnsi="Calibri" w:cs="Calibri"/>
                <w:color w:val="000000"/>
                <w:szCs w:val="20"/>
              </w:rPr>
            </w:pPr>
            <w:r w:rsidRPr="00385108">
              <w:rPr>
                <w:rFonts w:ascii="Calibri" w:eastAsia="Calibri" w:hAnsi="Calibri" w:cs="Calibri"/>
                <w:color w:val="000000"/>
                <w:szCs w:val="20"/>
              </w:rPr>
              <w:t>Back Office</w:t>
            </w:r>
          </w:p>
        </w:tc>
      </w:tr>
      <w:tr w:rsidR="0078187B" w:rsidRPr="00385108" w14:paraId="5173D281" w14:textId="77777777" w:rsidTr="00D34575">
        <w:tc>
          <w:tcPr>
            <w:tcW w:w="2913" w:type="dxa"/>
            <w:tcBorders>
              <w:left w:val="single" w:sz="4" w:space="0" w:color="000000"/>
              <w:bottom w:val="single" w:sz="4" w:space="0" w:color="auto"/>
            </w:tcBorders>
            <w:shd w:val="clear" w:color="auto" w:fill="auto"/>
          </w:tcPr>
          <w:p w14:paraId="3A0ABEFF" w14:textId="77777777" w:rsidR="0078187B" w:rsidRPr="00385108" w:rsidRDefault="0078187B" w:rsidP="00D34575">
            <w:pPr>
              <w:rPr>
                <w:rFonts w:ascii="Calibri" w:eastAsia="Calibri" w:hAnsi="Calibri" w:cs="Calibri"/>
                <w:color w:val="000000"/>
                <w:szCs w:val="20"/>
              </w:rPr>
            </w:pPr>
            <w:r w:rsidRPr="00385108">
              <w:rPr>
                <w:rFonts w:ascii="Calibri" w:eastAsia="Calibri" w:hAnsi="Calibri" w:cs="Calibri"/>
                <w:color w:val="000000"/>
                <w:szCs w:val="20"/>
              </w:rPr>
              <w:t>FO</w:t>
            </w:r>
          </w:p>
        </w:tc>
        <w:tc>
          <w:tcPr>
            <w:tcW w:w="5562" w:type="dxa"/>
            <w:tcBorders>
              <w:left w:val="single" w:sz="4" w:space="0" w:color="000000"/>
              <w:bottom w:val="single" w:sz="4" w:space="0" w:color="auto"/>
              <w:right w:val="single" w:sz="4" w:space="0" w:color="000000"/>
            </w:tcBorders>
            <w:shd w:val="clear" w:color="auto" w:fill="auto"/>
          </w:tcPr>
          <w:p w14:paraId="494E071D" w14:textId="77777777" w:rsidR="0078187B" w:rsidRPr="00385108" w:rsidRDefault="0078187B" w:rsidP="00D34575">
            <w:pPr>
              <w:rPr>
                <w:rFonts w:ascii="Calibri" w:eastAsia="Calibri" w:hAnsi="Calibri" w:cs="Calibri"/>
                <w:color w:val="000000"/>
                <w:szCs w:val="20"/>
              </w:rPr>
            </w:pPr>
            <w:r w:rsidRPr="00385108">
              <w:rPr>
                <w:rFonts w:ascii="Calibri" w:eastAsia="Calibri" w:hAnsi="Calibri" w:cs="Calibri"/>
                <w:color w:val="000000"/>
                <w:szCs w:val="20"/>
              </w:rPr>
              <w:t>Front Office</w:t>
            </w:r>
          </w:p>
        </w:tc>
      </w:tr>
      <w:tr w:rsidR="0078187B" w:rsidRPr="00385108" w14:paraId="119347A9" w14:textId="77777777" w:rsidTr="00D34575">
        <w:tc>
          <w:tcPr>
            <w:tcW w:w="2913" w:type="dxa"/>
            <w:tcBorders>
              <w:top w:val="single" w:sz="4" w:space="0" w:color="auto"/>
              <w:left w:val="single" w:sz="4" w:space="0" w:color="auto"/>
              <w:bottom w:val="single" w:sz="4" w:space="0" w:color="auto"/>
              <w:right w:val="single" w:sz="4" w:space="0" w:color="auto"/>
            </w:tcBorders>
            <w:shd w:val="clear" w:color="auto" w:fill="auto"/>
          </w:tcPr>
          <w:p w14:paraId="635F7913" w14:textId="77777777" w:rsidR="0078187B" w:rsidRPr="00385108" w:rsidRDefault="0078187B" w:rsidP="00D34575">
            <w:pPr>
              <w:rPr>
                <w:rFonts w:ascii="Calibri" w:eastAsia="Calibri" w:hAnsi="Calibri" w:cs="Calibri"/>
                <w:color w:val="000000"/>
                <w:szCs w:val="20"/>
              </w:rPr>
            </w:pPr>
            <w:r w:rsidRPr="00385108">
              <w:rPr>
                <w:rFonts w:ascii="Calibri" w:eastAsia="Calibri" w:hAnsi="Calibri" w:cs="Calibri"/>
                <w:color w:val="000000"/>
                <w:szCs w:val="20"/>
              </w:rPr>
              <w:t>SI</w:t>
            </w:r>
          </w:p>
        </w:tc>
        <w:tc>
          <w:tcPr>
            <w:tcW w:w="5562" w:type="dxa"/>
            <w:tcBorders>
              <w:top w:val="single" w:sz="4" w:space="0" w:color="auto"/>
              <w:left w:val="single" w:sz="4" w:space="0" w:color="auto"/>
              <w:bottom w:val="single" w:sz="4" w:space="0" w:color="auto"/>
              <w:right w:val="single" w:sz="4" w:space="0" w:color="auto"/>
            </w:tcBorders>
            <w:shd w:val="clear" w:color="auto" w:fill="auto"/>
          </w:tcPr>
          <w:p w14:paraId="60B4C26A" w14:textId="77777777" w:rsidR="0078187B" w:rsidRPr="00385108" w:rsidRDefault="0078187B" w:rsidP="00D34575">
            <w:pPr>
              <w:rPr>
                <w:rFonts w:ascii="Calibri" w:eastAsia="Calibri" w:hAnsi="Calibri" w:cs="Calibri"/>
                <w:color w:val="000000"/>
                <w:szCs w:val="20"/>
              </w:rPr>
            </w:pPr>
            <w:r w:rsidRPr="00385108">
              <w:rPr>
                <w:rFonts w:ascii="Calibri" w:eastAsia="Calibri" w:hAnsi="Calibri" w:cs="Calibri"/>
                <w:color w:val="000000"/>
                <w:szCs w:val="20"/>
              </w:rPr>
              <w:t>Service Integrator</w:t>
            </w:r>
          </w:p>
        </w:tc>
      </w:tr>
      <w:tr w:rsidR="0078187B" w:rsidRPr="00385108" w14:paraId="21BA322E" w14:textId="77777777" w:rsidTr="00D34575">
        <w:tc>
          <w:tcPr>
            <w:tcW w:w="2913" w:type="dxa"/>
            <w:tcBorders>
              <w:top w:val="single" w:sz="4" w:space="0" w:color="auto"/>
              <w:left w:val="single" w:sz="4" w:space="0" w:color="auto"/>
              <w:bottom w:val="single" w:sz="4" w:space="0" w:color="auto"/>
              <w:right w:val="single" w:sz="4" w:space="0" w:color="auto"/>
            </w:tcBorders>
            <w:shd w:val="clear" w:color="auto" w:fill="auto"/>
          </w:tcPr>
          <w:p w14:paraId="5A30C821" w14:textId="77777777" w:rsidR="0078187B" w:rsidRPr="00385108" w:rsidRDefault="0078187B" w:rsidP="00D34575">
            <w:pPr>
              <w:rPr>
                <w:rFonts w:ascii="Calibri" w:eastAsia="Calibri" w:hAnsi="Calibri" w:cs="Calibri"/>
                <w:color w:val="000000"/>
                <w:szCs w:val="20"/>
              </w:rPr>
            </w:pPr>
            <w:r w:rsidRPr="00385108">
              <w:rPr>
                <w:rFonts w:ascii="Calibri" w:eastAsia="Calibri" w:hAnsi="Calibri" w:cs="Calibri"/>
                <w:color w:val="000000"/>
                <w:szCs w:val="20"/>
              </w:rPr>
              <w:t>MI</w:t>
            </w:r>
          </w:p>
        </w:tc>
        <w:tc>
          <w:tcPr>
            <w:tcW w:w="5562" w:type="dxa"/>
            <w:tcBorders>
              <w:top w:val="single" w:sz="4" w:space="0" w:color="auto"/>
              <w:left w:val="single" w:sz="4" w:space="0" w:color="auto"/>
              <w:bottom w:val="single" w:sz="4" w:space="0" w:color="auto"/>
              <w:right w:val="single" w:sz="4" w:space="0" w:color="auto"/>
            </w:tcBorders>
            <w:shd w:val="clear" w:color="auto" w:fill="auto"/>
          </w:tcPr>
          <w:p w14:paraId="1C7A7A80" w14:textId="77777777" w:rsidR="0078187B" w:rsidRPr="00385108" w:rsidRDefault="0078187B" w:rsidP="00D34575">
            <w:pPr>
              <w:rPr>
                <w:rFonts w:ascii="Calibri" w:eastAsia="Calibri" w:hAnsi="Calibri" w:cs="Calibri"/>
                <w:color w:val="000000"/>
                <w:szCs w:val="20"/>
              </w:rPr>
            </w:pPr>
            <w:r w:rsidRPr="00385108">
              <w:rPr>
                <w:rFonts w:ascii="Calibri" w:eastAsia="Calibri" w:hAnsi="Calibri" w:cs="Calibri"/>
                <w:color w:val="000000"/>
                <w:szCs w:val="20"/>
              </w:rPr>
              <w:t xml:space="preserve">Market Information Module of BaNCS. </w:t>
            </w:r>
          </w:p>
        </w:tc>
      </w:tr>
      <w:tr w:rsidR="0078187B" w:rsidRPr="00385108" w14:paraId="37520AB1" w14:textId="77777777" w:rsidTr="00D34575">
        <w:tc>
          <w:tcPr>
            <w:tcW w:w="2913" w:type="dxa"/>
            <w:tcBorders>
              <w:top w:val="single" w:sz="4" w:space="0" w:color="auto"/>
              <w:left w:val="single" w:sz="4" w:space="0" w:color="auto"/>
              <w:bottom w:val="single" w:sz="4" w:space="0" w:color="auto"/>
              <w:right w:val="single" w:sz="4" w:space="0" w:color="auto"/>
            </w:tcBorders>
            <w:shd w:val="clear" w:color="auto" w:fill="auto"/>
          </w:tcPr>
          <w:p w14:paraId="7F23D298" w14:textId="399E4F6E" w:rsidR="0078187B" w:rsidRPr="00385108" w:rsidRDefault="009C4B02" w:rsidP="00D34575">
            <w:pPr>
              <w:rPr>
                <w:rFonts w:ascii="Calibri" w:eastAsia="Calibri" w:hAnsi="Calibri" w:cs="Calibri"/>
                <w:color w:val="000000"/>
                <w:szCs w:val="20"/>
              </w:rPr>
            </w:pPr>
            <w:r w:rsidRPr="00385108">
              <w:rPr>
                <w:rFonts w:ascii="Calibri" w:eastAsia="Calibri" w:hAnsi="Calibri" w:cs="Calibri"/>
                <w:color w:val="000000"/>
                <w:szCs w:val="20"/>
              </w:rPr>
              <w:t>PS</w:t>
            </w:r>
          </w:p>
        </w:tc>
        <w:tc>
          <w:tcPr>
            <w:tcW w:w="5562" w:type="dxa"/>
            <w:tcBorders>
              <w:top w:val="single" w:sz="4" w:space="0" w:color="auto"/>
              <w:left w:val="single" w:sz="4" w:space="0" w:color="auto"/>
              <w:bottom w:val="single" w:sz="4" w:space="0" w:color="auto"/>
              <w:right w:val="single" w:sz="4" w:space="0" w:color="auto"/>
            </w:tcBorders>
            <w:shd w:val="clear" w:color="auto" w:fill="auto"/>
          </w:tcPr>
          <w:p w14:paraId="1C5300CA" w14:textId="0FA5EB46" w:rsidR="0078187B" w:rsidRPr="00385108" w:rsidRDefault="009C4B02" w:rsidP="00D34575">
            <w:pPr>
              <w:rPr>
                <w:rFonts w:ascii="Calibri" w:eastAsia="Calibri" w:hAnsi="Calibri" w:cs="Calibri"/>
                <w:color w:val="000000"/>
                <w:szCs w:val="20"/>
              </w:rPr>
            </w:pPr>
            <w:r w:rsidRPr="00385108">
              <w:rPr>
                <w:rFonts w:ascii="Calibri" w:eastAsia="Calibri" w:hAnsi="Calibri" w:cs="Calibri"/>
                <w:color w:val="000000"/>
                <w:szCs w:val="20"/>
              </w:rPr>
              <w:t>Pricing S</w:t>
            </w:r>
            <w:r w:rsidR="00D35DDC" w:rsidRPr="00385108">
              <w:rPr>
                <w:rFonts w:ascii="Calibri" w:eastAsia="Calibri" w:hAnsi="Calibri" w:cs="Calibri"/>
                <w:color w:val="000000"/>
                <w:szCs w:val="20"/>
              </w:rPr>
              <w:t>ervices</w:t>
            </w:r>
          </w:p>
        </w:tc>
      </w:tr>
      <w:tr w:rsidR="0078187B" w:rsidRPr="00385108" w14:paraId="73798827" w14:textId="77777777" w:rsidTr="00D34575">
        <w:tc>
          <w:tcPr>
            <w:tcW w:w="2913" w:type="dxa"/>
            <w:tcBorders>
              <w:top w:val="single" w:sz="4" w:space="0" w:color="auto"/>
              <w:left w:val="single" w:sz="4" w:space="0" w:color="auto"/>
              <w:bottom w:val="single" w:sz="4" w:space="0" w:color="auto"/>
              <w:right w:val="single" w:sz="4" w:space="0" w:color="auto"/>
            </w:tcBorders>
            <w:shd w:val="clear" w:color="auto" w:fill="auto"/>
          </w:tcPr>
          <w:p w14:paraId="617102D0" w14:textId="77777777" w:rsidR="0078187B" w:rsidRPr="00385108" w:rsidRDefault="0078187B" w:rsidP="00D34575">
            <w:pPr>
              <w:rPr>
                <w:rFonts w:ascii="Calibri" w:eastAsia="Calibri" w:hAnsi="Calibri" w:cs="Calibri"/>
                <w:color w:val="000000"/>
                <w:szCs w:val="20"/>
              </w:rPr>
            </w:pPr>
          </w:p>
        </w:tc>
        <w:tc>
          <w:tcPr>
            <w:tcW w:w="5562" w:type="dxa"/>
            <w:tcBorders>
              <w:top w:val="single" w:sz="4" w:space="0" w:color="auto"/>
              <w:left w:val="single" w:sz="4" w:space="0" w:color="auto"/>
              <w:bottom w:val="single" w:sz="4" w:space="0" w:color="auto"/>
              <w:right w:val="single" w:sz="4" w:space="0" w:color="auto"/>
            </w:tcBorders>
            <w:shd w:val="clear" w:color="auto" w:fill="auto"/>
          </w:tcPr>
          <w:p w14:paraId="4785CF96" w14:textId="77777777" w:rsidR="0078187B" w:rsidRPr="00385108" w:rsidRDefault="0078187B" w:rsidP="00D34575">
            <w:pPr>
              <w:rPr>
                <w:rFonts w:ascii="Calibri" w:eastAsia="Calibri" w:hAnsi="Calibri" w:cs="Calibri"/>
                <w:color w:val="000000"/>
                <w:szCs w:val="20"/>
              </w:rPr>
            </w:pPr>
          </w:p>
        </w:tc>
      </w:tr>
    </w:tbl>
    <w:p w14:paraId="18693822" w14:textId="77777777" w:rsidR="0078187B" w:rsidRPr="00385108" w:rsidRDefault="0078187B" w:rsidP="0078187B">
      <w:pPr>
        <w:autoSpaceDE w:val="0"/>
        <w:autoSpaceDN w:val="0"/>
        <w:adjustRightInd w:val="0"/>
        <w:spacing w:after="0" w:line="240" w:lineRule="auto"/>
        <w:rPr>
          <w:rFonts w:ascii="Calibri" w:eastAsia="Calibri" w:hAnsi="Calibri" w:cs="Calibri"/>
          <w:b/>
          <w:bCs/>
          <w:color w:val="000000"/>
          <w:szCs w:val="20"/>
        </w:rPr>
      </w:pPr>
      <w:r w:rsidRPr="00385108">
        <w:rPr>
          <w:rFonts w:ascii="Calibri" w:eastAsia="Calibri" w:hAnsi="Calibri" w:cs="Calibri"/>
          <w:b/>
          <w:bCs/>
          <w:color w:val="000000"/>
          <w:szCs w:val="20"/>
        </w:rPr>
        <w:br w:type="page"/>
      </w:r>
    </w:p>
    <w:p w14:paraId="0062F7E4" w14:textId="77777777" w:rsidR="0078187B" w:rsidRPr="00385108" w:rsidRDefault="0078187B" w:rsidP="0078187B">
      <w:pPr>
        <w:rPr>
          <w:rFonts w:ascii="Calibri" w:hAnsi="Calibri" w:cs="Calibri"/>
          <w:b/>
          <w:bCs/>
        </w:rPr>
      </w:pPr>
      <w:r w:rsidRPr="00385108">
        <w:rPr>
          <w:rFonts w:ascii="Calibri" w:hAnsi="Calibri" w:cs="Calibri"/>
          <w:b/>
          <w:bCs/>
        </w:rPr>
        <w:lastRenderedPageBreak/>
        <w:t>Version History</w:t>
      </w:r>
    </w:p>
    <w:tbl>
      <w:tblPr>
        <w:tblpPr w:leftFromText="180" w:rightFromText="180" w:vertAnchor="text" w:tblpY="1"/>
        <w:tblOverlap w:val="never"/>
        <w:tblW w:w="9044" w:type="dxa"/>
        <w:tblLayout w:type="fixed"/>
        <w:tblCellMar>
          <w:left w:w="0" w:type="dxa"/>
          <w:right w:w="0" w:type="dxa"/>
        </w:tblCellMar>
        <w:tblLook w:val="0000" w:firstRow="0" w:lastRow="0" w:firstColumn="0" w:lastColumn="0" w:noHBand="0" w:noVBand="0"/>
      </w:tblPr>
      <w:tblGrid>
        <w:gridCol w:w="1170"/>
        <w:gridCol w:w="1620"/>
        <w:gridCol w:w="2160"/>
        <w:gridCol w:w="4094"/>
      </w:tblGrid>
      <w:tr w:rsidR="0078187B" w:rsidRPr="00385108" w14:paraId="261F90BE" w14:textId="77777777" w:rsidTr="00D34575">
        <w:trPr>
          <w:trHeight w:val="60"/>
        </w:trPr>
        <w:tc>
          <w:tcPr>
            <w:tcW w:w="1170" w:type="dxa"/>
            <w:tcBorders>
              <w:top w:val="single" w:sz="4" w:space="0" w:color="000000"/>
              <w:left w:val="single" w:sz="4" w:space="0" w:color="000000"/>
              <w:bottom w:val="single" w:sz="4" w:space="0" w:color="000000"/>
            </w:tcBorders>
            <w:shd w:val="clear" w:color="auto" w:fill="FFC000"/>
          </w:tcPr>
          <w:p w14:paraId="6FCCA4D7"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 xml:space="preserve">Version </w:t>
            </w:r>
          </w:p>
        </w:tc>
        <w:tc>
          <w:tcPr>
            <w:tcW w:w="1620" w:type="dxa"/>
            <w:tcBorders>
              <w:top w:val="single" w:sz="4" w:space="0" w:color="000000"/>
              <w:left w:val="single" w:sz="4" w:space="0" w:color="000000"/>
              <w:bottom w:val="single" w:sz="4" w:space="0" w:color="000000"/>
            </w:tcBorders>
            <w:shd w:val="clear" w:color="auto" w:fill="FFC000"/>
          </w:tcPr>
          <w:p w14:paraId="18DCC319"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Date</w:t>
            </w:r>
          </w:p>
          <w:p w14:paraId="683542AA"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 DDMMMYYY)</w:t>
            </w:r>
          </w:p>
        </w:tc>
        <w:tc>
          <w:tcPr>
            <w:tcW w:w="2160" w:type="dxa"/>
            <w:tcBorders>
              <w:top w:val="single" w:sz="4" w:space="0" w:color="000000"/>
              <w:left w:val="single" w:sz="4" w:space="0" w:color="000000"/>
              <w:bottom w:val="single" w:sz="4" w:space="0" w:color="000000"/>
            </w:tcBorders>
            <w:shd w:val="clear" w:color="auto" w:fill="FFC000"/>
          </w:tcPr>
          <w:p w14:paraId="5E4B5084"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Author</w:t>
            </w:r>
          </w:p>
        </w:tc>
        <w:tc>
          <w:tcPr>
            <w:tcW w:w="4094" w:type="dxa"/>
            <w:tcBorders>
              <w:top w:val="single" w:sz="4" w:space="0" w:color="000000"/>
              <w:left w:val="single" w:sz="4" w:space="0" w:color="000000"/>
              <w:bottom w:val="single" w:sz="4" w:space="0" w:color="000000"/>
              <w:right w:val="single" w:sz="4" w:space="0" w:color="000000"/>
            </w:tcBorders>
            <w:shd w:val="clear" w:color="auto" w:fill="FFC000"/>
          </w:tcPr>
          <w:p w14:paraId="0A5CD337"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Remarks</w:t>
            </w:r>
          </w:p>
        </w:tc>
      </w:tr>
      <w:tr w:rsidR="0078187B" w:rsidRPr="00385108" w14:paraId="0FF319F6" w14:textId="77777777" w:rsidTr="00D34575">
        <w:trPr>
          <w:trHeight w:val="498"/>
        </w:trPr>
        <w:tc>
          <w:tcPr>
            <w:tcW w:w="1170" w:type="dxa"/>
            <w:tcBorders>
              <w:top w:val="single" w:sz="4" w:space="0" w:color="000000"/>
              <w:left w:val="single" w:sz="4" w:space="0" w:color="000000"/>
              <w:bottom w:val="single" w:sz="4" w:space="0" w:color="000000"/>
            </w:tcBorders>
            <w:shd w:val="clear" w:color="auto" w:fill="auto"/>
          </w:tcPr>
          <w:p w14:paraId="24007F80" w14:textId="77777777" w:rsidR="0078187B" w:rsidRPr="00385108" w:rsidRDefault="0078187B" w:rsidP="00D34575">
            <w:pPr>
              <w:pStyle w:val="TableBodyText"/>
              <w:snapToGrid w:val="0"/>
              <w:spacing w:after="120"/>
              <w:rPr>
                <w:color w:val="auto"/>
                <w:szCs w:val="22"/>
              </w:rPr>
            </w:pPr>
            <w:r w:rsidRPr="00385108">
              <w:rPr>
                <w:color w:val="auto"/>
                <w:szCs w:val="22"/>
              </w:rPr>
              <w:t>1.0</w:t>
            </w:r>
          </w:p>
        </w:tc>
        <w:tc>
          <w:tcPr>
            <w:tcW w:w="1620" w:type="dxa"/>
            <w:tcBorders>
              <w:top w:val="single" w:sz="4" w:space="0" w:color="000000"/>
              <w:left w:val="single" w:sz="4" w:space="0" w:color="000000"/>
              <w:bottom w:val="single" w:sz="4" w:space="0" w:color="000000"/>
            </w:tcBorders>
            <w:shd w:val="clear" w:color="auto" w:fill="auto"/>
          </w:tcPr>
          <w:p w14:paraId="42280700" w14:textId="442EA421" w:rsidR="0078187B" w:rsidRPr="00385108" w:rsidRDefault="0078187B" w:rsidP="00D34575">
            <w:pPr>
              <w:pStyle w:val="TableBodyText"/>
              <w:snapToGrid w:val="0"/>
              <w:spacing w:after="120"/>
              <w:rPr>
                <w:color w:val="auto"/>
                <w:szCs w:val="22"/>
              </w:rPr>
            </w:pPr>
            <w:r w:rsidRPr="00385108">
              <w:rPr>
                <w:color w:val="auto"/>
                <w:szCs w:val="22"/>
              </w:rPr>
              <w:t>13-JUL-2021</w:t>
            </w:r>
          </w:p>
        </w:tc>
        <w:tc>
          <w:tcPr>
            <w:tcW w:w="2160" w:type="dxa"/>
            <w:tcBorders>
              <w:top w:val="single" w:sz="4" w:space="0" w:color="000000"/>
              <w:left w:val="single" w:sz="4" w:space="0" w:color="000000"/>
              <w:bottom w:val="single" w:sz="4" w:space="0" w:color="000000"/>
            </w:tcBorders>
            <w:shd w:val="clear" w:color="auto" w:fill="auto"/>
          </w:tcPr>
          <w:p w14:paraId="14A15901" w14:textId="0EFCBD43" w:rsidR="0078187B" w:rsidRPr="00385108" w:rsidRDefault="0078187B" w:rsidP="00D34575">
            <w:pPr>
              <w:pStyle w:val="TableBodyText"/>
              <w:snapToGrid w:val="0"/>
              <w:spacing w:after="120"/>
              <w:rPr>
                <w:color w:val="auto"/>
                <w:szCs w:val="22"/>
              </w:rPr>
            </w:pPr>
            <w:r w:rsidRPr="00385108">
              <w:rPr>
                <w:color w:val="auto"/>
                <w:szCs w:val="22"/>
              </w:rPr>
              <w:t>Virender Beniwal</w:t>
            </w:r>
          </w:p>
        </w:tc>
        <w:tc>
          <w:tcPr>
            <w:tcW w:w="4094" w:type="dxa"/>
            <w:tcBorders>
              <w:top w:val="single" w:sz="4" w:space="0" w:color="000000"/>
              <w:left w:val="single" w:sz="4" w:space="0" w:color="000000"/>
              <w:bottom w:val="single" w:sz="4" w:space="0" w:color="000000"/>
              <w:right w:val="single" w:sz="4" w:space="0" w:color="000000"/>
            </w:tcBorders>
            <w:shd w:val="clear" w:color="auto" w:fill="auto"/>
          </w:tcPr>
          <w:p w14:paraId="0CE03237" w14:textId="77777777" w:rsidR="0078187B" w:rsidRPr="00385108" w:rsidRDefault="0078187B" w:rsidP="00D34575">
            <w:pPr>
              <w:pStyle w:val="TableBodyText"/>
              <w:snapToGrid w:val="0"/>
              <w:spacing w:after="120"/>
              <w:rPr>
                <w:color w:val="auto"/>
                <w:szCs w:val="22"/>
              </w:rPr>
            </w:pPr>
            <w:r w:rsidRPr="00385108">
              <w:rPr>
                <w:color w:val="auto"/>
                <w:szCs w:val="22"/>
              </w:rPr>
              <w:t>Initial Version.</w:t>
            </w:r>
          </w:p>
        </w:tc>
      </w:tr>
      <w:tr w:rsidR="0078187B" w:rsidRPr="00385108" w14:paraId="4E685C07" w14:textId="77777777" w:rsidTr="00D34575">
        <w:trPr>
          <w:trHeight w:val="498"/>
        </w:trPr>
        <w:tc>
          <w:tcPr>
            <w:tcW w:w="1170" w:type="dxa"/>
            <w:tcBorders>
              <w:top w:val="single" w:sz="4" w:space="0" w:color="000000"/>
              <w:left w:val="single" w:sz="4" w:space="0" w:color="000000"/>
              <w:bottom w:val="single" w:sz="4" w:space="0" w:color="000000"/>
            </w:tcBorders>
            <w:shd w:val="clear" w:color="auto" w:fill="auto"/>
          </w:tcPr>
          <w:p w14:paraId="7C37ABC2" w14:textId="242C7D1F" w:rsidR="0078187B" w:rsidRPr="00385108" w:rsidRDefault="0078187B" w:rsidP="00D34575">
            <w:pPr>
              <w:pStyle w:val="TableBodyText"/>
              <w:snapToGrid w:val="0"/>
              <w:spacing w:after="120"/>
              <w:rPr>
                <w:color w:val="auto"/>
                <w:szCs w:val="22"/>
              </w:rPr>
            </w:pPr>
          </w:p>
        </w:tc>
        <w:tc>
          <w:tcPr>
            <w:tcW w:w="1620" w:type="dxa"/>
            <w:tcBorders>
              <w:top w:val="single" w:sz="4" w:space="0" w:color="000000"/>
              <w:left w:val="single" w:sz="4" w:space="0" w:color="000000"/>
              <w:bottom w:val="single" w:sz="4" w:space="0" w:color="000000"/>
            </w:tcBorders>
            <w:shd w:val="clear" w:color="auto" w:fill="auto"/>
          </w:tcPr>
          <w:p w14:paraId="7EC536EC" w14:textId="31B91377" w:rsidR="0078187B" w:rsidRPr="00385108" w:rsidRDefault="0078187B" w:rsidP="00D34575">
            <w:pPr>
              <w:pStyle w:val="TableBodyText"/>
              <w:snapToGrid w:val="0"/>
              <w:spacing w:after="120"/>
              <w:rPr>
                <w:color w:val="auto"/>
                <w:szCs w:val="22"/>
              </w:rPr>
            </w:pPr>
          </w:p>
        </w:tc>
        <w:tc>
          <w:tcPr>
            <w:tcW w:w="2160" w:type="dxa"/>
            <w:tcBorders>
              <w:top w:val="single" w:sz="4" w:space="0" w:color="000000"/>
              <w:left w:val="single" w:sz="4" w:space="0" w:color="000000"/>
              <w:bottom w:val="single" w:sz="4" w:space="0" w:color="000000"/>
            </w:tcBorders>
            <w:shd w:val="clear" w:color="auto" w:fill="auto"/>
          </w:tcPr>
          <w:p w14:paraId="6ED8E8E7" w14:textId="217F7505" w:rsidR="0078187B" w:rsidRPr="00385108" w:rsidRDefault="0078187B" w:rsidP="00D34575">
            <w:pPr>
              <w:pStyle w:val="TableBodyText"/>
              <w:snapToGrid w:val="0"/>
              <w:spacing w:after="120"/>
              <w:rPr>
                <w:color w:val="auto"/>
                <w:szCs w:val="22"/>
              </w:rPr>
            </w:pPr>
          </w:p>
        </w:tc>
        <w:tc>
          <w:tcPr>
            <w:tcW w:w="4094" w:type="dxa"/>
            <w:tcBorders>
              <w:top w:val="single" w:sz="4" w:space="0" w:color="000000"/>
              <w:left w:val="single" w:sz="4" w:space="0" w:color="000000"/>
              <w:bottom w:val="single" w:sz="4" w:space="0" w:color="000000"/>
              <w:right w:val="single" w:sz="4" w:space="0" w:color="000000"/>
            </w:tcBorders>
            <w:shd w:val="clear" w:color="auto" w:fill="auto"/>
          </w:tcPr>
          <w:p w14:paraId="126BD8C9" w14:textId="32347529" w:rsidR="0078187B" w:rsidRPr="00385108" w:rsidRDefault="0078187B" w:rsidP="00D34575">
            <w:pPr>
              <w:pStyle w:val="TableBodyText"/>
              <w:snapToGrid w:val="0"/>
              <w:spacing w:after="120"/>
              <w:rPr>
                <w:color w:val="auto"/>
                <w:szCs w:val="22"/>
              </w:rPr>
            </w:pPr>
          </w:p>
        </w:tc>
      </w:tr>
      <w:tr w:rsidR="0078187B" w:rsidRPr="00385108" w14:paraId="196958B0" w14:textId="77777777" w:rsidTr="00D34575">
        <w:trPr>
          <w:trHeight w:val="498"/>
        </w:trPr>
        <w:tc>
          <w:tcPr>
            <w:tcW w:w="1170" w:type="dxa"/>
            <w:tcBorders>
              <w:top w:val="single" w:sz="4" w:space="0" w:color="000000"/>
              <w:left w:val="single" w:sz="4" w:space="0" w:color="000000"/>
              <w:bottom w:val="single" w:sz="4" w:space="0" w:color="000000"/>
            </w:tcBorders>
            <w:shd w:val="clear" w:color="auto" w:fill="auto"/>
          </w:tcPr>
          <w:p w14:paraId="149F5D8D" w14:textId="7523EB84" w:rsidR="0078187B" w:rsidRPr="00385108" w:rsidRDefault="0078187B" w:rsidP="00D34575">
            <w:pPr>
              <w:pStyle w:val="TableBodyText"/>
              <w:snapToGrid w:val="0"/>
              <w:spacing w:after="120"/>
              <w:rPr>
                <w:color w:val="auto"/>
                <w:szCs w:val="22"/>
              </w:rPr>
            </w:pPr>
          </w:p>
        </w:tc>
        <w:tc>
          <w:tcPr>
            <w:tcW w:w="1620" w:type="dxa"/>
            <w:tcBorders>
              <w:top w:val="single" w:sz="4" w:space="0" w:color="000000"/>
              <w:left w:val="single" w:sz="4" w:space="0" w:color="000000"/>
              <w:bottom w:val="single" w:sz="4" w:space="0" w:color="000000"/>
            </w:tcBorders>
            <w:shd w:val="clear" w:color="auto" w:fill="auto"/>
          </w:tcPr>
          <w:p w14:paraId="40D49801" w14:textId="1EDBE66F" w:rsidR="0078187B" w:rsidRPr="00385108" w:rsidRDefault="0078187B" w:rsidP="00D34575">
            <w:pPr>
              <w:pStyle w:val="TableBodyText"/>
              <w:snapToGrid w:val="0"/>
              <w:spacing w:after="120"/>
              <w:rPr>
                <w:color w:val="auto"/>
                <w:szCs w:val="22"/>
              </w:rPr>
            </w:pPr>
          </w:p>
        </w:tc>
        <w:tc>
          <w:tcPr>
            <w:tcW w:w="2160" w:type="dxa"/>
            <w:tcBorders>
              <w:top w:val="single" w:sz="4" w:space="0" w:color="000000"/>
              <w:left w:val="single" w:sz="4" w:space="0" w:color="000000"/>
              <w:bottom w:val="single" w:sz="4" w:space="0" w:color="000000"/>
            </w:tcBorders>
            <w:shd w:val="clear" w:color="auto" w:fill="auto"/>
          </w:tcPr>
          <w:p w14:paraId="36D83787" w14:textId="0777ED6B" w:rsidR="0078187B" w:rsidRPr="00385108" w:rsidRDefault="0078187B" w:rsidP="00D34575">
            <w:pPr>
              <w:pStyle w:val="TableBodyText"/>
              <w:snapToGrid w:val="0"/>
              <w:spacing w:after="120"/>
              <w:rPr>
                <w:color w:val="auto"/>
                <w:szCs w:val="22"/>
              </w:rPr>
            </w:pPr>
          </w:p>
        </w:tc>
        <w:tc>
          <w:tcPr>
            <w:tcW w:w="4094" w:type="dxa"/>
            <w:tcBorders>
              <w:top w:val="single" w:sz="4" w:space="0" w:color="000000"/>
              <w:left w:val="single" w:sz="4" w:space="0" w:color="000000"/>
              <w:bottom w:val="single" w:sz="4" w:space="0" w:color="000000"/>
              <w:right w:val="single" w:sz="4" w:space="0" w:color="000000"/>
            </w:tcBorders>
            <w:shd w:val="clear" w:color="auto" w:fill="auto"/>
          </w:tcPr>
          <w:p w14:paraId="1FD715BB" w14:textId="59C8CD46" w:rsidR="0078187B" w:rsidRPr="00385108" w:rsidRDefault="0078187B" w:rsidP="00D34575">
            <w:pPr>
              <w:pStyle w:val="TableBodyText"/>
              <w:snapToGrid w:val="0"/>
              <w:spacing w:after="120"/>
              <w:rPr>
                <w:color w:val="auto"/>
                <w:szCs w:val="22"/>
              </w:rPr>
            </w:pPr>
          </w:p>
        </w:tc>
      </w:tr>
      <w:tr w:rsidR="0078187B" w:rsidRPr="00385108" w14:paraId="3A049525" w14:textId="77777777" w:rsidTr="00D34575">
        <w:trPr>
          <w:trHeight w:val="498"/>
        </w:trPr>
        <w:tc>
          <w:tcPr>
            <w:tcW w:w="1170" w:type="dxa"/>
            <w:tcBorders>
              <w:top w:val="single" w:sz="4" w:space="0" w:color="000000"/>
              <w:left w:val="single" w:sz="4" w:space="0" w:color="000000"/>
              <w:bottom w:val="single" w:sz="4" w:space="0" w:color="000000"/>
            </w:tcBorders>
            <w:shd w:val="clear" w:color="auto" w:fill="auto"/>
          </w:tcPr>
          <w:p w14:paraId="797C22CA" w14:textId="6468B4D4" w:rsidR="0078187B" w:rsidRPr="00385108" w:rsidRDefault="0078187B" w:rsidP="00D34575">
            <w:pPr>
              <w:pStyle w:val="TableBodyText"/>
              <w:snapToGrid w:val="0"/>
              <w:spacing w:after="120"/>
              <w:rPr>
                <w:color w:val="auto"/>
                <w:szCs w:val="22"/>
              </w:rPr>
            </w:pPr>
          </w:p>
        </w:tc>
        <w:tc>
          <w:tcPr>
            <w:tcW w:w="1620" w:type="dxa"/>
            <w:tcBorders>
              <w:top w:val="single" w:sz="4" w:space="0" w:color="000000"/>
              <w:left w:val="single" w:sz="4" w:space="0" w:color="000000"/>
              <w:bottom w:val="single" w:sz="4" w:space="0" w:color="000000"/>
            </w:tcBorders>
            <w:shd w:val="clear" w:color="auto" w:fill="auto"/>
          </w:tcPr>
          <w:p w14:paraId="2A4F8AD5" w14:textId="5B86FB6F" w:rsidR="0078187B" w:rsidRPr="00385108" w:rsidRDefault="0078187B" w:rsidP="00D34575">
            <w:pPr>
              <w:pStyle w:val="TableBodyText"/>
              <w:snapToGrid w:val="0"/>
              <w:spacing w:after="120"/>
              <w:rPr>
                <w:color w:val="auto"/>
                <w:szCs w:val="22"/>
              </w:rPr>
            </w:pPr>
          </w:p>
        </w:tc>
        <w:tc>
          <w:tcPr>
            <w:tcW w:w="2160" w:type="dxa"/>
            <w:tcBorders>
              <w:top w:val="single" w:sz="4" w:space="0" w:color="000000"/>
              <w:left w:val="single" w:sz="4" w:space="0" w:color="000000"/>
              <w:bottom w:val="single" w:sz="4" w:space="0" w:color="000000"/>
            </w:tcBorders>
            <w:shd w:val="clear" w:color="auto" w:fill="auto"/>
          </w:tcPr>
          <w:p w14:paraId="488DD323" w14:textId="23785CA5" w:rsidR="0078187B" w:rsidRPr="00385108" w:rsidRDefault="0078187B" w:rsidP="00D34575">
            <w:pPr>
              <w:pStyle w:val="TableBodyText"/>
              <w:snapToGrid w:val="0"/>
              <w:spacing w:after="120"/>
              <w:rPr>
                <w:color w:val="auto"/>
                <w:szCs w:val="22"/>
              </w:rPr>
            </w:pPr>
          </w:p>
        </w:tc>
        <w:tc>
          <w:tcPr>
            <w:tcW w:w="4094" w:type="dxa"/>
            <w:tcBorders>
              <w:top w:val="single" w:sz="4" w:space="0" w:color="000000"/>
              <w:left w:val="single" w:sz="4" w:space="0" w:color="000000"/>
              <w:bottom w:val="single" w:sz="4" w:space="0" w:color="000000"/>
              <w:right w:val="single" w:sz="4" w:space="0" w:color="000000"/>
            </w:tcBorders>
            <w:shd w:val="clear" w:color="auto" w:fill="auto"/>
          </w:tcPr>
          <w:p w14:paraId="03E9C3AE" w14:textId="7E0F13D2" w:rsidR="0078187B" w:rsidRPr="00385108" w:rsidRDefault="0078187B" w:rsidP="00D34575">
            <w:pPr>
              <w:pStyle w:val="TableBodyText"/>
              <w:snapToGrid w:val="0"/>
              <w:spacing w:after="120"/>
              <w:rPr>
                <w:color w:val="auto"/>
                <w:szCs w:val="22"/>
              </w:rPr>
            </w:pPr>
          </w:p>
        </w:tc>
      </w:tr>
    </w:tbl>
    <w:p w14:paraId="5CDA895A" w14:textId="77777777" w:rsidR="0078187B" w:rsidRPr="00385108" w:rsidRDefault="0078187B" w:rsidP="0078187B">
      <w:pPr>
        <w:rPr>
          <w:rFonts w:ascii="Calibri" w:hAnsi="Calibri" w:cs="Calibri"/>
          <w:lang w:eastAsia="ar-SA"/>
        </w:rPr>
      </w:pPr>
      <w:r w:rsidRPr="00385108">
        <w:rPr>
          <w:rFonts w:ascii="Calibri" w:hAnsi="Calibri" w:cs="Calibri"/>
          <w:lang w:eastAsia="ar-SA"/>
        </w:rPr>
        <w:br w:type="textWrapping" w:clear="all"/>
      </w:r>
    </w:p>
    <w:p w14:paraId="46D42487" w14:textId="77777777" w:rsidR="0078187B" w:rsidRPr="00385108" w:rsidRDefault="0078187B" w:rsidP="0078187B">
      <w:pPr>
        <w:pStyle w:val="DocumentReleaseNoteTableHeader"/>
        <w:numPr>
          <w:ilvl w:val="0"/>
          <w:numId w:val="0"/>
        </w:numPr>
        <w:spacing w:after="120"/>
        <w:rPr>
          <w:color w:val="auto"/>
          <w:szCs w:val="22"/>
        </w:rPr>
      </w:pPr>
      <w:r w:rsidRPr="00385108">
        <w:rPr>
          <w:color w:val="auto"/>
          <w:szCs w:val="22"/>
        </w:rPr>
        <w:t>Revision details</w:t>
      </w:r>
    </w:p>
    <w:tbl>
      <w:tblPr>
        <w:tblW w:w="9090" w:type="dxa"/>
        <w:tblInd w:w="5" w:type="dxa"/>
        <w:tblLayout w:type="fixed"/>
        <w:tblCellMar>
          <w:left w:w="0" w:type="dxa"/>
          <w:right w:w="0" w:type="dxa"/>
        </w:tblCellMar>
        <w:tblLook w:val="0000" w:firstRow="0" w:lastRow="0" w:firstColumn="0" w:lastColumn="0" w:noHBand="0" w:noVBand="0"/>
      </w:tblPr>
      <w:tblGrid>
        <w:gridCol w:w="990"/>
        <w:gridCol w:w="1710"/>
        <w:gridCol w:w="6390"/>
      </w:tblGrid>
      <w:tr w:rsidR="0078187B" w:rsidRPr="00385108" w14:paraId="7397DCD2" w14:textId="77777777" w:rsidTr="00D34575">
        <w:trPr>
          <w:trHeight w:val="60"/>
        </w:trPr>
        <w:tc>
          <w:tcPr>
            <w:tcW w:w="990" w:type="dxa"/>
            <w:tcBorders>
              <w:top w:val="single" w:sz="4" w:space="0" w:color="000000"/>
              <w:left w:val="single" w:sz="4" w:space="0" w:color="000000"/>
              <w:bottom w:val="single" w:sz="4" w:space="0" w:color="000000"/>
            </w:tcBorders>
            <w:shd w:val="clear" w:color="auto" w:fill="FFC000"/>
          </w:tcPr>
          <w:p w14:paraId="538A18EC"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Version</w:t>
            </w:r>
          </w:p>
        </w:tc>
        <w:tc>
          <w:tcPr>
            <w:tcW w:w="1710" w:type="dxa"/>
            <w:tcBorders>
              <w:top w:val="single" w:sz="4" w:space="0" w:color="000000"/>
              <w:left w:val="single" w:sz="4" w:space="0" w:color="000000"/>
              <w:bottom w:val="single" w:sz="4" w:space="0" w:color="000000"/>
            </w:tcBorders>
            <w:shd w:val="clear" w:color="auto" w:fill="FFC000"/>
          </w:tcPr>
          <w:p w14:paraId="73EAF351"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 xml:space="preserve">Action taken </w:t>
            </w:r>
            <w:r w:rsidRPr="00385108">
              <w:rPr>
                <w:b/>
                <w:color w:val="auto"/>
                <w:szCs w:val="22"/>
              </w:rPr>
              <w:br/>
              <w:t>(add/del/change)</w:t>
            </w:r>
          </w:p>
        </w:tc>
        <w:tc>
          <w:tcPr>
            <w:tcW w:w="6390" w:type="dxa"/>
            <w:tcBorders>
              <w:top w:val="single" w:sz="4" w:space="0" w:color="000000"/>
              <w:left w:val="single" w:sz="4" w:space="0" w:color="000000"/>
              <w:bottom w:val="single" w:sz="4" w:space="0" w:color="000000"/>
              <w:right w:val="single" w:sz="4" w:space="0" w:color="000000"/>
            </w:tcBorders>
            <w:shd w:val="clear" w:color="auto" w:fill="FFC000"/>
          </w:tcPr>
          <w:p w14:paraId="1785659C"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Change description</w:t>
            </w:r>
          </w:p>
        </w:tc>
      </w:tr>
      <w:tr w:rsidR="0078187B" w:rsidRPr="00385108" w14:paraId="6265391A" w14:textId="77777777" w:rsidTr="00D34575">
        <w:trPr>
          <w:trHeight w:val="498"/>
        </w:trPr>
        <w:tc>
          <w:tcPr>
            <w:tcW w:w="990" w:type="dxa"/>
            <w:tcBorders>
              <w:top w:val="single" w:sz="4" w:space="0" w:color="000000"/>
              <w:left w:val="single" w:sz="4" w:space="0" w:color="000000"/>
              <w:bottom w:val="single" w:sz="4" w:space="0" w:color="000000"/>
            </w:tcBorders>
          </w:tcPr>
          <w:p w14:paraId="23FF6B9D" w14:textId="77777777" w:rsidR="0078187B" w:rsidRPr="00385108" w:rsidRDefault="0078187B" w:rsidP="00D34575">
            <w:pPr>
              <w:pStyle w:val="TableBodyText"/>
              <w:snapToGrid w:val="0"/>
              <w:spacing w:after="120"/>
              <w:rPr>
                <w:color w:val="auto"/>
                <w:szCs w:val="22"/>
              </w:rPr>
            </w:pPr>
          </w:p>
        </w:tc>
        <w:tc>
          <w:tcPr>
            <w:tcW w:w="1710" w:type="dxa"/>
            <w:tcBorders>
              <w:top w:val="single" w:sz="4" w:space="0" w:color="000000"/>
              <w:left w:val="single" w:sz="4" w:space="0" w:color="000000"/>
              <w:bottom w:val="single" w:sz="4" w:space="0" w:color="000000"/>
            </w:tcBorders>
            <w:shd w:val="clear" w:color="auto" w:fill="auto"/>
          </w:tcPr>
          <w:p w14:paraId="18D01B50" w14:textId="77777777" w:rsidR="0078187B" w:rsidRPr="00385108" w:rsidRDefault="0078187B" w:rsidP="00D34575">
            <w:pPr>
              <w:pStyle w:val="TableBodyText"/>
              <w:snapToGrid w:val="0"/>
              <w:spacing w:after="120"/>
              <w:rPr>
                <w:color w:val="auto"/>
                <w:szCs w:val="22"/>
              </w:rPr>
            </w:pPr>
          </w:p>
        </w:tc>
        <w:tc>
          <w:tcPr>
            <w:tcW w:w="6390" w:type="dxa"/>
            <w:tcBorders>
              <w:top w:val="single" w:sz="4" w:space="0" w:color="000000"/>
              <w:left w:val="single" w:sz="4" w:space="0" w:color="000000"/>
              <w:bottom w:val="single" w:sz="4" w:space="0" w:color="000000"/>
              <w:right w:val="single" w:sz="4" w:space="0" w:color="000000"/>
            </w:tcBorders>
            <w:shd w:val="clear" w:color="auto" w:fill="auto"/>
          </w:tcPr>
          <w:p w14:paraId="02B48529" w14:textId="77777777" w:rsidR="0078187B" w:rsidRPr="00385108" w:rsidRDefault="0078187B" w:rsidP="00D34575">
            <w:pPr>
              <w:pStyle w:val="TableBodyText"/>
              <w:snapToGrid w:val="0"/>
              <w:spacing w:after="120"/>
              <w:rPr>
                <w:color w:val="auto"/>
                <w:szCs w:val="22"/>
              </w:rPr>
            </w:pPr>
          </w:p>
        </w:tc>
      </w:tr>
    </w:tbl>
    <w:p w14:paraId="604C9807" w14:textId="77777777" w:rsidR="0078187B" w:rsidRPr="00385108" w:rsidRDefault="0078187B" w:rsidP="0078187B">
      <w:pPr>
        <w:pStyle w:val="BodyText1"/>
        <w:spacing w:after="120"/>
        <w:rPr>
          <w:color w:val="auto"/>
          <w:szCs w:val="22"/>
        </w:rPr>
      </w:pPr>
    </w:p>
    <w:p w14:paraId="75711F81" w14:textId="77777777" w:rsidR="0078187B" w:rsidRPr="00385108" w:rsidRDefault="0078187B" w:rsidP="0078187B">
      <w:pPr>
        <w:pStyle w:val="DocumentReleaseNoteTableHeader"/>
        <w:numPr>
          <w:ilvl w:val="0"/>
          <w:numId w:val="0"/>
        </w:numPr>
        <w:spacing w:after="120"/>
        <w:rPr>
          <w:szCs w:val="22"/>
        </w:rPr>
      </w:pPr>
      <w:r w:rsidRPr="00385108">
        <w:rPr>
          <w:color w:val="auto"/>
          <w:szCs w:val="22"/>
        </w:rPr>
        <w:t>Reviewer Details</w:t>
      </w:r>
    </w:p>
    <w:tbl>
      <w:tblPr>
        <w:tblW w:w="9090" w:type="dxa"/>
        <w:tblInd w:w="5" w:type="dxa"/>
        <w:tblLayout w:type="fixed"/>
        <w:tblCellMar>
          <w:left w:w="0" w:type="dxa"/>
          <w:right w:w="0" w:type="dxa"/>
        </w:tblCellMar>
        <w:tblLook w:val="0000" w:firstRow="0" w:lastRow="0" w:firstColumn="0" w:lastColumn="0" w:noHBand="0" w:noVBand="0"/>
      </w:tblPr>
      <w:tblGrid>
        <w:gridCol w:w="990"/>
        <w:gridCol w:w="1260"/>
        <w:gridCol w:w="2250"/>
        <w:gridCol w:w="1170"/>
        <w:gridCol w:w="3420"/>
      </w:tblGrid>
      <w:tr w:rsidR="0078187B" w:rsidRPr="00385108" w14:paraId="75E94E45" w14:textId="77777777" w:rsidTr="00D34575">
        <w:trPr>
          <w:trHeight w:val="60"/>
        </w:trPr>
        <w:tc>
          <w:tcPr>
            <w:tcW w:w="990" w:type="dxa"/>
            <w:tcBorders>
              <w:top w:val="single" w:sz="4" w:space="0" w:color="000000"/>
              <w:left w:val="single" w:sz="4" w:space="0" w:color="000000"/>
              <w:bottom w:val="single" w:sz="4" w:space="0" w:color="000000"/>
            </w:tcBorders>
            <w:shd w:val="clear" w:color="auto" w:fill="FFC000"/>
          </w:tcPr>
          <w:p w14:paraId="0FD28556"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Version</w:t>
            </w:r>
          </w:p>
        </w:tc>
        <w:tc>
          <w:tcPr>
            <w:tcW w:w="1260" w:type="dxa"/>
            <w:tcBorders>
              <w:top w:val="single" w:sz="4" w:space="0" w:color="000000"/>
              <w:left w:val="single" w:sz="4" w:space="0" w:color="000000"/>
              <w:bottom w:val="single" w:sz="4" w:space="0" w:color="000000"/>
            </w:tcBorders>
            <w:shd w:val="clear" w:color="auto" w:fill="FFC000"/>
          </w:tcPr>
          <w:p w14:paraId="1A51F642"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Date</w:t>
            </w:r>
          </w:p>
          <w:p w14:paraId="5560F66D" w14:textId="77777777" w:rsidR="0078187B" w:rsidRPr="00385108" w:rsidRDefault="0078187B" w:rsidP="00D34575">
            <w:pPr>
              <w:pStyle w:val="TableBodyText"/>
              <w:snapToGrid w:val="0"/>
              <w:spacing w:after="120"/>
              <w:jc w:val="center"/>
              <w:rPr>
                <w:b/>
                <w:color w:val="auto"/>
                <w:szCs w:val="22"/>
              </w:rPr>
            </w:pPr>
          </w:p>
        </w:tc>
        <w:tc>
          <w:tcPr>
            <w:tcW w:w="2250" w:type="dxa"/>
            <w:tcBorders>
              <w:top w:val="single" w:sz="4" w:space="0" w:color="000000"/>
              <w:left w:val="single" w:sz="4" w:space="0" w:color="000000"/>
              <w:bottom w:val="single" w:sz="4" w:space="0" w:color="000000"/>
            </w:tcBorders>
            <w:shd w:val="clear" w:color="auto" w:fill="FFC000"/>
          </w:tcPr>
          <w:p w14:paraId="03DA9323"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Name</w:t>
            </w:r>
          </w:p>
        </w:tc>
        <w:tc>
          <w:tcPr>
            <w:tcW w:w="1170" w:type="dxa"/>
            <w:tcBorders>
              <w:top w:val="single" w:sz="4" w:space="0" w:color="000000"/>
              <w:left w:val="single" w:sz="4" w:space="0" w:color="000000"/>
              <w:bottom w:val="single" w:sz="4" w:space="0" w:color="000000"/>
            </w:tcBorders>
            <w:shd w:val="clear" w:color="auto" w:fill="FFC000"/>
          </w:tcPr>
          <w:p w14:paraId="734B4987"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Role</w:t>
            </w:r>
          </w:p>
        </w:tc>
        <w:tc>
          <w:tcPr>
            <w:tcW w:w="3420" w:type="dxa"/>
            <w:tcBorders>
              <w:top w:val="single" w:sz="4" w:space="0" w:color="000000"/>
              <w:left w:val="single" w:sz="4" w:space="0" w:color="000000"/>
              <w:bottom w:val="single" w:sz="4" w:space="0" w:color="000000"/>
              <w:right w:val="single" w:sz="4" w:space="0" w:color="000000"/>
            </w:tcBorders>
            <w:shd w:val="clear" w:color="auto" w:fill="FFC000"/>
          </w:tcPr>
          <w:p w14:paraId="2A50B981"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Location</w:t>
            </w:r>
          </w:p>
        </w:tc>
      </w:tr>
      <w:tr w:rsidR="0078187B" w:rsidRPr="00385108" w14:paraId="68822C6E" w14:textId="77777777" w:rsidTr="00D34575">
        <w:trPr>
          <w:trHeight w:val="498"/>
        </w:trPr>
        <w:tc>
          <w:tcPr>
            <w:tcW w:w="990" w:type="dxa"/>
            <w:tcBorders>
              <w:top w:val="single" w:sz="4" w:space="0" w:color="000000"/>
              <w:left w:val="single" w:sz="4" w:space="0" w:color="000000"/>
              <w:bottom w:val="single" w:sz="4" w:space="0" w:color="000000"/>
            </w:tcBorders>
          </w:tcPr>
          <w:p w14:paraId="126CA70E" w14:textId="65FA3B24" w:rsidR="0078187B" w:rsidRPr="00385108" w:rsidRDefault="0078187B" w:rsidP="00D34575">
            <w:pPr>
              <w:pStyle w:val="TableBodyText"/>
              <w:snapToGrid w:val="0"/>
              <w:spacing w:after="120"/>
              <w:rPr>
                <w:color w:val="auto"/>
                <w:szCs w:val="22"/>
              </w:rPr>
            </w:pPr>
          </w:p>
        </w:tc>
        <w:tc>
          <w:tcPr>
            <w:tcW w:w="1260" w:type="dxa"/>
            <w:tcBorders>
              <w:top w:val="single" w:sz="4" w:space="0" w:color="000000"/>
              <w:left w:val="single" w:sz="4" w:space="0" w:color="000000"/>
              <w:bottom w:val="single" w:sz="4" w:space="0" w:color="000000"/>
            </w:tcBorders>
            <w:shd w:val="clear" w:color="auto" w:fill="auto"/>
          </w:tcPr>
          <w:p w14:paraId="6D516C78" w14:textId="138B66FA" w:rsidR="0078187B" w:rsidRPr="00385108" w:rsidRDefault="0078187B" w:rsidP="00D34575">
            <w:pPr>
              <w:pStyle w:val="TableBodyText"/>
              <w:snapToGrid w:val="0"/>
              <w:spacing w:after="120"/>
              <w:rPr>
                <w:color w:val="auto"/>
                <w:szCs w:val="22"/>
              </w:rPr>
            </w:pPr>
          </w:p>
        </w:tc>
        <w:tc>
          <w:tcPr>
            <w:tcW w:w="2250" w:type="dxa"/>
            <w:tcBorders>
              <w:top w:val="single" w:sz="4" w:space="0" w:color="000000"/>
              <w:left w:val="single" w:sz="4" w:space="0" w:color="000000"/>
              <w:bottom w:val="single" w:sz="4" w:space="0" w:color="000000"/>
            </w:tcBorders>
            <w:shd w:val="clear" w:color="auto" w:fill="auto"/>
          </w:tcPr>
          <w:p w14:paraId="67BB341F" w14:textId="52EAC4C4" w:rsidR="0078187B" w:rsidRPr="00385108" w:rsidRDefault="0078187B" w:rsidP="00D34575">
            <w:pPr>
              <w:pStyle w:val="TableBodyText"/>
              <w:snapToGrid w:val="0"/>
              <w:spacing w:after="120"/>
              <w:rPr>
                <w:color w:val="auto"/>
                <w:szCs w:val="22"/>
              </w:rPr>
            </w:pPr>
          </w:p>
        </w:tc>
        <w:tc>
          <w:tcPr>
            <w:tcW w:w="1170" w:type="dxa"/>
            <w:tcBorders>
              <w:top w:val="single" w:sz="4" w:space="0" w:color="000000"/>
              <w:left w:val="single" w:sz="4" w:space="0" w:color="000000"/>
              <w:bottom w:val="single" w:sz="4" w:space="0" w:color="000000"/>
            </w:tcBorders>
            <w:shd w:val="clear" w:color="auto" w:fill="auto"/>
          </w:tcPr>
          <w:p w14:paraId="13CB8545" w14:textId="3513C7F5" w:rsidR="0078187B" w:rsidRPr="00385108" w:rsidRDefault="0078187B" w:rsidP="00D34575">
            <w:pPr>
              <w:pStyle w:val="TableBodyText"/>
              <w:snapToGrid w:val="0"/>
              <w:spacing w:after="120"/>
              <w:rPr>
                <w:color w:val="auto"/>
                <w:szCs w:val="22"/>
              </w:rPr>
            </w:pPr>
          </w:p>
        </w:tc>
        <w:tc>
          <w:tcPr>
            <w:tcW w:w="3420" w:type="dxa"/>
            <w:tcBorders>
              <w:top w:val="single" w:sz="4" w:space="0" w:color="000000"/>
              <w:left w:val="single" w:sz="4" w:space="0" w:color="000000"/>
              <w:bottom w:val="single" w:sz="4" w:space="0" w:color="000000"/>
              <w:right w:val="single" w:sz="4" w:space="0" w:color="000000"/>
            </w:tcBorders>
            <w:shd w:val="clear" w:color="auto" w:fill="auto"/>
          </w:tcPr>
          <w:p w14:paraId="01C47326" w14:textId="10F57EF2" w:rsidR="0078187B" w:rsidRPr="00385108" w:rsidRDefault="0078187B" w:rsidP="00D34575">
            <w:pPr>
              <w:pStyle w:val="TableBodyText"/>
              <w:snapToGrid w:val="0"/>
              <w:spacing w:after="120"/>
              <w:rPr>
                <w:color w:val="auto"/>
                <w:szCs w:val="22"/>
              </w:rPr>
            </w:pPr>
          </w:p>
        </w:tc>
      </w:tr>
      <w:tr w:rsidR="0078187B" w:rsidRPr="00385108" w14:paraId="6EF7A1DD" w14:textId="77777777" w:rsidTr="00D34575">
        <w:trPr>
          <w:trHeight w:val="498"/>
        </w:trPr>
        <w:tc>
          <w:tcPr>
            <w:tcW w:w="990" w:type="dxa"/>
            <w:tcBorders>
              <w:top w:val="single" w:sz="4" w:space="0" w:color="000000"/>
              <w:left w:val="single" w:sz="4" w:space="0" w:color="000000"/>
              <w:bottom w:val="single" w:sz="4" w:space="0" w:color="000000"/>
            </w:tcBorders>
          </w:tcPr>
          <w:p w14:paraId="64EF5792" w14:textId="5635918D" w:rsidR="0078187B" w:rsidRPr="00385108" w:rsidRDefault="0078187B" w:rsidP="00D34575">
            <w:pPr>
              <w:pStyle w:val="TableBodyText"/>
              <w:snapToGrid w:val="0"/>
              <w:spacing w:after="120"/>
              <w:rPr>
                <w:color w:val="auto"/>
                <w:szCs w:val="22"/>
              </w:rPr>
            </w:pPr>
          </w:p>
        </w:tc>
        <w:tc>
          <w:tcPr>
            <w:tcW w:w="1260" w:type="dxa"/>
            <w:tcBorders>
              <w:top w:val="single" w:sz="4" w:space="0" w:color="000000"/>
              <w:left w:val="single" w:sz="4" w:space="0" w:color="000000"/>
              <w:bottom w:val="single" w:sz="4" w:space="0" w:color="000000"/>
            </w:tcBorders>
            <w:shd w:val="clear" w:color="auto" w:fill="auto"/>
          </w:tcPr>
          <w:p w14:paraId="4CFF6430" w14:textId="59A2D0EA" w:rsidR="0078187B" w:rsidRPr="00385108" w:rsidRDefault="0078187B" w:rsidP="00D34575">
            <w:pPr>
              <w:pStyle w:val="TableBodyText"/>
              <w:snapToGrid w:val="0"/>
              <w:spacing w:after="120"/>
              <w:rPr>
                <w:color w:val="auto"/>
                <w:szCs w:val="22"/>
              </w:rPr>
            </w:pPr>
          </w:p>
        </w:tc>
        <w:tc>
          <w:tcPr>
            <w:tcW w:w="2250" w:type="dxa"/>
            <w:tcBorders>
              <w:top w:val="single" w:sz="4" w:space="0" w:color="000000"/>
              <w:left w:val="single" w:sz="4" w:space="0" w:color="000000"/>
              <w:bottom w:val="single" w:sz="4" w:space="0" w:color="000000"/>
            </w:tcBorders>
            <w:shd w:val="clear" w:color="auto" w:fill="auto"/>
          </w:tcPr>
          <w:p w14:paraId="7CB371B5" w14:textId="44039CCA" w:rsidR="0078187B" w:rsidRPr="00385108" w:rsidRDefault="0078187B" w:rsidP="00D34575">
            <w:pPr>
              <w:pStyle w:val="TableBodyText"/>
              <w:snapToGrid w:val="0"/>
              <w:spacing w:after="120"/>
              <w:rPr>
                <w:color w:val="auto"/>
                <w:szCs w:val="22"/>
              </w:rPr>
            </w:pPr>
          </w:p>
        </w:tc>
        <w:tc>
          <w:tcPr>
            <w:tcW w:w="1170" w:type="dxa"/>
            <w:tcBorders>
              <w:top w:val="single" w:sz="4" w:space="0" w:color="000000"/>
              <w:left w:val="single" w:sz="4" w:space="0" w:color="000000"/>
              <w:bottom w:val="single" w:sz="4" w:space="0" w:color="000000"/>
            </w:tcBorders>
            <w:shd w:val="clear" w:color="auto" w:fill="auto"/>
          </w:tcPr>
          <w:p w14:paraId="0B1E18A7" w14:textId="7E029463" w:rsidR="0078187B" w:rsidRPr="00385108" w:rsidRDefault="0078187B" w:rsidP="00D34575">
            <w:pPr>
              <w:pStyle w:val="TableBodyText"/>
              <w:snapToGrid w:val="0"/>
              <w:spacing w:after="120"/>
              <w:rPr>
                <w:color w:val="auto"/>
                <w:szCs w:val="22"/>
              </w:rPr>
            </w:pPr>
          </w:p>
        </w:tc>
        <w:tc>
          <w:tcPr>
            <w:tcW w:w="3420" w:type="dxa"/>
            <w:tcBorders>
              <w:top w:val="single" w:sz="4" w:space="0" w:color="000000"/>
              <w:left w:val="single" w:sz="4" w:space="0" w:color="000000"/>
              <w:bottom w:val="single" w:sz="4" w:space="0" w:color="000000"/>
              <w:right w:val="single" w:sz="4" w:space="0" w:color="000000"/>
            </w:tcBorders>
            <w:shd w:val="clear" w:color="auto" w:fill="auto"/>
          </w:tcPr>
          <w:p w14:paraId="1CA487BA" w14:textId="4BBBC85E" w:rsidR="0078187B" w:rsidRPr="00385108" w:rsidRDefault="0078187B" w:rsidP="00D34575">
            <w:pPr>
              <w:pStyle w:val="TableBodyText"/>
              <w:snapToGrid w:val="0"/>
              <w:spacing w:after="120"/>
              <w:rPr>
                <w:color w:val="auto"/>
                <w:szCs w:val="22"/>
              </w:rPr>
            </w:pPr>
          </w:p>
        </w:tc>
      </w:tr>
    </w:tbl>
    <w:p w14:paraId="2D099D70" w14:textId="77777777" w:rsidR="0078187B" w:rsidRPr="00385108" w:rsidRDefault="0078187B" w:rsidP="0078187B">
      <w:pPr>
        <w:pStyle w:val="DocumentReleaseNoteTableHeader"/>
        <w:numPr>
          <w:ilvl w:val="0"/>
          <w:numId w:val="0"/>
        </w:numPr>
        <w:spacing w:after="120"/>
        <w:rPr>
          <w:rFonts w:eastAsia="Times New Roman"/>
          <w:b w:val="0"/>
          <w:bCs w:val="0"/>
          <w:color w:val="auto"/>
          <w:szCs w:val="22"/>
        </w:rPr>
      </w:pPr>
    </w:p>
    <w:p w14:paraId="64E998CB" w14:textId="77777777" w:rsidR="0078187B" w:rsidRPr="00385108" w:rsidRDefault="0078187B" w:rsidP="0078187B">
      <w:pPr>
        <w:pStyle w:val="DocumentReleaseNoteTableHeader"/>
        <w:numPr>
          <w:ilvl w:val="0"/>
          <w:numId w:val="0"/>
        </w:numPr>
        <w:spacing w:after="120"/>
        <w:rPr>
          <w:szCs w:val="22"/>
        </w:rPr>
      </w:pPr>
      <w:r w:rsidRPr="00385108">
        <w:rPr>
          <w:color w:val="auto"/>
          <w:szCs w:val="22"/>
        </w:rPr>
        <w:t>Approver Details</w:t>
      </w:r>
    </w:p>
    <w:tbl>
      <w:tblPr>
        <w:tblW w:w="9090" w:type="dxa"/>
        <w:tblInd w:w="5" w:type="dxa"/>
        <w:tblLayout w:type="fixed"/>
        <w:tblCellMar>
          <w:left w:w="0" w:type="dxa"/>
          <w:right w:w="0" w:type="dxa"/>
        </w:tblCellMar>
        <w:tblLook w:val="0000" w:firstRow="0" w:lastRow="0" w:firstColumn="0" w:lastColumn="0" w:noHBand="0" w:noVBand="0"/>
      </w:tblPr>
      <w:tblGrid>
        <w:gridCol w:w="990"/>
        <w:gridCol w:w="1260"/>
        <w:gridCol w:w="2250"/>
        <w:gridCol w:w="1170"/>
        <w:gridCol w:w="3420"/>
      </w:tblGrid>
      <w:tr w:rsidR="0078187B" w:rsidRPr="00385108" w14:paraId="40F12A6B" w14:textId="77777777" w:rsidTr="00D34575">
        <w:trPr>
          <w:trHeight w:val="60"/>
        </w:trPr>
        <w:tc>
          <w:tcPr>
            <w:tcW w:w="990" w:type="dxa"/>
            <w:tcBorders>
              <w:top w:val="single" w:sz="4" w:space="0" w:color="000000"/>
              <w:left w:val="single" w:sz="4" w:space="0" w:color="000000"/>
              <w:bottom w:val="single" w:sz="4" w:space="0" w:color="000000"/>
            </w:tcBorders>
            <w:shd w:val="clear" w:color="auto" w:fill="FFC000"/>
          </w:tcPr>
          <w:p w14:paraId="70978C0B"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Version</w:t>
            </w:r>
          </w:p>
        </w:tc>
        <w:tc>
          <w:tcPr>
            <w:tcW w:w="1260" w:type="dxa"/>
            <w:tcBorders>
              <w:top w:val="single" w:sz="4" w:space="0" w:color="000000"/>
              <w:left w:val="single" w:sz="4" w:space="0" w:color="000000"/>
              <w:bottom w:val="single" w:sz="4" w:space="0" w:color="000000"/>
            </w:tcBorders>
            <w:shd w:val="clear" w:color="auto" w:fill="FFC000"/>
          </w:tcPr>
          <w:p w14:paraId="00E47C35"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Date</w:t>
            </w:r>
          </w:p>
          <w:p w14:paraId="587DBA9E" w14:textId="77777777" w:rsidR="0078187B" w:rsidRPr="00385108" w:rsidRDefault="0078187B" w:rsidP="00D34575">
            <w:pPr>
              <w:pStyle w:val="TableBodyText"/>
              <w:snapToGrid w:val="0"/>
              <w:spacing w:after="120"/>
              <w:jc w:val="center"/>
              <w:rPr>
                <w:b/>
                <w:color w:val="auto"/>
                <w:szCs w:val="22"/>
              </w:rPr>
            </w:pPr>
          </w:p>
        </w:tc>
        <w:tc>
          <w:tcPr>
            <w:tcW w:w="2250" w:type="dxa"/>
            <w:tcBorders>
              <w:top w:val="single" w:sz="4" w:space="0" w:color="000000"/>
              <w:left w:val="single" w:sz="4" w:space="0" w:color="000000"/>
              <w:bottom w:val="single" w:sz="4" w:space="0" w:color="000000"/>
            </w:tcBorders>
            <w:shd w:val="clear" w:color="auto" w:fill="FFC000"/>
          </w:tcPr>
          <w:p w14:paraId="6A6D3689"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Name</w:t>
            </w:r>
          </w:p>
        </w:tc>
        <w:tc>
          <w:tcPr>
            <w:tcW w:w="1170" w:type="dxa"/>
            <w:tcBorders>
              <w:top w:val="single" w:sz="4" w:space="0" w:color="000000"/>
              <w:left w:val="single" w:sz="4" w:space="0" w:color="000000"/>
              <w:bottom w:val="single" w:sz="4" w:space="0" w:color="000000"/>
            </w:tcBorders>
            <w:shd w:val="clear" w:color="auto" w:fill="FFC000"/>
          </w:tcPr>
          <w:p w14:paraId="7AD203BA"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Role</w:t>
            </w:r>
          </w:p>
        </w:tc>
        <w:tc>
          <w:tcPr>
            <w:tcW w:w="3420" w:type="dxa"/>
            <w:tcBorders>
              <w:top w:val="single" w:sz="4" w:space="0" w:color="000000"/>
              <w:left w:val="single" w:sz="4" w:space="0" w:color="000000"/>
              <w:bottom w:val="single" w:sz="4" w:space="0" w:color="000000"/>
              <w:right w:val="single" w:sz="4" w:space="0" w:color="000000"/>
            </w:tcBorders>
            <w:shd w:val="clear" w:color="auto" w:fill="FFC000"/>
          </w:tcPr>
          <w:p w14:paraId="65E5EE3B" w14:textId="77777777" w:rsidR="0078187B" w:rsidRPr="00385108" w:rsidRDefault="0078187B" w:rsidP="00D34575">
            <w:pPr>
              <w:pStyle w:val="TableBodyText"/>
              <w:snapToGrid w:val="0"/>
              <w:spacing w:after="120"/>
              <w:jc w:val="center"/>
              <w:rPr>
                <w:b/>
                <w:color w:val="auto"/>
                <w:szCs w:val="22"/>
              </w:rPr>
            </w:pPr>
            <w:r w:rsidRPr="00385108">
              <w:rPr>
                <w:b/>
                <w:color w:val="auto"/>
                <w:szCs w:val="22"/>
              </w:rPr>
              <w:t>Location</w:t>
            </w:r>
          </w:p>
        </w:tc>
      </w:tr>
      <w:tr w:rsidR="0078187B" w:rsidRPr="00385108" w14:paraId="575A94C5" w14:textId="77777777" w:rsidTr="00D34575">
        <w:trPr>
          <w:trHeight w:val="498"/>
        </w:trPr>
        <w:tc>
          <w:tcPr>
            <w:tcW w:w="990" w:type="dxa"/>
            <w:tcBorders>
              <w:top w:val="single" w:sz="4" w:space="0" w:color="000000"/>
              <w:left w:val="single" w:sz="4" w:space="0" w:color="000000"/>
              <w:bottom w:val="single" w:sz="4" w:space="0" w:color="000000"/>
            </w:tcBorders>
          </w:tcPr>
          <w:p w14:paraId="7EF534AB" w14:textId="3CA01C6C" w:rsidR="0078187B" w:rsidRPr="00385108" w:rsidRDefault="0078187B" w:rsidP="00D34575">
            <w:pPr>
              <w:pStyle w:val="TableBodyText"/>
              <w:snapToGrid w:val="0"/>
              <w:spacing w:after="120"/>
              <w:rPr>
                <w:color w:val="auto"/>
                <w:szCs w:val="22"/>
              </w:rPr>
            </w:pPr>
          </w:p>
        </w:tc>
        <w:tc>
          <w:tcPr>
            <w:tcW w:w="1260" w:type="dxa"/>
            <w:tcBorders>
              <w:top w:val="single" w:sz="4" w:space="0" w:color="000000"/>
              <w:left w:val="single" w:sz="4" w:space="0" w:color="000000"/>
              <w:bottom w:val="single" w:sz="4" w:space="0" w:color="000000"/>
            </w:tcBorders>
            <w:shd w:val="clear" w:color="auto" w:fill="auto"/>
          </w:tcPr>
          <w:p w14:paraId="1FF2703F" w14:textId="7E69D1BC" w:rsidR="0078187B" w:rsidRPr="00385108" w:rsidRDefault="0078187B" w:rsidP="00D34575">
            <w:pPr>
              <w:pStyle w:val="TableBodyText"/>
              <w:snapToGrid w:val="0"/>
              <w:spacing w:after="120"/>
              <w:rPr>
                <w:color w:val="auto"/>
                <w:szCs w:val="22"/>
              </w:rPr>
            </w:pPr>
          </w:p>
        </w:tc>
        <w:tc>
          <w:tcPr>
            <w:tcW w:w="2250" w:type="dxa"/>
            <w:tcBorders>
              <w:top w:val="single" w:sz="4" w:space="0" w:color="000000"/>
              <w:left w:val="single" w:sz="4" w:space="0" w:color="000000"/>
              <w:bottom w:val="single" w:sz="4" w:space="0" w:color="000000"/>
            </w:tcBorders>
            <w:shd w:val="clear" w:color="auto" w:fill="auto"/>
          </w:tcPr>
          <w:p w14:paraId="32C8D88F" w14:textId="21601747" w:rsidR="0078187B" w:rsidRPr="00385108" w:rsidRDefault="0078187B" w:rsidP="00D34575">
            <w:pPr>
              <w:pStyle w:val="TableBodyText"/>
              <w:snapToGrid w:val="0"/>
              <w:spacing w:after="120"/>
              <w:rPr>
                <w:color w:val="auto"/>
                <w:szCs w:val="22"/>
              </w:rPr>
            </w:pPr>
          </w:p>
        </w:tc>
        <w:tc>
          <w:tcPr>
            <w:tcW w:w="1170" w:type="dxa"/>
            <w:tcBorders>
              <w:top w:val="single" w:sz="4" w:space="0" w:color="000000"/>
              <w:left w:val="single" w:sz="4" w:space="0" w:color="000000"/>
              <w:bottom w:val="single" w:sz="4" w:space="0" w:color="000000"/>
            </w:tcBorders>
            <w:shd w:val="clear" w:color="auto" w:fill="auto"/>
          </w:tcPr>
          <w:p w14:paraId="5E28BE37" w14:textId="6BC28B1F" w:rsidR="0078187B" w:rsidRPr="00385108" w:rsidRDefault="0078187B" w:rsidP="00D34575">
            <w:pPr>
              <w:pStyle w:val="TableBodyText"/>
              <w:snapToGrid w:val="0"/>
              <w:spacing w:after="120"/>
              <w:rPr>
                <w:color w:val="auto"/>
                <w:szCs w:val="22"/>
              </w:rPr>
            </w:pPr>
          </w:p>
        </w:tc>
        <w:tc>
          <w:tcPr>
            <w:tcW w:w="3420" w:type="dxa"/>
            <w:tcBorders>
              <w:top w:val="single" w:sz="4" w:space="0" w:color="000000"/>
              <w:left w:val="single" w:sz="4" w:space="0" w:color="000000"/>
              <w:bottom w:val="single" w:sz="4" w:space="0" w:color="000000"/>
              <w:right w:val="single" w:sz="4" w:space="0" w:color="000000"/>
            </w:tcBorders>
            <w:shd w:val="clear" w:color="auto" w:fill="auto"/>
          </w:tcPr>
          <w:p w14:paraId="5C161CC5" w14:textId="601DA151" w:rsidR="0078187B" w:rsidRPr="00385108" w:rsidRDefault="0078187B" w:rsidP="00D34575">
            <w:pPr>
              <w:pStyle w:val="TableBodyText"/>
              <w:snapToGrid w:val="0"/>
              <w:spacing w:after="120"/>
              <w:rPr>
                <w:color w:val="auto"/>
                <w:szCs w:val="22"/>
              </w:rPr>
            </w:pPr>
          </w:p>
        </w:tc>
      </w:tr>
      <w:tr w:rsidR="0078187B" w:rsidRPr="00385108" w14:paraId="2B18F8C9" w14:textId="77777777" w:rsidTr="00D34575">
        <w:trPr>
          <w:trHeight w:val="498"/>
        </w:trPr>
        <w:tc>
          <w:tcPr>
            <w:tcW w:w="990" w:type="dxa"/>
            <w:tcBorders>
              <w:top w:val="single" w:sz="4" w:space="0" w:color="000000"/>
              <w:left w:val="single" w:sz="4" w:space="0" w:color="000000"/>
              <w:bottom w:val="single" w:sz="4" w:space="0" w:color="000000"/>
            </w:tcBorders>
          </w:tcPr>
          <w:p w14:paraId="490A364A" w14:textId="7A265089" w:rsidR="0078187B" w:rsidRPr="00385108" w:rsidRDefault="0078187B" w:rsidP="00D34575">
            <w:pPr>
              <w:pStyle w:val="TableBodyText"/>
              <w:snapToGrid w:val="0"/>
              <w:spacing w:after="120"/>
              <w:rPr>
                <w:color w:val="auto"/>
                <w:szCs w:val="22"/>
              </w:rPr>
            </w:pPr>
          </w:p>
        </w:tc>
        <w:tc>
          <w:tcPr>
            <w:tcW w:w="1260" w:type="dxa"/>
            <w:tcBorders>
              <w:top w:val="single" w:sz="4" w:space="0" w:color="000000"/>
              <w:left w:val="single" w:sz="4" w:space="0" w:color="000000"/>
              <w:bottom w:val="single" w:sz="4" w:space="0" w:color="000000"/>
            </w:tcBorders>
            <w:shd w:val="clear" w:color="auto" w:fill="auto"/>
          </w:tcPr>
          <w:p w14:paraId="27D17DDD" w14:textId="02651013" w:rsidR="0078187B" w:rsidRPr="00385108" w:rsidRDefault="0078187B" w:rsidP="00D34575">
            <w:pPr>
              <w:pStyle w:val="TableBodyText"/>
              <w:snapToGrid w:val="0"/>
              <w:spacing w:after="120"/>
              <w:rPr>
                <w:color w:val="auto"/>
                <w:szCs w:val="22"/>
              </w:rPr>
            </w:pPr>
          </w:p>
        </w:tc>
        <w:tc>
          <w:tcPr>
            <w:tcW w:w="2250" w:type="dxa"/>
            <w:tcBorders>
              <w:top w:val="single" w:sz="4" w:space="0" w:color="000000"/>
              <w:left w:val="single" w:sz="4" w:space="0" w:color="000000"/>
              <w:bottom w:val="single" w:sz="4" w:space="0" w:color="000000"/>
            </w:tcBorders>
            <w:shd w:val="clear" w:color="auto" w:fill="auto"/>
          </w:tcPr>
          <w:p w14:paraId="2AD65DFB" w14:textId="7AE6C6C9" w:rsidR="0078187B" w:rsidRPr="00385108" w:rsidRDefault="0078187B" w:rsidP="00D34575">
            <w:pPr>
              <w:pStyle w:val="TableBodyText"/>
              <w:snapToGrid w:val="0"/>
              <w:spacing w:after="120"/>
              <w:rPr>
                <w:color w:val="auto"/>
                <w:szCs w:val="22"/>
              </w:rPr>
            </w:pPr>
          </w:p>
        </w:tc>
        <w:tc>
          <w:tcPr>
            <w:tcW w:w="1170" w:type="dxa"/>
            <w:tcBorders>
              <w:top w:val="single" w:sz="4" w:space="0" w:color="000000"/>
              <w:left w:val="single" w:sz="4" w:space="0" w:color="000000"/>
              <w:bottom w:val="single" w:sz="4" w:space="0" w:color="000000"/>
            </w:tcBorders>
            <w:shd w:val="clear" w:color="auto" w:fill="auto"/>
          </w:tcPr>
          <w:p w14:paraId="7CE01FBA" w14:textId="759BF3D9" w:rsidR="0078187B" w:rsidRPr="00385108" w:rsidRDefault="0078187B" w:rsidP="00D34575">
            <w:pPr>
              <w:pStyle w:val="TableBodyText"/>
              <w:snapToGrid w:val="0"/>
              <w:spacing w:after="120"/>
              <w:rPr>
                <w:color w:val="auto"/>
                <w:szCs w:val="22"/>
              </w:rPr>
            </w:pPr>
          </w:p>
        </w:tc>
        <w:tc>
          <w:tcPr>
            <w:tcW w:w="3420" w:type="dxa"/>
            <w:tcBorders>
              <w:top w:val="single" w:sz="4" w:space="0" w:color="000000"/>
              <w:left w:val="single" w:sz="4" w:space="0" w:color="000000"/>
              <w:bottom w:val="single" w:sz="4" w:space="0" w:color="000000"/>
              <w:right w:val="single" w:sz="4" w:space="0" w:color="000000"/>
            </w:tcBorders>
            <w:shd w:val="clear" w:color="auto" w:fill="auto"/>
          </w:tcPr>
          <w:p w14:paraId="3D2E0F97" w14:textId="656F3047" w:rsidR="0078187B" w:rsidRPr="00385108" w:rsidRDefault="0078187B" w:rsidP="00D34575">
            <w:pPr>
              <w:pStyle w:val="TableBodyText"/>
              <w:snapToGrid w:val="0"/>
              <w:spacing w:after="120"/>
              <w:rPr>
                <w:color w:val="auto"/>
                <w:szCs w:val="22"/>
              </w:rPr>
            </w:pPr>
          </w:p>
        </w:tc>
      </w:tr>
    </w:tbl>
    <w:p w14:paraId="780D0431" w14:textId="77777777" w:rsidR="0078187B" w:rsidRPr="00385108" w:rsidRDefault="0078187B" w:rsidP="0078187B">
      <w:pPr>
        <w:rPr>
          <w:rFonts w:ascii="Calibri" w:hAnsi="Calibri" w:cs="Calibri"/>
          <w:lang w:eastAsia="ar-SA"/>
        </w:rPr>
      </w:pPr>
    </w:p>
    <w:p w14:paraId="4D4A8A26" w14:textId="5CDD663F" w:rsidR="002B4265" w:rsidRPr="00385108" w:rsidRDefault="002B4265">
      <w:pPr>
        <w:rPr>
          <w:rFonts w:ascii="Calibri" w:hAnsi="Calibri" w:cs="Calibri"/>
        </w:rPr>
      </w:pPr>
      <w:r w:rsidRPr="00385108">
        <w:rPr>
          <w:rFonts w:ascii="Calibri" w:hAnsi="Calibri" w:cs="Calibri"/>
        </w:rPr>
        <w:br w:type="page"/>
      </w:r>
    </w:p>
    <w:sdt>
      <w:sdtPr>
        <w:rPr>
          <w:rFonts w:asciiTheme="minorHAnsi" w:eastAsiaTheme="minorHAnsi" w:hAnsiTheme="minorHAnsi" w:cstheme="minorBidi"/>
          <w:color w:val="auto"/>
          <w:sz w:val="22"/>
          <w:szCs w:val="22"/>
        </w:rPr>
        <w:id w:val="781779242"/>
        <w:docPartObj>
          <w:docPartGallery w:val="Table of Contents"/>
          <w:docPartUnique/>
        </w:docPartObj>
      </w:sdtPr>
      <w:sdtEndPr>
        <w:rPr>
          <w:rFonts w:ascii="Calibri" w:hAnsi="Calibri" w:cs="Calibri"/>
          <w:b/>
          <w:bCs/>
          <w:noProof/>
        </w:rPr>
      </w:sdtEndPr>
      <w:sdtContent>
        <w:p w14:paraId="1C3DF571" w14:textId="6BC247E5" w:rsidR="0022112C" w:rsidRPr="00385108" w:rsidRDefault="0022112C" w:rsidP="006D1215">
          <w:pPr>
            <w:pStyle w:val="TOCHeading"/>
          </w:pPr>
          <w:r w:rsidRPr="00385108">
            <w:t>Contents</w:t>
          </w:r>
        </w:p>
        <w:p w14:paraId="28A740E2" w14:textId="59E617AF" w:rsidR="009E1166" w:rsidRDefault="0022112C">
          <w:pPr>
            <w:pStyle w:val="TOC1"/>
            <w:tabs>
              <w:tab w:val="left" w:pos="440"/>
              <w:tab w:val="right" w:leader="dot" w:pos="9350"/>
            </w:tabs>
            <w:rPr>
              <w:rFonts w:cstheme="minorBidi"/>
              <w:noProof/>
            </w:rPr>
          </w:pPr>
          <w:r w:rsidRPr="00385108">
            <w:rPr>
              <w:rFonts w:ascii="Calibri" w:hAnsi="Calibri" w:cs="Calibri"/>
            </w:rPr>
            <w:fldChar w:fldCharType="begin"/>
          </w:r>
          <w:r w:rsidRPr="00385108">
            <w:rPr>
              <w:rFonts w:ascii="Calibri" w:hAnsi="Calibri" w:cs="Calibri"/>
            </w:rPr>
            <w:instrText xml:space="preserve"> TOC \o "1-3" \h \z \u </w:instrText>
          </w:r>
          <w:r w:rsidRPr="00385108">
            <w:rPr>
              <w:rFonts w:ascii="Calibri" w:hAnsi="Calibri" w:cs="Calibri"/>
            </w:rPr>
            <w:fldChar w:fldCharType="separate"/>
          </w:r>
          <w:hyperlink w:anchor="_Toc79750023" w:history="1">
            <w:r w:rsidR="009E1166" w:rsidRPr="003E0902">
              <w:rPr>
                <w:rStyle w:val="Hyperlink"/>
                <w:rFonts w:ascii="Calibri" w:hAnsi="Calibri" w:cs="Calibri"/>
                <w:noProof/>
              </w:rPr>
              <w:t>1</w:t>
            </w:r>
            <w:r w:rsidR="009E1166">
              <w:rPr>
                <w:rFonts w:cstheme="minorBidi"/>
                <w:noProof/>
              </w:rPr>
              <w:tab/>
            </w:r>
            <w:r w:rsidR="009E1166" w:rsidRPr="003E0902">
              <w:rPr>
                <w:rStyle w:val="Hyperlink"/>
                <w:rFonts w:ascii="Calibri" w:hAnsi="Calibri" w:cs="Calibri"/>
                <w:noProof/>
              </w:rPr>
              <w:t>Contents</w:t>
            </w:r>
            <w:r w:rsidR="009E1166">
              <w:rPr>
                <w:noProof/>
                <w:webHidden/>
              </w:rPr>
              <w:tab/>
            </w:r>
            <w:r w:rsidR="009E1166">
              <w:rPr>
                <w:noProof/>
                <w:webHidden/>
              </w:rPr>
              <w:fldChar w:fldCharType="begin"/>
            </w:r>
            <w:r w:rsidR="009E1166">
              <w:rPr>
                <w:noProof/>
                <w:webHidden/>
              </w:rPr>
              <w:instrText xml:space="preserve"> PAGEREF _Toc79750023 \h </w:instrText>
            </w:r>
            <w:r w:rsidR="009E1166">
              <w:rPr>
                <w:noProof/>
                <w:webHidden/>
              </w:rPr>
            </w:r>
            <w:r w:rsidR="009E1166">
              <w:rPr>
                <w:noProof/>
                <w:webHidden/>
              </w:rPr>
              <w:fldChar w:fldCharType="separate"/>
            </w:r>
            <w:r w:rsidR="009E1166">
              <w:rPr>
                <w:noProof/>
                <w:webHidden/>
              </w:rPr>
              <w:t>5</w:t>
            </w:r>
            <w:r w:rsidR="009E1166">
              <w:rPr>
                <w:noProof/>
                <w:webHidden/>
              </w:rPr>
              <w:fldChar w:fldCharType="end"/>
            </w:r>
          </w:hyperlink>
        </w:p>
        <w:p w14:paraId="3370E5A9" w14:textId="433922A6" w:rsidR="009E1166" w:rsidRDefault="00000000">
          <w:pPr>
            <w:pStyle w:val="TOC2"/>
            <w:tabs>
              <w:tab w:val="left" w:pos="880"/>
              <w:tab w:val="right" w:leader="dot" w:pos="9350"/>
            </w:tabs>
            <w:rPr>
              <w:rFonts w:cstheme="minorBidi"/>
              <w:noProof/>
            </w:rPr>
          </w:pPr>
          <w:hyperlink w:anchor="_Toc79750024" w:history="1">
            <w:r w:rsidR="009E1166" w:rsidRPr="003E0902">
              <w:rPr>
                <w:rStyle w:val="Hyperlink"/>
                <w:rFonts w:ascii="Calibri" w:hAnsi="Calibri" w:cs="Calibri"/>
                <w:noProof/>
              </w:rPr>
              <w:t>1.1</w:t>
            </w:r>
            <w:r w:rsidR="009E1166">
              <w:rPr>
                <w:rFonts w:cstheme="minorBidi"/>
                <w:noProof/>
              </w:rPr>
              <w:tab/>
            </w:r>
            <w:r w:rsidR="009E1166" w:rsidRPr="003E0902">
              <w:rPr>
                <w:rStyle w:val="Hyperlink"/>
                <w:rFonts w:ascii="Calibri" w:hAnsi="Calibri" w:cs="Calibri"/>
                <w:noProof/>
              </w:rPr>
              <w:t>Security Product Setup</w:t>
            </w:r>
            <w:r w:rsidR="009E1166">
              <w:rPr>
                <w:noProof/>
                <w:webHidden/>
              </w:rPr>
              <w:tab/>
            </w:r>
            <w:r w:rsidR="009E1166">
              <w:rPr>
                <w:noProof/>
                <w:webHidden/>
              </w:rPr>
              <w:fldChar w:fldCharType="begin"/>
            </w:r>
            <w:r w:rsidR="009E1166">
              <w:rPr>
                <w:noProof/>
                <w:webHidden/>
              </w:rPr>
              <w:instrText xml:space="preserve"> PAGEREF _Toc79750024 \h </w:instrText>
            </w:r>
            <w:r w:rsidR="009E1166">
              <w:rPr>
                <w:noProof/>
                <w:webHidden/>
              </w:rPr>
            </w:r>
            <w:r w:rsidR="009E1166">
              <w:rPr>
                <w:noProof/>
                <w:webHidden/>
              </w:rPr>
              <w:fldChar w:fldCharType="separate"/>
            </w:r>
            <w:r w:rsidR="009E1166">
              <w:rPr>
                <w:noProof/>
                <w:webHidden/>
              </w:rPr>
              <w:t>5</w:t>
            </w:r>
            <w:r w:rsidR="009E1166">
              <w:rPr>
                <w:noProof/>
                <w:webHidden/>
              </w:rPr>
              <w:fldChar w:fldCharType="end"/>
            </w:r>
          </w:hyperlink>
        </w:p>
        <w:p w14:paraId="0D2749C8" w14:textId="46BC9697" w:rsidR="009E1166" w:rsidRDefault="00000000">
          <w:pPr>
            <w:pStyle w:val="TOC2"/>
            <w:tabs>
              <w:tab w:val="left" w:pos="880"/>
              <w:tab w:val="right" w:leader="dot" w:pos="9350"/>
            </w:tabs>
            <w:rPr>
              <w:rFonts w:cstheme="minorBidi"/>
              <w:noProof/>
            </w:rPr>
          </w:pPr>
          <w:hyperlink w:anchor="_Toc79750025" w:history="1">
            <w:r w:rsidR="009E1166" w:rsidRPr="003E0902">
              <w:rPr>
                <w:rStyle w:val="Hyperlink"/>
                <w:rFonts w:ascii="Calibri" w:hAnsi="Calibri" w:cs="Calibri"/>
                <w:noProof/>
              </w:rPr>
              <w:t>1.2</w:t>
            </w:r>
            <w:r w:rsidR="009E1166">
              <w:rPr>
                <w:rFonts w:cstheme="minorBidi"/>
                <w:noProof/>
              </w:rPr>
              <w:tab/>
            </w:r>
            <w:r w:rsidR="009E1166" w:rsidRPr="003E0902">
              <w:rPr>
                <w:rStyle w:val="Hyperlink"/>
                <w:rFonts w:ascii="Calibri" w:hAnsi="Calibri" w:cs="Calibri"/>
                <w:noProof/>
              </w:rPr>
              <w:t>Security Rate creation</w:t>
            </w:r>
            <w:r w:rsidR="009E1166">
              <w:rPr>
                <w:noProof/>
                <w:webHidden/>
              </w:rPr>
              <w:tab/>
            </w:r>
            <w:r w:rsidR="009E1166">
              <w:rPr>
                <w:noProof/>
                <w:webHidden/>
              </w:rPr>
              <w:fldChar w:fldCharType="begin"/>
            </w:r>
            <w:r w:rsidR="009E1166">
              <w:rPr>
                <w:noProof/>
                <w:webHidden/>
              </w:rPr>
              <w:instrText xml:space="preserve"> PAGEREF _Toc79750025 \h </w:instrText>
            </w:r>
            <w:r w:rsidR="009E1166">
              <w:rPr>
                <w:noProof/>
                <w:webHidden/>
              </w:rPr>
            </w:r>
            <w:r w:rsidR="009E1166">
              <w:rPr>
                <w:noProof/>
                <w:webHidden/>
              </w:rPr>
              <w:fldChar w:fldCharType="separate"/>
            </w:r>
            <w:r w:rsidR="009E1166">
              <w:rPr>
                <w:noProof/>
                <w:webHidden/>
              </w:rPr>
              <w:t>5</w:t>
            </w:r>
            <w:r w:rsidR="009E1166">
              <w:rPr>
                <w:noProof/>
                <w:webHidden/>
              </w:rPr>
              <w:fldChar w:fldCharType="end"/>
            </w:r>
          </w:hyperlink>
        </w:p>
        <w:p w14:paraId="374638C7" w14:textId="0099D0A4" w:rsidR="009E1166" w:rsidRDefault="00000000">
          <w:pPr>
            <w:pStyle w:val="TOC3"/>
            <w:tabs>
              <w:tab w:val="left" w:pos="1320"/>
              <w:tab w:val="right" w:leader="dot" w:pos="9350"/>
            </w:tabs>
            <w:rPr>
              <w:rFonts w:cstheme="minorBidi"/>
              <w:noProof/>
            </w:rPr>
          </w:pPr>
          <w:hyperlink w:anchor="_Toc79750026" w:history="1">
            <w:r w:rsidR="009E1166" w:rsidRPr="003E0902">
              <w:rPr>
                <w:rStyle w:val="Hyperlink"/>
                <w:rFonts w:ascii="Calibri" w:eastAsiaTheme="minorHAnsi" w:hAnsi="Calibri" w:cs="Calibri"/>
                <w:noProof/>
              </w:rPr>
              <w:t>1.2.1</w:t>
            </w:r>
            <w:r w:rsidR="009E1166">
              <w:rPr>
                <w:rFonts w:cstheme="minorBidi"/>
                <w:noProof/>
              </w:rPr>
              <w:tab/>
            </w:r>
            <w:r w:rsidR="009E1166" w:rsidRPr="003E0902">
              <w:rPr>
                <w:rStyle w:val="Hyperlink"/>
                <w:rFonts w:ascii="Calibri" w:eastAsiaTheme="minorHAnsi" w:hAnsi="Calibri" w:cs="Calibri"/>
                <w:noProof/>
              </w:rPr>
              <w:t>Security Rates</w:t>
            </w:r>
            <w:r w:rsidR="009E1166">
              <w:rPr>
                <w:noProof/>
                <w:webHidden/>
              </w:rPr>
              <w:tab/>
            </w:r>
            <w:r w:rsidR="009E1166">
              <w:rPr>
                <w:noProof/>
                <w:webHidden/>
              </w:rPr>
              <w:fldChar w:fldCharType="begin"/>
            </w:r>
            <w:r w:rsidR="009E1166">
              <w:rPr>
                <w:noProof/>
                <w:webHidden/>
              </w:rPr>
              <w:instrText xml:space="preserve"> PAGEREF _Toc79750026 \h </w:instrText>
            </w:r>
            <w:r w:rsidR="009E1166">
              <w:rPr>
                <w:noProof/>
                <w:webHidden/>
              </w:rPr>
            </w:r>
            <w:r w:rsidR="009E1166">
              <w:rPr>
                <w:noProof/>
                <w:webHidden/>
              </w:rPr>
              <w:fldChar w:fldCharType="separate"/>
            </w:r>
            <w:r w:rsidR="009E1166">
              <w:rPr>
                <w:noProof/>
                <w:webHidden/>
              </w:rPr>
              <w:t>6</w:t>
            </w:r>
            <w:r w:rsidR="009E1166">
              <w:rPr>
                <w:noProof/>
                <w:webHidden/>
              </w:rPr>
              <w:fldChar w:fldCharType="end"/>
            </w:r>
          </w:hyperlink>
        </w:p>
        <w:p w14:paraId="1BFCE9D6" w14:textId="22AC0B56" w:rsidR="009E1166" w:rsidRDefault="00000000">
          <w:pPr>
            <w:pStyle w:val="TOC1"/>
            <w:tabs>
              <w:tab w:val="left" w:pos="440"/>
              <w:tab w:val="right" w:leader="dot" w:pos="9350"/>
            </w:tabs>
            <w:rPr>
              <w:rFonts w:cstheme="minorBidi"/>
              <w:noProof/>
            </w:rPr>
          </w:pPr>
          <w:hyperlink w:anchor="_Toc79750027" w:history="1">
            <w:r w:rsidR="009E1166" w:rsidRPr="003E0902">
              <w:rPr>
                <w:rStyle w:val="Hyperlink"/>
                <w:rFonts w:ascii="Calibri" w:hAnsi="Calibri" w:cs="Calibri"/>
                <w:noProof/>
              </w:rPr>
              <w:t>2</w:t>
            </w:r>
            <w:r w:rsidR="009E1166">
              <w:rPr>
                <w:rFonts w:cstheme="minorBidi"/>
                <w:noProof/>
              </w:rPr>
              <w:tab/>
            </w:r>
            <w:r w:rsidR="009E1166" w:rsidRPr="003E0902">
              <w:rPr>
                <w:rStyle w:val="Hyperlink"/>
                <w:rFonts w:ascii="Calibri" w:hAnsi="Calibri" w:cs="Calibri"/>
                <w:noProof/>
              </w:rPr>
              <w:t>Security Orders</w:t>
            </w:r>
            <w:r w:rsidR="009E1166">
              <w:rPr>
                <w:noProof/>
                <w:webHidden/>
              </w:rPr>
              <w:tab/>
            </w:r>
            <w:r w:rsidR="009E1166">
              <w:rPr>
                <w:noProof/>
                <w:webHidden/>
              </w:rPr>
              <w:fldChar w:fldCharType="begin"/>
            </w:r>
            <w:r w:rsidR="009E1166">
              <w:rPr>
                <w:noProof/>
                <w:webHidden/>
              </w:rPr>
              <w:instrText xml:space="preserve"> PAGEREF _Toc79750027 \h </w:instrText>
            </w:r>
            <w:r w:rsidR="009E1166">
              <w:rPr>
                <w:noProof/>
                <w:webHidden/>
              </w:rPr>
            </w:r>
            <w:r w:rsidR="009E1166">
              <w:rPr>
                <w:noProof/>
                <w:webHidden/>
              </w:rPr>
              <w:fldChar w:fldCharType="separate"/>
            </w:r>
            <w:r w:rsidR="009E1166">
              <w:rPr>
                <w:noProof/>
                <w:webHidden/>
              </w:rPr>
              <w:t>6</w:t>
            </w:r>
            <w:r w:rsidR="009E1166">
              <w:rPr>
                <w:noProof/>
                <w:webHidden/>
              </w:rPr>
              <w:fldChar w:fldCharType="end"/>
            </w:r>
          </w:hyperlink>
        </w:p>
        <w:p w14:paraId="50A36B6B" w14:textId="6395BA8C" w:rsidR="009E1166" w:rsidRDefault="00000000">
          <w:pPr>
            <w:pStyle w:val="TOC1"/>
            <w:tabs>
              <w:tab w:val="left" w:pos="440"/>
              <w:tab w:val="right" w:leader="dot" w:pos="9350"/>
            </w:tabs>
            <w:rPr>
              <w:rFonts w:cstheme="minorBidi"/>
              <w:noProof/>
            </w:rPr>
          </w:pPr>
          <w:hyperlink w:anchor="_Toc79750028" w:history="1">
            <w:r w:rsidR="009E1166" w:rsidRPr="003E0902">
              <w:rPr>
                <w:rStyle w:val="Hyperlink"/>
                <w:rFonts w:ascii="Calibri" w:hAnsi="Calibri" w:cs="Calibri"/>
                <w:noProof/>
              </w:rPr>
              <w:t>3</w:t>
            </w:r>
            <w:r w:rsidR="009E1166">
              <w:rPr>
                <w:rFonts w:cstheme="minorBidi"/>
                <w:noProof/>
              </w:rPr>
              <w:tab/>
            </w:r>
            <w:r w:rsidR="009E1166" w:rsidRPr="003E0902">
              <w:rPr>
                <w:rStyle w:val="Hyperlink"/>
                <w:rFonts w:ascii="Calibri" w:hAnsi="Calibri" w:cs="Calibri"/>
                <w:noProof/>
              </w:rPr>
              <w:t>Trade Cycle</w:t>
            </w:r>
            <w:r w:rsidR="009E1166">
              <w:rPr>
                <w:noProof/>
                <w:webHidden/>
              </w:rPr>
              <w:tab/>
            </w:r>
            <w:r w:rsidR="009E1166">
              <w:rPr>
                <w:noProof/>
                <w:webHidden/>
              </w:rPr>
              <w:fldChar w:fldCharType="begin"/>
            </w:r>
            <w:r w:rsidR="009E1166">
              <w:rPr>
                <w:noProof/>
                <w:webHidden/>
              </w:rPr>
              <w:instrText xml:space="preserve"> PAGEREF _Toc79750028 \h </w:instrText>
            </w:r>
            <w:r w:rsidR="009E1166">
              <w:rPr>
                <w:noProof/>
                <w:webHidden/>
              </w:rPr>
            </w:r>
            <w:r w:rsidR="009E1166">
              <w:rPr>
                <w:noProof/>
                <w:webHidden/>
              </w:rPr>
              <w:fldChar w:fldCharType="separate"/>
            </w:r>
            <w:r w:rsidR="009E1166">
              <w:rPr>
                <w:noProof/>
                <w:webHidden/>
              </w:rPr>
              <w:t>7</w:t>
            </w:r>
            <w:r w:rsidR="009E1166">
              <w:rPr>
                <w:noProof/>
                <w:webHidden/>
              </w:rPr>
              <w:fldChar w:fldCharType="end"/>
            </w:r>
          </w:hyperlink>
        </w:p>
        <w:p w14:paraId="285CB5F3" w14:textId="059A5B58" w:rsidR="009E1166" w:rsidRDefault="00000000">
          <w:pPr>
            <w:pStyle w:val="TOC2"/>
            <w:tabs>
              <w:tab w:val="left" w:pos="880"/>
              <w:tab w:val="right" w:leader="dot" w:pos="9350"/>
            </w:tabs>
            <w:rPr>
              <w:rFonts w:cstheme="minorBidi"/>
              <w:noProof/>
            </w:rPr>
          </w:pPr>
          <w:hyperlink w:anchor="_Toc79750029" w:history="1">
            <w:r w:rsidR="009E1166" w:rsidRPr="003E0902">
              <w:rPr>
                <w:rStyle w:val="Hyperlink"/>
                <w:rFonts w:ascii="Calibri" w:hAnsi="Calibri" w:cs="Calibri"/>
                <w:noProof/>
              </w:rPr>
              <w:t>3.1</w:t>
            </w:r>
            <w:r w:rsidR="009E1166">
              <w:rPr>
                <w:rFonts w:cstheme="minorBidi"/>
                <w:noProof/>
              </w:rPr>
              <w:tab/>
            </w:r>
            <w:r w:rsidR="009E1166" w:rsidRPr="003E0902">
              <w:rPr>
                <w:rStyle w:val="Hyperlink"/>
                <w:rFonts w:ascii="Calibri" w:hAnsi="Calibri" w:cs="Calibri"/>
                <w:noProof/>
              </w:rPr>
              <w:t>Tase Trade Settlement Lifecycle</w:t>
            </w:r>
            <w:r w:rsidR="009E1166">
              <w:rPr>
                <w:noProof/>
                <w:webHidden/>
              </w:rPr>
              <w:tab/>
            </w:r>
            <w:r w:rsidR="009E1166">
              <w:rPr>
                <w:noProof/>
                <w:webHidden/>
              </w:rPr>
              <w:fldChar w:fldCharType="begin"/>
            </w:r>
            <w:r w:rsidR="009E1166">
              <w:rPr>
                <w:noProof/>
                <w:webHidden/>
              </w:rPr>
              <w:instrText xml:space="preserve"> PAGEREF _Toc79750029 \h </w:instrText>
            </w:r>
            <w:r w:rsidR="009E1166">
              <w:rPr>
                <w:noProof/>
                <w:webHidden/>
              </w:rPr>
            </w:r>
            <w:r w:rsidR="009E1166">
              <w:rPr>
                <w:noProof/>
                <w:webHidden/>
              </w:rPr>
              <w:fldChar w:fldCharType="separate"/>
            </w:r>
            <w:r w:rsidR="009E1166">
              <w:rPr>
                <w:noProof/>
                <w:webHidden/>
              </w:rPr>
              <w:t>7</w:t>
            </w:r>
            <w:r w:rsidR="009E1166">
              <w:rPr>
                <w:noProof/>
                <w:webHidden/>
              </w:rPr>
              <w:fldChar w:fldCharType="end"/>
            </w:r>
          </w:hyperlink>
        </w:p>
        <w:p w14:paraId="07BCE919" w14:textId="25FE1449" w:rsidR="009E1166" w:rsidRDefault="00000000">
          <w:pPr>
            <w:pStyle w:val="TOC2"/>
            <w:tabs>
              <w:tab w:val="left" w:pos="880"/>
              <w:tab w:val="right" w:leader="dot" w:pos="9350"/>
            </w:tabs>
            <w:rPr>
              <w:rFonts w:cstheme="minorBidi"/>
              <w:noProof/>
            </w:rPr>
          </w:pPr>
          <w:hyperlink w:anchor="_Toc79750030" w:history="1">
            <w:r w:rsidR="009E1166" w:rsidRPr="003E0902">
              <w:rPr>
                <w:rStyle w:val="Hyperlink"/>
                <w:rFonts w:ascii="Calibri" w:hAnsi="Calibri" w:cs="Calibri"/>
                <w:noProof/>
              </w:rPr>
              <w:t>3.2</w:t>
            </w:r>
            <w:r w:rsidR="009E1166">
              <w:rPr>
                <w:rFonts w:cstheme="minorBidi"/>
                <w:noProof/>
              </w:rPr>
              <w:tab/>
            </w:r>
            <w:r w:rsidR="009E1166" w:rsidRPr="003E0902">
              <w:rPr>
                <w:rStyle w:val="Hyperlink"/>
                <w:rFonts w:ascii="Calibri" w:hAnsi="Calibri" w:cs="Calibri"/>
                <w:noProof/>
              </w:rPr>
              <w:t>Foreign Trade Settlement Lifecycle</w:t>
            </w:r>
            <w:r w:rsidR="009E1166">
              <w:rPr>
                <w:noProof/>
                <w:webHidden/>
              </w:rPr>
              <w:tab/>
            </w:r>
            <w:r w:rsidR="009E1166">
              <w:rPr>
                <w:noProof/>
                <w:webHidden/>
              </w:rPr>
              <w:fldChar w:fldCharType="begin"/>
            </w:r>
            <w:r w:rsidR="009E1166">
              <w:rPr>
                <w:noProof/>
                <w:webHidden/>
              </w:rPr>
              <w:instrText xml:space="preserve"> PAGEREF _Toc79750030 \h </w:instrText>
            </w:r>
            <w:r w:rsidR="009E1166">
              <w:rPr>
                <w:noProof/>
                <w:webHidden/>
              </w:rPr>
            </w:r>
            <w:r w:rsidR="009E1166">
              <w:rPr>
                <w:noProof/>
                <w:webHidden/>
              </w:rPr>
              <w:fldChar w:fldCharType="separate"/>
            </w:r>
            <w:r w:rsidR="009E1166">
              <w:rPr>
                <w:noProof/>
                <w:webHidden/>
              </w:rPr>
              <w:t>10</w:t>
            </w:r>
            <w:r w:rsidR="009E1166">
              <w:rPr>
                <w:noProof/>
                <w:webHidden/>
              </w:rPr>
              <w:fldChar w:fldCharType="end"/>
            </w:r>
          </w:hyperlink>
        </w:p>
        <w:p w14:paraId="754711EF" w14:textId="57B3644E" w:rsidR="009E1166" w:rsidRDefault="00000000">
          <w:pPr>
            <w:pStyle w:val="TOC2"/>
            <w:tabs>
              <w:tab w:val="left" w:pos="880"/>
              <w:tab w:val="right" w:leader="dot" w:pos="9350"/>
            </w:tabs>
            <w:rPr>
              <w:rFonts w:cstheme="minorBidi"/>
              <w:noProof/>
            </w:rPr>
          </w:pPr>
          <w:hyperlink w:anchor="_Toc79750031" w:history="1">
            <w:r w:rsidR="009E1166" w:rsidRPr="003E0902">
              <w:rPr>
                <w:rStyle w:val="Hyperlink"/>
                <w:rFonts w:ascii="Calibri" w:hAnsi="Calibri" w:cs="Calibri"/>
                <w:noProof/>
              </w:rPr>
              <w:t>3.3</w:t>
            </w:r>
            <w:r w:rsidR="009E1166">
              <w:rPr>
                <w:rFonts w:cstheme="minorBidi"/>
                <w:noProof/>
              </w:rPr>
              <w:tab/>
            </w:r>
            <w:r w:rsidR="009E1166" w:rsidRPr="003E0902">
              <w:rPr>
                <w:rStyle w:val="Hyperlink"/>
                <w:rFonts w:ascii="Calibri" w:hAnsi="Calibri" w:cs="Calibri"/>
                <w:noProof/>
              </w:rPr>
              <w:t>Extranet Trades</w:t>
            </w:r>
            <w:r w:rsidR="009E1166">
              <w:rPr>
                <w:noProof/>
                <w:webHidden/>
              </w:rPr>
              <w:tab/>
            </w:r>
            <w:r w:rsidR="009E1166">
              <w:rPr>
                <w:noProof/>
                <w:webHidden/>
              </w:rPr>
              <w:fldChar w:fldCharType="begin"/>
            </w:r>
            <w:r w:rsidR="009E1166">
              <w:rPr>
                <w:noProof/>
                <w:webHidden/>
              </w:rPr>
              <w:instrText xml:space="preserve"> PAGEREF _Toc79750031 \h </w:instrText>
            </w:r>
            <w:r w:rsidR="009E1166">
              <w:rPr>
                <w:noProof/>
                <w:webHidden/>
              </w:rPr>
            </w:r>
            <w:r w:rsidR="009E1166">
              <w:rPr>
                <w:noProof/>
                <w:webHidden/>
              </w:rPr>
              <w:fldChar w:fldCharType="separate"/>
            </w:r>
            <w:r w:rsidR="009E1166">
              <w:rPr>
                <w:noProof/>
                <w:webHidden/>
              </w:rPr>
              <w:t>11</w:t>
            </w:r>
            <w:r w:rsidR="009E1166">
              <w:rPr>
                <w:noProof/>
                <w:webHidden/>
              </w:rPr>
              <w:fldChar w:fldCharType="end"/>
            </w:r>
          </w:hyperlink>
        </w:p>
        <w:p w14:paraId="42880452" w14:textId="0A6B0EBB" w:rsidR="009E1166" w:rsidRDefault="00000000">
          <w:pPr>
            <w:pStyle w:val="TOC2"/>
            <w:tabs>
              <w:tab w:val="left" w:pos="880"/>
              <w:tab w:val="right" w:leader="dot" w:pos="9350"/>
            </w:tabs>
            <w:rPr>
              <w:rFonts w:cstheme="minorBidi"/>
              <w:noProof/>
            </w:rPr>
          </w:pPr>
          <w:hyperlink w:anchor="_Toc79750032" w:history="1">
            <w:r w:rsidR="009E1166" w:rsidRPr="003E0902">
              <w:rPr>
                <w:rStyle w:val="Hyperlink"/>
                <w:rFonts w:ascii="Calibri" w:hAnsi="Calibri" w:cs="Calibri"/>
                <w:noProof/>
              </w:rPr>
              <w:t>3.4</w:t>
            </w:r>
            <w:r w:rsidR="009E1166">
              <w:rPr>
                <w:rFonts w:cstheme="minorBidi"/>
                <w:noProof/>
              </w:rPr>
              <w:tab/>
            </w:r>
            <w:r w:rsidR="009E1166" w:rsidRPr="003E0902">
              <w:rPr>
                <w:rStyle w:val="Hyperlink"/>
                <w:rFonts w:ascii="Calibri" w:hAnsi="Calibri" w:cs="Calibri"/>
                <w:noProof/>
              </w:rPr>
              <w:t>Order Amendments (Post Execution)</w:t>
            </w:r>
            <w:r w:rsidR="009E1166">
              <w:rPr>
                <w:noProof/>
                <w:webHidden/>
              </w:rPr>
              <w:tab/>
            </w:r>
            <w:r w:rsidR="009E1166">
              <w:rPr>
                <w:noProof/>
                <w:webHidden/>
              </w:rPr>
              <w:fldChar w:fldCharType="begin"/>
            </w:r>
            <w:r w:rsidR="009E1166">
              <w:rPr>
                <w:noProof/>
                <w:webHidden/>
              </w:rPr>
              <w:instrText xml:space="preserve"> PAGEREF _Toc79750032 \h </w:instrText>
            </w:r>
            <w:r w:rsidR="009E1166">
              <w:rPr>
                <w:noProof/>
                <w:webHidden/>
              </w:rPr>
            </w:r>
            <w:r w:rsidR="009E1166">
              <w:rPr>
                <w:noProof/>
                <w:webHidden/>
              </w:rPr>
              <w:fldChar w:fldCharType="separate"/>
            </w:r>
            <w:r w:rsidR="009E1166">
              <w:rPr>
                <w:noProof/>
                <w:webHidden/>
              </w:rPr>
              <w:t>11</w:t>
            </w:r>
            <w:r w:rsidR="009E1166">
              <w:rPr>
                <w:noProof/>
                <w:webHidden/>
              </w:rPr>
              <w:fldChar w:fldCharType="end"/>
            </w:r>
          </w:hyperlink>
        </w:p>
        <w:p w14:paraId="771A996C" w14:textId="56FA2825" w:rsidR="009E1166" w:rsidRDefault="00000000">
          <w:pPr>
            <w:pStyle w:val="TOC3"/>
            <w:tabs>
              <w:tab w:val="left" w:pos="1320"/>
              <w:tab w:val="right" w:leader="dot" w:pos="9350"/>
            </w:tabs>
            <w:rPr>
              <w:rFonts w:cstheme="minorBidi"/>
              <w:noProof/>
            </w:rPr>
          </w:pPr>
          <w:hyperlink w:anchor="_Toc79750033" w:history="1">
            <w:r w:rsidR="009E1166" w:rsidRPr="003E0902">
              <w:rPr>
                <w:rStyle w:val="Hyperlink"/>
                <w:rFonts w:ascii="Calibri" w:hAnsi="Calibri" w:cs="Calibri"/>
                <w:noProof/>
              </w:rPr>
              <w:t>3.4.1</w:t>
            </w:r>
            <w:r w:rsidR="009E1166">
              <w:rPr>
                <w:rFonts w:cstheme="minorBidi"/>
                <w:noProof/>
              </w:rPr>
              <w:tab/>
            </w:r>
            <w:r w:rsidR="009E1166" w:rsidRPr="003E0902">
              <w:rPr>
                <w:rStyle w:val="Hyperlink"/>
                <w:rFonts w:ascii="Calibri" w:hAnsi="Calibri" w:cs="Calibri"/>
                <w:noProof/>
              </w:rPr>
              <w:t>Cancel Existing Order</w:t>
            </w:r>
            <w:r w:rsidR="009E1166">
              <w:rPr>
                <w:noProof/>
                <w:webHidden/>
              </w:rPr>
              <w:tab/>
            </w:r>
            <w:r w:rsidR="009E1166">
              <w:rPr>
                <w:noProof/>
                <w:webHidden/>
              </w:rPr>
              <w:fldChar w:fldCharType="begin"/>
            </w:r>
            <w:r w:rsidR="009E1166">
              <w:rPr>
                <w:noProof/>
                <w:webHidden/>
              </w:rPr>
              <w:instrText xml:space="preserve"> PAGEREF _Toc79750033 \h </w:instrText>
            </w:r>
            <w:r w:rsidR="009E1166">
              <w:rPr>
                <w:noProof/>
                <w:webHidden/>
              </w:rPr>
            </w:r>
            <w:r w:rsidR="009E1166">
              <w:rPr>
                <w:noProof/>
                <w:webHidden/>
              </w:rPr>
              <w:fldChar w:fldCharType="separate"/>
            </w:r>
            <w:r w:rsidR="009E1166">
              <w:rPr>
                <w:noProof/>
                <w:webHidden/>
              </w:rPr>
              <w:t>11</w:t>
            </w:r>
            <w:r w:rsidR="009E1166">
              <w:rPr>
                <w:noProof/>
                <w:webHidden/>
              </w:rPr>
              <w:fldChar w:fldCharType="end"/>
            </w:r>
          </w:hyperlink>
        </w:p>
        <w:p w14:paraId="527CCA0E" w14:textId="241B82C9" w:rsidR="009E1166" w:rsidRDefault="00000000">
          <w:pPr>
            <w:pStyle w:val="TOC3"/>
            <w:tabs>
              <w:tab w:val="left" w:pos="1320"/>
              <w:tab w:val="right" w:leader="dot" w:pos="9350"/>
            </w:tabs>
            <w:rPr>
              <w:rFonts w:cstheme="minorBidi"/>
              <w:noProof/>
            </w:rPr>
          </w:pPr>
          <w:hyperlink w:anchor="_Toc79750034" w:history="1">
            <w:r w:rsidR="009E1166" w:rsidRPr="003E0902">
              <w:rPr>
                <w:rStyle w:val="Hyperlink"/>
                <w:rFonts w:ascii="Calibri" w:hAnsi="Calibri" w:cs="Calibri"/>
                <w:noProof/>
              </w:rPr>
              <w:t>3.4.2</w:t>
            </w:r>
            <w:r w:rsidR="009E1166">
              <w:rPr>
                <w:rFonts w:cstheme="minorBidi"/>
                <w:noProof/>
              </w:rPr>
              <w:tab/>
            </w:r>
            <w:r w:rsidR="009E1166" w:rsidRPr="003E0902">
              <w:rPr>
                <w:rStyle w:val="Hyperlink"/>
                <w:rFonts w:ascii="Calibri" w:hAnsi="Calibri" w:cs="Calibri"/>
                <w:noProof/>
              </w:rPr>
              <w:t>Existing Order (Change or Correction)</w:t>
            </w:r>
            <w:r w:rsidR="009E1166">
              <w:rPr>
                <w:noProof/>
                <w:webHidden/>
              </w:rPr>
              <w:tab/>
            </w:r>
            <w:r w:rsidR="009E1166">
              <w:rPr>
                <w:noProof/>
                <w:webHidden/>
              </w:rPr>
              <w:fldChar w:fldCharType="begin"/>
            </w:r>
            <w:r w:rsidR="009E1166">
              <w:rPr>
                <w:noProof/>
                <w:webHidden/>
              </w:rPr>
              <w:instrText xml:space="preserve"> PAGEREF _Toc79750034 \h </w:instrText>
            </w:r>
            <w:r w:rsidR="009E1166">
              <w:rPr>
                <w:noProof/>
                <w:webHidden/>
              </w:rPr>
            </w:r>
            <w:r w:rsidR="009E1166">
              <w:rPr>
                <w:noProof/>
                <w:webHidden/>
              </w:rPr>
              <w:fldChar w:fldCharType="separate"/>
            </w:r>
            <w:r w:rsidR="009E1166">
              <w:rPr>
                <w:noProof/>
                <w:webHidden/>
              </w:rPr>
              <w:t>12</w:t>
            </w:r>
            <w:r w:rsidR="009E1166">
              <w:rPr>
                <w:noProof/>
                <w:webHidden/>
              </w:rPr>
              <w:fldChar w:fldCharType="end"/>
            </w:r>
          </w:hyperlink>
        </w:p>
        <w:p w14:paraId="186064D0" w14:textId="7A302ABA" w:rsidR="009E1166" w:rsidRDefault="00000000">
          <w:pPr>
            <w:pStyle w:val="TOC3"/>
            <w:tabs>
              <w:tab w:val="left" w:pos="1320"/>
              <w:tab w:val="right" w:leader="dot" w:pos="9350"/>
            </w:tabs>
            <w:rPr>
              <w:rFonts w:cstheme="minorBidi"/>
              <w:noProof/>
            </w:rPr>
          </w:pPr>
          <w:hyperlink w:anchor="_Toc79750035" w:history="1">
            <w:r w:rsidR="009E1166" w:rsidRPr="003E0902">
              <w:rPr>
                <w:rStyle w:val="Hyperlink"/>
                <w:rFonts w:ascii="Calibri" w:hAnsi="Calibri" w:cs="Calibri"/>
                <w:noProof/>
              </w:rPr>
              <w:t>3.4.3</w:t>
            </w:r>
            <w:r w:rsidR="009E1166">
              <w:rPr>
                <w:rFonts w:cstheme="minorBidi"/>
                <w:noProof/>
              </w:rPr>
              <w:tab/>
            </w:r>
            <w:r w:rsidR="009E1166" w:rsidRPr="003E0902">
              <w:rPr>
                <w:rStyle w:val="Hyperlink"/>
                <w:rFonts w:ascii="Calibri" w:hAnsi="Calibri" w:cs="Calibri"/>
                <w:noProof/>
              </w:rPr>
              <w:t>Missing Order (New Order Capture)</w:t>
            </w:r>
            <w:r w:rsidR="009E1166">
              <w:rPr>
                <w:noProof/>
                <w:webHidden/>
              </w:rPr>
              <w:tab/>
            </w:r>
            <w:r w:rsidR="009E1166">
              <w:rPr>
                <w:noProof/>
                <w:webHidden/>
              </w:rPr>
              <w:fldChar w:fldCharType="begin"/>
            </w:r>
            <w:r w:rsidR="009E1166">
              <w:rPr>
                <w:noProof/>
                <w:webHidden/>
              </w:rPr>
              <w:instrText xml:space="preserve"> PAGEREF _Toc79750035 \h </w:instrText>
            </w:r>
            <w:r w:rsidR="009E1166">
              <w:rPr>
                <w:noProof/>
                <w:webHidden/>
              </w:rPr>
            </w:r>
            <w:r w:rsidR="009E1166">
              <w:rPr>
                <w:noProof/>
                <w:webHidden/>
              </w:rPr>
              <w:fldChar w:fldCharType="separate"/>
            </w:r>
            <w:r w:rsidR="009E1166">
              <w:rPr>
                <w:noProof/>
                <w:webHidden/>
              </w:rPr>
              <w:t>12</w:t>
            </w:r>
            <w:r w:rsidR="009E1166">
              <w:rPr>
                <w:noProof/>
                <w:webHidden/>
              </w:rPr>
              <w:fldChar w:fldCharType="end"/>
            </w:r>
          </w:hyperlink>
        </w:p>
        <w:p w14:paraId="45083E5A" w14:textId="35303D52" w:rsidR="009E1166" w:rsidRDefault="00000000">
          <w:pPr>
            <w:pStyle w:val="TOC2"/>
            <w:tabs>
              <w:tab w:val="left" w:pos="880"/>
              <w:tab w:val="right" w:leader="dot" w:pos="9350"/>
            </w:tabs>
            <w:rPr>
              <w:rFonts w:cstheme="minorBidi"/>
              <w:noProof/>
            </w:rPr>
          </w:pPr>
          <w:hyperlink w:anchor="_Toc79750036" w:history="1">
            <w:r w:rsidR="009E1166" w:rsidRPr="003E0902">
              <w:rPr>
                <w:rStyle w:val="Hyperlink"/>
                <w:rFonts w:ascii="Calibri" w:hAnsi="Calibri" w:cs="Calibri"/>
                <w:noProof/>
              </w:rPr>
              <w:t>3.5</w:t>
            </w:r>
            <w:r w:rsidR="009E1166">
              <w:rPr>
                <w:rFonts w:cstheme="minorBidi"/>
                <w:noProof/>
              </w:rPr>
              <w:tab/>
            </w:r>
            <w:r w:rsidR="009E1166" w:rsidRPr="003E0902">
              <w:rPr>
                <w:rStyle w:val="Hyperlink"/>
                <w:rFonts w:ascii="Calibri" w:hAnsi="Calibri" w:cs="Calibri"/>
                <w:noProof/>
              </w:rPr>
              <w:t>Fractional Order (for left over fraction, full sell)</w:t>
            </w:r>
            <w:r w:rsidR="009E1166">
              <w:rPr>
                <w:noProof/>
                <w:webHidden/>
              </w:rPr>
              <w:tab/>
            </w:r>
            <w:r w:rsidR="009E1166">
              <w:rPr>
                <w:noProof/>
                <w:webHidden/>
              </w:rPr>
              <w:fldChar w:fldCharType="begin"/>
            </w:r>
            <w:r w:rsidR="009E1166">
              <w:rPr>
                <w:noProof/>
                <w:webHidden/>
              </w:rPr>
              <w:instrText xml:space="preserve"> PAGEREF _Toc79750036 \h </w:instrText>
            </w:r>
            <w:r w:rsidR="009E1166">
              <w:rPr>
                <w:noProof/>
                <w:webHidden/>
              </w:rPr>
            </w:r>
            <w:r w:rsidR="009E1166">
              <w:rPr>
                <w:noProof/>
                <w:webHidden/>
              </w:rPr>
              <w:fldChar w:fldCharType="separate"/>
            </w:r>
            <w:r w:rsidR="009E1166">
              <w:rPr>
                <w:noProof/>
                <w:webHidden/>
              </w:rPr>
              <w:t>13</w:t>
            </w:r>
            <w:r w:rsidR="009E1166">
              <w:rPr>
                <w:noProof/>
                <w:webHidden/>
              </w:rPr>
              <w:fldChar w:fldCharType="end"/>
            </w:r>
          </w:hyperlink>
        </w:p>
        <w:p w14:paraId="684CE4C6" w14:textId="4D02F667" w:rsidR="009E1166" w:rsidRDefault="00000000">
          <w:pPr>
            <w:pStyle w:val="TOC2"/>
            <w:tabs>
              <w:tab w:val="left" w:pos="880"/>
              <w:tab w:val="right" w:leader="dot" w:pos="9350"/>
            </w:tabs>
            <w:rPr>
              <w:rFonts w:cstheme="minorBidi"/>
              <w:noProof/>
            </w:rPr>
          </w:pPr>
          <w:hyperlink w:anchor="_Toc79750037" w:history="1">
            <w:r w:rsidR="009E1166" w:rsidRPr="003E0902">
              <w:rPr>
                <w:rStyle w:val="Hyperlink"/>
                <w:rFonts w:ascii="Calibri" w:hAnsi="Calibri" w:cs="Calibri"/>
                <w:noProof/>
              </w:rPr>
              <w:t>3.6</w:t>
            </w:r>
            <w:r w:rsidR="009E1166">
              <w:rPr>
                <w:rFonts w:cstheme="minorBidi"/>
                <w:noProof/>
              </w:rPr>
              <w:tab/>
            </w:r>
            <w:r w:rsidR="009E1166" w:rsidRPr="003E0902">
              <w:rPr>
                <w:rStyle w:val="Hyperlink"/>
                <w:rFonts w:ascii="Calibri" w:hAnsi="Calibri" w:cs="Calibri"/>
                <w:noProof/>
              </w:rPr>
              <w:t>MF trading</w:t>
            </w:r>
            <w:r w:rsidR="009E1166">
              <w:rPr>
                <w:noProof/>
                <w:webHidden/>
              </w:rPr>
              <w:tab/>
            </w:r>
            <w:r w:rsidR="009E1166">
              <w:rPr>
                <w:noProof/>
                <w:webHidden/>
              </w:rPr>
              <w:fldChar w:fldCharType="begin"/>
            </w:r>
            <w:r w:rsidR="009E1166">
              <w:rPr>
                <w:noProof/>
                <w:webHidden/>
              </w:rPr>
              <w:instrText xml:space="preserve"> PAGEREF _Toc79750037 \h </w:instrText>
            </w:r>
            <w:r w:rsidR="009E1166">
              <w:rPr>
                <w:noProof/>
                <w:webHidden/>
              </w:rPr>
            </w:r>
            <w:r w:rsidR="009E1166">
              <w:rPr>
                <w:noProof/>
                <w:webHidden/>
              </w:rPr>
              <w:fldChar w:fldCharType="separate"/>
            </w:r>
            <w:r w:rsidR="009E1166">
              <w:rPr>
                <w:noProof/>
                <w:webHidden/>
              </w:rPr>
              <w:t>14</w:t>
            </w:r>
            <w:r w:rsidR="009E1166">
              <w:rPr>
                <w:noProof/>
                <w:webHidden/>
              </w:rPr>
              <w:fldChar w:fldCharType="end"/>
            </w:r>
          </w:hyperlink>
        </w:p>
        <w:p w14:paraId="68F17737" w14:textId="7B2FBE56" w:rsidR="009E1166" w:rsidRDefault="00000000">
          <w:pPr>
            <w:pStyle w:val="TOC1"/>
            <w:tabs>
              <w:tab w:val="left" w:pos="440"/>
              <w:tab w:val="right" w:leader="dot" w:pos="9350"/>
            </w:tabs>
            <w:rPr>
              <w:rFonts w:cstheme="minorBidi"/>
              <w:noProof/>
            </w:rPr>
          </w:pPr>
          <w:hyperlink w:anchor="_Toc79750038" w:history="1">
            <w:r w:rsidR="009E1166" w:rsidRPr="003E0902">
              <w:rPr>
                <w:rStyle w:val="Hyperlink"/>
                <w:rFonts w:ascii="Calibri" w:hAnsi="Calibri" w:cs="Calibri"/>
                <w:noProof/>
              </w:rPr>
              <w:t>4</w:t>
            </w:r>
            <w:r w:rsidR="009E1166">
              <w:rPr>
                <w:rFonts w:cstheme="minorBidi"/>
                <w:noProof/>
              </w:rPr>
              <w:tab/>
            </w:r>
            <w:r w:rsidR="009E1166" w:rsidRPr="003E0902">
              <w:rPr>
                <w:rStyle w:val="Hyperlink"/>
                <w:rFonts w:ascii="Calibri" w:hAnsi="Calibri" w:cs="Calibri"/>
                <w:noProof/>
              </w:rPr>
              <w:t>Stock Transfers</w:t>
            </w:r>
            <w:r w:rsidR="009E1166">
              <w:rPr>
                <w:noProof/>
                <w:webHidden/>
              </w:rPr>
              <w:tab/>
            </w:r>
            <w:r w:rsidR="009E1166">
              <w:rPr>
                <w:noProof/>
                <w:webHidden/>
              </w:rPr>
              <w:fldChar w:fldCharType="begin"/>
            </w:r>
            <w:r w:rsidR="009E1166">
              <w:rPr>
                <w:noProof/>
                <w:webHidden/>
              </w:rPr>
              <w:instrText xml:space="preserve"> PAGEREF _Toc79750038 \h </w:instrText>
            </w:r>
            <w:r w:rsidR="009E1166">
              <w:rPr>
                <w:noProof/>
                <w:webHidden/>
              </w:rPr>
            </w:r>
            <w:r w:rsidR="009E1166">
              <w:rPr>
                <w:noProof/>
                <w:webHidden/>
              </w:rPr>
              <w:fldChar w:fldCharType="separate"/>
            </w:r>
            <w:r w:rsidR="009E1166">
              <w:rPr>
                <w:noProof/>
                <w:webHidden/>
              </w:rPr>
              <w:t>15</w:t>
            </w:r>
            <w:r w:rsidR="009E1166">
              <w:rPr>
                <w:noProof/>
                <w:webHidden/>
              </w:rPr>
              <w:fldChar w:fldCharType="end"/>
            </w:r>
          </w:hyperlink>
        </w:p>
        <w:p w14:paraId="1277596B" w14:textId="4FD8971D" w:rsidR="009E1166" w:rsidRDefault="00000000">
          <w:pPr>
            <w:pStyle w:val="TOC2"/>
            <w:tabs>
              <w:tab w:val="left" w:pos="880"/>
              <w:tab w:val="right" w:leader="dot" w:pos="9350"/>
            </w:tabs>
            <w:rPr>
              <w:rFonts w:cstheme="minorBidi"/>
              <w:noProof/>
            </w:rPr>
          </w:pPr>
          <w:hyperlink w:anchor="_Toc79750039" w:history="1">
            <w:r w:rsidR="009E1166" w:rsidRPr="003E0902">
              <w:rPr>
                <w:rStyle w:val="Hyperlink"/>
                <w:rFonts w:ascii="Calibri" w:hAnsi="Calibri" w:cs="Calibri"/>
                <w:noProof/>
              </w:rPr>
              <w:t>4.1</w:t>
            </w:r>
            <w:r w:rsidR="009E1166">
              <w:rPr>
                <w:rFonts w:cstheme="minorBidi"/>
                <w:noProof/>
              </w:rPr>
              <w:tab/>
            </w:r>
            <w:r w:rsidR="009E1166" w:rsidRPr="003E0902">
              <w:rPr>
                <w:rStyle w:val="Hyperlink"/>
                <w:rFonts w:ascii="Calibri" w:hAnsi="Calibri" w:cs="Calibri"/>
                <w:noProof/>
              </w:rPr>
              <w:t>Type of Stock Transfers</w:t>
            </w:r>
            <w:r w:rsidR="009E1166">
              <w:rPr>
                <w:noProof/>
                <w:webHidden/>
              </w:rPr>
              <w:tab/>
            </w:r>
            <w:r w:rsidR="009E1166">
              <w:rPr>
                <w:noProof/>
                <w:webHidden/>
              </w:rPr>
              <w:fldChar w:fldCharType="begin"/>
            </w:r>
            <w:r w:rsidR="009E1166">
              <w:rPr>
                <w:noProof/>
                <w:webHidden/>
              </w:rPr>
              <w:instrText xml:space="preserve"> PAGEREF _Toc79750039 \h </w:instrText>
            </w:r>
            <w:r w:rsidR="009E1166">
              <w:rPr>
                <w:noProof/>
                <w:webHidden/>
              </w:rPr>
            </w:r>
            <w:r w:rsidR="009E1166">
              <w:rPr>
                <w:noProof/>
                <w:webHidden/>
              </w:rPr>
              <w:fldChar w:fldCharType="separate"/>
            </w:r>
            <w:r w:rsidR="009E1166">
              <w:rPr>
                <w:noProof/>
                <w:webHidden/>
              </w:rPr>
              <w:t>16</w:t>
            </w:r>
            <w:r w:rsidR="009E1166">
              <w:rPr>
                <w:noProof/>
                <w:webHidden/>
              </w:rPr>
              <w:fldChar w:fldCharType="end"/>
            </w:r>
          </w:hyperlink>
        </w:p>
        <w:p w14:paraId="07AE0896" w14:textId="419BAD74" w:rsidR="009E1166" w:rsidRDefault="00000000">
          <w:pPr>
            <w:pStyle w:val="TOC3"/>
            <w:tabs>
              <w:tab w:val="left" w:pos="1320"/>
              <w:tab w:val="right" w:leader="dot" w:pos="9350"/>
            </w:tabs>
            <w:rPr>
              <w:rFonts w:cstheme="minorBidi"/>
              <w:noProof/>
            </w:rPr>
          </w:pPr>
          <w:hyperlink w:anchor="_Toc79750040" w:history="1">
            <w:r w:rsidR="009E1166" w:rsidRPr="003E0902">
              <w:rPr>
                <w:rStyle w:val="Hyperlink"/>
                <w:rFonts w:ascii="Calibri" w:hAnsi="Calibri" w:cs="Calibri"/>
                <w:noProof/>
              </w:rPr>
              <w:t>4.1.1</w:t>
            </w:r>
            <w:r w:rsidR="009E1166">
              <w:rPr>
                <w:rFonts w:cstheme="minorBidi"/>
                <w:noProof/>
              </w:rPr>
              <w:tab/>
            </w:r>
            <w:r w:rsidR="009E1166" w:rsidRPr="003E0902">
              <w:rPr>
                <w:rStyle w:val="Hyperlink"/>
                <w:rFonts w:ascii="Calibri" w:hAnsi="Calibri" w:cs="Calibri"/>
                <w:noProof/>
              </w:rPr>
              <w:t>Within Bank</w:t>
            </w:r>
            <w:r w:rsidR="009E1166">
              <w:rPr>
                <w:noProof/>
                <w:webHidden/>
              </w:rPr>
              <w:tab/>
            </w:r>
            <w:r w:rsidR="009E1166">
              <w:rPr>
                <w:noProof/>
                <w:webHidden/>
              </w:rPr>
              <w:fldChar w:fldCharType="begin"/>
            </w:r>
            <w:r w:rsidR="009E1166">
              <w:rPr>
                <w:noProof/>
                <w:webHidden/>
              </w:rPr>
              <w:instrText xml:space="preserve"> PAGEREF _Toc79750040 \h </w:instrText>
            </w:r>
            <w:r w:rsidR="009E1166">
              <w:rPr>
                <w:noProof/>
                <w:webHidden/>
              </w:rPr>
            </w:r>
            <w:r w:rsidR="009E1166">
              <w:rPr>
                <w:noProof/>
                <w:webHidden/>
              </w:rPr>
              <w:fldChar w:fldCharType="separate"/>
            </w:r>
            <w:r w:rsidR="009E1166">
              <w:rPr>
                <w:noProof/>
                <w:webHidden/>
              </w:rPr>
              <w:t>16</w:t>
            </w:r>
            <w:r w:rsidR="009E1166">
              <w:rPr>
                <w:noProof/>
                <w:webHidden/>
              </w:rPr>
              <w:fldChar w:fldCharType="end"/>
            </w:r>
          </w:hyperlink>
        </w:p>
        <w:p w14:paraId="3A8C0423" w14:textId="39E3D60F" w:rsidR="009E1166" w:rsidRDefault="00000000">
          <w:pPr>
            <w:pStyle w:val="TOC3"/>
            <w:tabs>
              <w:tab w:val="left" w:pos="1320"/>
              <w:tab w:val="right" w:leader="dot" w:pos="9350"/>
            </w:tabs>
            <w:rPr>
              <w:rFonts w:cstheme="minorBidi"/>
              <w:noProof/>
            </w:rPr>
          </w:pPr>
          <w:hyperlink w:anchor="_Toc79750041" w:history="1">
            <w:r w:rsidR="009E1166" w:rsidRPr="003E0902">
              <w:rPr>
                <w:rStyle w:val="Hyperlink"/>
                <w:rFonts w:ascii="Calibri" w:hAnsi="Calibri" w:cs="Calibri"/>
                <w:noProof/>
              </w:rPr>
              <w:t>4.1.2</w:t>
            </w:r>
            <w:r w:rsidR="009E1166">
              <w:rPr>
                <w:rFonts w:cstheme="minorBidi"/>
                <w:noProof/>
              </w:rPr>
              <w:tab/>
            </w:r>
            <w:r w:rsidR="009E1166" w:rsidRPr="003E0902">
              <w:rPr>
                <w:rStyle w:val="Hyperlink"/>
                <w:rFonts w:ascii="Calibri" w:hAnsi="Calibri" w:cs="Calibri"/>
                <w:noProof/>
              </w:rPr>
              <w:t>Between different Banks</w:t>
            </w:r>
            <w:r w:rsidR="009E1166">
              <w:rPr>
                <w:noProof/>
                <w:webHidden/>
              </w:rPr>
              <w:tab/>
            </w:r>
            <w:r w:rsidR="009E1166">
              <w:rPr>
                <w:noProof/>
                <w:webHidden/>
              </w:rPr>
              <w:fldChar w:fldCharType="begin"/>
            </w:r>
            <w:r w:rsidR="009E1166">
              <w:rPr>
                <w:noProof/>
                <w:webHidden/>
              </w:rPr>
              <w:instrText xml:space="preserve"> PAGEREF _Toc79750041 \h </w:instrText>
            </w:r>
            <w:r w:rsidR="009E1166">
              <w:rPr>
                <w:noProof/>
                <w:webHidden/>
              </w:rPr>
            </w:r>
            <w:r w:rsidR="009E1166">
              <w:rPr>
                <w:noProof/>
                <w:webHidden/>
              </w:rPr>
              <w:fldChar w:fldCharType="separate"/>
            </w:r>
            <w:r w:rsidR="009E1166">
              <w:rPr>
                <w:noProof/>
                <w:webHidden/>
              </w:rPr>
              <w:t>17</w:t>
            </w:r>
            <w:r w:rsidR="009E1166">
              <w:rPr>
                <w:noProof/>
                <w:webHidden/>
              </w:rPr>
              <w:fldChar w:fldCharType="end"/>
            </w:r>
          </w:hyperlink>
        </w:p>
        <w:p w14:paraId="28877B8C" w14:textId="4C175180" w:rsidR="009E1166" w:rsidRDefault="00000000">
          <w:pPr>
            <w:pStyle w:val="TOC3"/>
            <w:tabs>
              <w:tab w:val="left" w:pos="1320"/>
              <w:tab w:val="right" w:leader="dot" w:pos="9350"/>
            </w:tabs>
            <w:rPr>
              <w:rFonts w:cstheme="minorBidi"/>
              <w:noProof/>
            </w:rPr>
          </w:pPr>
          <w:hyperlink w:anchor="_Toc79750042" w:history="1">
            <w:r w:rsidR="009E1166" w:rsidRPr="003E0902">
              <w:rPr>
                <w:rStyle w:val="Hyperlink"/>
                <w:rFonts w:ascii="Calibri" w:hAnsi="Calibri" w:cs="Calibri"/>
                <w:noProof/>
              </w:rPr>
              <w:t>4.1.3</w:t>
            </w:r>
            <w:r w:rsidR="009E1166">
              <w:rPr>
                <w:rFonts w:cstheme="minorBidi"/>
                <w:noProof/>
              </w:rPr>
              <w:tab/>
            </w:r>
            <w:r w:rsidR="009E1166" w:rsidRPr="003E0902">
              <w:rPr>
                <w:rStyle w:val="Hyperlink"/>
                <w:rFonts w:ascii="Calibri" w:hAnsi="Calibri" w:cs="Calibri"/>
                <w:noProof/>
              </w:rPr>
              <w:t>Delivery In/Out</w:t>
            </w:r>
            <w:r w:rsidR="009E1166">
              <w:rPr>
                <w:noProof/>
                <w:webHidden/>
              </w:rPr>
              <w:tab/>
            </w:r>
            <w:r w:rsidR="009E1166">
              <w:rPr>
                <w:noProof/>
                <w:webHidden/>
              </w:rPr>
              <w:fldChar w:fldCharType="begin"/>
            </w:r>
            <w:r w:rsidR="009E1166">
              <w:rPr>
                <w:noProof/>
                <w:webHidden/>
              </w:rPr>
              <w:instrText xml:space="preserve"> PAGEREF _Toc79750042 \h </w:instrText>
            </w:r>
            <w:r w:rsidR="009E1166">
              <w:rPr>
                <w:noProof/>
                <w:webHidden/>
              </w:rPr>
            </w:r>
            <w:r w:rsidR="009E1166">
              <w:rPr>
                <w:noProof/>
                <w:webHidden/>
              </w:rPr>
              <w:fldChar w:fldCharType="separate"/>
            </w:r>
            <w:r w:rsidR="009E1166">
              <w:rPr>
                <w:noProof/>
                <w:webHidden/>
              </w:rPr>
              <w:t>20</w:t>
            </w:r>
            <w:r w:rsidR="009E1166">
              <w:rPr>
                <w:noProof/>
                <w:webHidden/>
              </w:rPr>
              <w:fldChar w:fldCharType="end"/>
            </w:r>
          </w:hyperlink>
        </w:p>
        <w:p w14:paraId="709B729D" w14:textId="4B3F822A" w:rsidR="009E1166" w:rsidRDefault="00000000">
          <w:pPr>
            <w:pStyle w:val="TOC1"/>
            <w:tabs>
              <w:tab w:val="left" w:pos="440"/>
              <w:tab w:val="right" w:leader="dot" w:pos="9350"/>
            </w:tabs>
            <w:rPr>
              <w:rFonts w:cstheme="minorBidi"/>
              <w:noProof/>
            </w:rPr>
          </w:pPr>
          <w:hyperlink w:anchor="_Toc79750043" w:history="1">
            <w:r w:rsidR="009E1166" w:rsidRPr="003E0902">
              <w:rPr>
                <w:rStyle w:val="Hyperlink"/>
                <w:rFonts w:ascii="Calibri" w:hAnsi="Calibri" w:cs="Calibri"/>
                <w:noProof/>
              </w:rPr>
              <w:t>5</w:t>
            </w:r>
            <w:r w:rsidR="009E1166">
              <w:rPr>
                <w:rFonts w:cstheme="minorBidi"/>
                <w:noProof/>
              </w:rPr>
              <w:tab/>
            </w:r>
            <w:r w:rsidR="009E1166" w:rsidRPr="003E0902">
              <w:rPr>
                <w:rStyle w:val="Hyperlink"/>
                <w:rFonts w:ascii="Calibri" w:hAnsi="Calibri" w:cs="Calibri"/>
                <w:noProof/>
              </w:rPr>
              <w:t>Cash and Security Movement creation Flow</w:t>
            </w:r>
            <w:r w:rsidR="009E1166">
              <w:rPr>
                <w:noProof/>
                <w:webHidden/>
              </w:rPr>
              <w:tab/>
            </w:r>
            <w:r w:rsidR="009E1166">
              <w:rPr>
                <w:noProof/>
                <w:webHidden/>
              </w:rPr>
              <w:fldChar w:fldCharType="begin"/>
            </w:r>
            <w:r w:rsidR="009E1166">
              <w:rPr>
                <w:noProof/>
                <w:webHidden/>
              </w:rPr>
              <w:instrText xml:space="preserve"> PAGEREF _Toc79750043 \h </w:instrText>
            </w:r>
            <w:r w:rsidR="009E1166">
              <w:rPr>
                <w:noProof/>
                <w:webHidden/>
              </w:rPr>
            </w:r>
            <w:r w:rsidR="009E1166">
              <w:rPr>
                <w:noProof/>
                <w:webHidden/>
              </w:rPr>
              <w:fldChar w:fldCharType="separate"/>
            </w:r>
            <w:r w:rsidR="009E1166">
              <w:rPr>
                <w:noProof/>
                <w:webHidden/>
              </w:rPr>
              <w:t>20</w:t>
            </w:r>
            <w:r w:rsidR="009E1166">
              <w:rPr>
                <w:noProof/>
                <w:webHidden/>
              </w:rPr>
              <w:fldChar w:fldCharType="end"/>
            </w:r>
          </w:hyperlink>
        </w:p>
        <w:p w14:paraId="1688D930" w14:textId="665267CB" w:rsidR="009E1166" w:rsidRDefault="00000000">
          <w:pPr>
            <w:pStyle w:val="TOC1"/>
            <w:tabs>
              <w:tab w:val="left" w:pos="440"/>
              <w:tab w:val="right" w:leader="dot" w:pos="9350"/>
            </w:tabs>
            <w:rPr>
              <w:rFonts w:cstheme="minorBidi"/>
              <w:noProof/>
            </w:rPr>
          </w:pPr>
          <w:hyperlink w:anchor="_Toc79750044" w:history="1">
            <w:r w:rsidR="009E1166" w:rsidRPr="003E0902">
              <w:rPr>
                <w:rStyle w:val="Hyperlink"/>
                <w:rFonts w:ascii="Calibri" w:eastAsia="Times New Roman" w:hAnsi="Calibri" w:cs="Calibri"/>
                <w:noProof/>
                <w:lang w:eastAsia="ar-SA"/>
              </w:rPr>
              <w:t>6</w:t>
            </w:r>
            <w:r w:rsidR="009E1166">
              <w:rPr>
                <w:rFonts w:cstheme="minorBidi"/>
                <w:noProof/>
              </w:rPr>
              <w:tab/>
            </w:r>
            <w:r w:rsidR="009E1166" w:rsidRPr="003E0902">
              <w:rPr>
                <w:rStyle w:val="Hyperlink"/>
                <w:rFonts w:ascii="Calibri" w:eastAsia="Times New Roman" w:hAnsi="Calibri" w:cs="Calibri"/>
                <w:noProof/>
                <w:lang w:eastAsia="ar-SA"/>
              </w:rPr>
              <w:t>Tax Engine</w:t>
            </w:r>
            <w:r w:rsidR="009E1166">
              <w:rPr>
                <w:noProof/>
                <w:webHidden/>
              </w:rPr>
              <w:tab/>
            </w:r>
            <w:r w:rsidR="009E1166">
              <w:rPr>
                <w:noProof/>
                <w:webHidden/>
              </w:rPr>
              <w:fldChar w:fldCharType="begin"/>
            </w:r>
            <w:r w:rsidR="009E1166">
              <w:rPr>
                <w:noProof/>
                <w:webHidden/>
              </w:rPr>
              <w:instrText xml:space="preserve"> PAGEREF _Toc79750044 \h </w:instrText>
            </w:r>
            <w:r w:rsidR="009E1166">
              <w:rPr>
                <w:noProof/>
                <w:webHidden/>
              </w:rPr>
            </w:r>
            <w:r w:rsidR="009E1166">
              <w:rPr>
                <w:noProof/>
                <w:webHidden/>
              </w:rPr>
              <w:fldChar w:fldCharType="separate"/>
            </w:r>
            <w:r w:rsidR="009E1166">
              <w:rPr>
                <w:noProof/>
                <w:webHidden/>
              </w:rPr>
              <w:t>22</w:t>
            </w:r>
            <w:r w:rsidR="009E1166">
              <w:rPr>
                <w:noProof/>
                <w:webHidden/>
              </w:rPr>
              <w:fldChar w:fldCharType="end"/>
            </w:r>
          </w:hyperlink>
        </w:p>
        <w:p w14:paraId="1B00CC7F" w14:textId="757985C4" w:rsidR="009E1166" w:rsidRDefault="00000000">
          <w:pPr>
            <w:pStyle w:val="TOC1"/>
            <w:tabs>
              <w:tab w:val="left" w:pos="440"/>
              <w:tab w:val="right" w:leader="dot" w:pos="9350"/>
            </w:tabs>
            <w:rPr>
              <w:rFonts w:cstheme="minorBidi"/>
              <w:noProof/>
            </w:rPr>
          </w:pPr>
          <w:hyperlink w:anchor="_Toc79750045" w:history="1">
            <w:r w:rsidR="009E1166" w:rsidRPr="003E0902">
              <w:rPr>
                <w:rStyle w:val="Hyperlink"/>
                <w:rFonts w:ascii="Calibri" w:eastAsia="Times New Roman" w:hAnsi="Calibri" w:cs="Calibri"/>
                <w:noProof/>
                <w:lang w:eastAsia="ar-SA"/>
              </w:rPr>
              <w:t>7</w:t>
            </w:r>
            <w:r w:rsidR="009E1166">
              <w:rPr>
                <w:rFonts w:cstheme="minorBidi"/>
                <w:noProof/>
              </w:rPr>
              <w:tab/>
            </w:r>
            <w:r w:rsidR="009E1166" w:rsidRPr="003E0902">
              <w:rPr>
                <w:rStyle w:val="Hyperlink"/>
                <w:rFonts w:ascii="Calibri" w:eastAsia="Times New Roman" w:hAnsi="Calibri" w:cs="Calibri"/>
                <w:noProof/>
                <w:lang w:eastAsia="ar-SA"/>
              </w:rPr>
              <w:t>Charges/Commission</w:t>
            </w:r>
            <w:r w:rsidR="009E1166">
              <w:rPr>
                <w:noProof/>
                <w:webHidden/>
              </w:rPr>
              <w:tab/>
            </w:r>
            <w:r w:rsidR="009E1166">
              <w:rPr>
                <w:noProof/>
                <w:webHidden/>
              </w:rPr>
              <w:fldChar w:fldCharType="begin"/>
            </w:r>
            <w:r w:rsidR="009E1166">
              <w:rPr>
                <w:noProof/>
                <w:webHidden/>
              </w:rPr>
              <w:instrText xml:space="preserve"> PAGEREF _Toc79750045 \h </w:instrText>
            </w:r>
            <w:r w:rsidR="009E1166">
              <w:rPr>
                <w:noProof/>
                <w:webHidden/>
              </w:rPr>
            </w:r>
            <w:r w:rsidR="009E1166">
              <w:rPr>
                <w:noProof/>
                <w:webHidden/>
              </w:rPr>
              <w:fldChar w:fldCharType="separate"/>
            </w:r>
            <w:r w:rsidR="009E1166">
              <w:rPr>
                <w:noProof/>
                <w:webHidden/>
              </w:rPr>
              <w:t>22</w:t>
            </w:r>
            <w:r w:rsidR="009E1166">
              <w:rPr>
                <w:noProof/>
                <w:webHidden/>
              </w:rPr>
              <w:fldChar w:fldCharType="end"/>
            </w:r>
          </w:hyperlink>
        </w:p>
        <w:p w14:paraId="08B1F79C" w14:textId="28C91A97" w:rsidR="009E1166" w:rsidRDefault="00000000">
          <w:pPr>
            <w:pStyle w:val="TOC2"/>
            <w:tabs>
              <w:tab w:val="left" w:pos="880"/>
              <w:tab w:val="right" w:leader="dot" w:pos="9350"/>
            </w:tabs>
            <w:rPr>
              <w:rFonts w:cstheme="minorBidi"/>
              <w:noProof/>
            </w:rPr>
          </w:pPr>
          <w:hyperlink w:anchor="_Toc79750046" w:history="1">
            <w:r w:rsidR="009E1166" w:rsidRPr="003E0902">
              <w:rPr>
                <w:rStyle w:val="Hyperlink"/>
                <w:noProof/>
              </w:rPr>
              <w:t>7.1</w:t>
            </w:r>
            <w:r w:rsidR="009E1166">
              <w:rPr>
                <w:rFonts w:cstheme="minorBidi"/>
                <w:noProof/>
              </w:rPr>
              <w:tab/>
            </w:r>
            <w:r w:rsidR="009E1166" w:rsidRPr="003E0902">
              <w:rPr>
                <w:rStyle w:val="Hyperlink"/>
                <w:noProof/>
              </w:rPr>
              <w:t>Custody Fee</w:t>
            </w:r>
            <w:r w:rsidR="009E1166">
              <w:rPr>
                <w:noProof/>
                <w:webHidden/>
              </w:rPr>
              <w:tab/>
            </w:r>
            <w:r w:rsidR="009E1166">
              <w:rPr>
                <w:noProof/>
                <w:webHidden/>
              </w:rPr>
              <w:fldChar w:fldCharType="begin"/>
            </w:r>
            <w:r w:rsidR="009E1166">
              <w:rPr>
                <w:noProof/>
                <w:webHidden/>
              </w:rPr>
              <w:instrText xml:space="preserve"> PAGEREF _Toc79750046 \h </w:instrText>
            </w:r>
            <w:r w:rsidR="009E1166">
              <w:rPr>
                <w:noProof/>
                <w:webHidden/>
              </w:rPr>
            </w:r>
            <w:r w:rsidR="009E1166">
              <w:rPr>
                <w:noProof/>
                <w:webHidden/>
              </w:rPr>
              <w:fldChar w:fldCharType="separate"/>
            </w:r>
            <w:r w:rsidR="009E1166">
              <w:rPr>
                <w:noProof/>
                <w:webHidden/>
              </w:rPr>
              <w:t>24</w:t>
            </w:r>
            <w:r w:rsidR="009E1166">
              <w:rPr>
                <w:noProof/>
                <w:webHidden/>
              </w:rPr>
              <w:fldChar w:fldCharType="end"/>
            </w:r>
          </w:hyperlink>
        </w:p>
        <w:p w14:paraId="2E74DC7C" w14:textId="6F586A56" w:rsidR="009E1166" w:rsidRDefault="00000000">
          <w:pPr>
            <w:pStyle w:val="TOC1"/>
            <w:tabs>
              <w:tab w:val="left" w:pos="440"/>
              <w:tab w:val="right" w:leader="dot" w:pos="9350"/>
            </w:tabs>
            <w:rPr>
              <w:rFonts w:cstheme="minorBidi"/>
              <w:noProof/>
            </w:rPr>
          </w:pPr>
          <w:hyperlink w:anchor="_Toc79750047" w:history="1">
            <w:r w:rsidR="009E1166" w:rsidRPr="003E0902">
              <w:rPr>
                <w:rStyle w:val="Hyperlink"/>
                <w:noProof/>
              </w:rPr>
              <w:t>8</w:t>
            </w:r>
            <w:r w:rsidR="009E1166">
              <w:rPr>
                <w:rFonts w:cstheme="minorBidi"/>
                <w:noProof/>
              </w:rPr>
              <w:tab/>
            </w:r>
            <w:r w:rsidR="009E1166" w:rsidRPr="003E0902">
              <w:rPr>
                <w:rStyle w:val="Hyperlink"/>
                <w:noProof/>
              </w:rPr>
              <w:t>Position Recon</w:t>
            </w:r>
            <w:r w:rsidR="009E1166">
              <w:rPr>
                <w:noProof/>
                <w:webHidden/>
              </w:rPr>
              <w:tab/>
            </w:r>
            <w:r w:rsidR="009E1166">
              <w:rPr>
                <w:noProof/>
                <w:webHidden/>
              </w:rPr>
              <w:fldChar w:fldCharType="begin"/>
            </w:r>
            <w:r w:rsidR="009E1166">
              <w:rPr>
                <w:noProof/>
                <w:webHidden/>
              </w:rPr>
              <w:instrText xml:space="preserve"> PAGEREF _Toc79750047 \h </w:instrText>
            </w:r>
            <w:r w:rsidR="009E1166">
              <w:rPr>
                <w:noProof/>
                <w:webHidden/>
              </w:rPr>
            </w:r>
            <w:r w:rsidR="009E1166">
              <w:rPr>
                <w:noProof/>
                <w:webHidden/>
              </w:rPr>
              <w:fldChar w:fldCharType="separate"/>
            </w:r>
            <w:r w:rsidR="009E1166">
              <w:rPr>
                <w:noProof/>
                <w:webHidden/>
              </w:rPr>
              <w:t>25</w:t>
            </w:r>
            <w:r w:rsidR="009E1166">
              <w:rPr>
                <w:noProof/>
                <w:webHidden/>
              </w:rPr>
              <w:fldChar w:fldCharType="end"/>
            </w:r>
          </w:hyperlink>
        </w:p>
        <w:p w14:paraId="543B5F75" w14:textId="0BC66AF8" w:rsidR="009E1166" w:rsidRDefault="00000000">
          <w:pPr>
            <w:pStyle w:val="TOC2"/>
            <w:tabs>
              <w:tab w:val="left" w:pos="880"/>
              <w:tab w:val="right" w:leader="dot" w:pos="9350"/>
            </w:tabs>
            <w:rPr>
              <w:rFonts w:cstheme="minorBidi"/>
              <w:noProof/>
            </w:rPr>
          </w:pPr>
          <w:hyperlink w:anchor="_Toc79750048" w:history="1">
            <w:r w:rsidR="009E1166" w:rsidRPr="003E0902">
              <w:rPr>
                <w:rStyle w:val="Hyperlink"/>
                <w:noProof/>
              </w:rPr>
              <w:t>8.1</w:t>
            </w:r>
            <w:r w:rsidR="009E1166">
              <w:rPr>
                <w:rFonts w:cstheme="minorBidi"/>
                <w:noProof/>
              </w:rPr>
              <w:tab/>
            </w:r>
            <w:r w:rsidR="009E1166" w:rsidRPr="003E0902">
              <w:rPr>
                <w:rStyle w:val="Hyperlink"/>
                <w:noProof/>
              </w:rPr>
              <w:t>Local Securities</w:t>
            </w:r>
            <w:r w:rsidR="009E1166">
              <w:rPr>
                <w:noProof/>
                <w:webHidden/>
              </w:rPr>
              <w:tab/>
            </w:r>
            <w:r w:rsidR="009E1166">
              <w:rPr>
                <w:noProof/>
                <w:webHidden/>
              </w:rPr>
              <w:fldChar w:fldCharType="begin"/>
            </w:r>
            <w:r w:rsidR="009E1166">
              <w:rPr>
                <w:noProof/>
                <w:webHidden/>
              </w:rPr>
              <w:instrText xml:space="preserve"> PAGEREF _Toc79750048 \h </w:instrText>
            </w:r>
            <w:r w:rsidR="009E1166">
              <w:rPr>
                <w:noProof/>
                <w:webHidden/>
              </w:rPr>
            </w:r>
            <w:r w:rsidR="009E1166">
              <w:rPr>
                <w:noProof/>
                <w:webHidden/>
              </w:rPr>
              <w:fldChar w:fldCharType="separate"/>
            </w:r>
            <w:r w:rsidR="009E1166">
              <w:rPr>
                <w:noProof/>
                <w:webHidden/>
              </w:rPr>
              <w:t>25</w:t>
            </w:r>
            <w:r w:rsidR="009E1166">
              <w:rPr>
                <w:noProof/>
                <w:webHidden/>
              </w:rPr>
              <w:fldChar w:fldCharType="end"/>
            </w:r>
          </w:hyperlink>
        </w:p>
        <w:p w14:paraId="04C9E040" w14:textId="58CF715B" w:rsidR="009E1166" w:rsidRDefault="00000000">
          <w:pPr>
            <w:pStyle w:val="TOC2"/>
            <w:tabs>
              <w:tab w:val="left" w:pos="880"/>
              <w:tab w:val="right" w:leader="dot" w:pos="9350"/>
            </w:tabs>
            <w:rPr>
              <w:rFonts w:cstheme="minorBidi"/>
              <w:noProof/>
            </w:rPr>
          </w:pPr>
          <w:hyperlink w:anchor="_Toc79750049" w:history="1">
            <w:r w:rsidR="009E1166" w:rsidRPr="003E0902">
              <w:rPr>
                <w:rStyle w:val="Hyperlink"/>
                <w:noProof/>
              </w:rPr>
              <w:t>8.2</w:t>
            </w:r>
            <w:r w:rsidR="009E1166">
              <w:rPr>
                <w:rFonts w:cstheme="minorBidi"/>
                <w:noProof/>
              </w:rPr>
              <w:tab/>
            </w:r>
            <w:r w:rsidR="009E1166" w:rsidRPr="003E0902">
              <w:rPr>
                <w:rStyle w:val="Hyperlink"/>
                <w:noProof/>
              </w:rPr>
              <w:t>Foreign Securities</w:t>
            </w:r>
            <w:r w:rsidR="009E1166">
              <w:rPr>
                <w:noProof/>
                <w:webHidden/>
              </w:rPr>
              <w:tab/>
            </w:r>
            <w:r w:rsidR="009E1166">
              <w:rPr>
                <w:noProof/>
                <w:webHidden/>
              </w:rPr>
              <w:fldChar w:fldCharType="begin"/>
            </w:r>
            <w:r w:rsidR="009E1166">
              <w:rPr>
                <w:noProof/>
                <w:webHidden/>
              </w:rPr>
              <w:instrText xml:space="preserve"> PAGEREF _Toc79750049 \h </w:instrText>
            </w:r>
            <w:r w:rsidR="009E1166">
              <w:rPr>
                <w:noProof/>
                <w:webHidden/>
              </w:rPr>
            </w:r>
            <w:r w:rsidR="009E1166">
              <w:rPr>
                <w:noProof/>
                <w:webHidden/>
              </w:rPr>
              <w:fldChar w:fldCharType="separate"/>
            </w:r>
            <w:r w:rsidR="009E1166">
              <w:rPr>
                <w:noProof/>
                <w:webHidden/>
              </w:rPr>
              <w:t>25</w:t>
            </w:r>
            <w:r w:rsidR="009E1166">
              <w:rPr>
                <w:noProof/>
                <w:webHidden/>
              </w:rPr>
              <w:fldChar w:fldCharType="end"/>
            </w:r>
          </w:hyperlink>
        </w:p>
        <w:p w14:paraId="4FACBB6F" w14:textId="3C9828AC" w:rsidR="009E1166" w:rsidRDefault="00000000">
          <w:pPr>
            <w:pStyle w:val="TOC2"/>
            <w:tabs>
              <w:tab w:val="left" w:pos="880"/>
              <w:tab w:val="right" w:leader="dot" w:pos="9350"/>
            </w:tabs>
            <w:rPr>
              <w:rFonts w:cstheme="minorBidi"/>
              <w:noProof/>
            </w:rPr>
          </w:pPr>
          <w:hyperlink w:anchor="_Toc79750050" w:history="1">
            <w:r w:rsidR="009E1166" w:rsidRPr="003E0902">
              <w:rPr>
                <w:rStyle w:val="Hyperlink"/>
                <w:noProof/>
              </w:rPr>
              <w:t>8.3</w:t>
            </w:r>
            <w:r w:rsidR="009E1166">
              <w:rPr>
                <w:rFonts w:cstheme="minorBidi"/>
                <w:noProof/>
              </w:rPr>
              <w:tab/>
            </w:r>
            <w:r w:rsidR="009E1166" w:rsidRPr="003E0902">
              <w:rPr>
                <w:rStyle w:val="Hyperlink"/>
                <w:noProof/>
              </w:rPr>
              <w:t>Tax Engine (local + Foreign)</w:t>
            </w:r>
            <w:r w:rsidR="009E1166">
              <w:rPr>
                <w:noProof/>
                <w:webHidden/>
              </w:rPr>
              <w:tab/>
            </w:r>
            <w:r w:rsidR="009E1166">
              <w:rPr>
                <w:noProof/>
                <w:webHidden/>
              </w:rPr>
              <w:fldChar w:fldCharType="begin"/>
            </w:r>
            <w:r w:rsidR="009E1166">
              <w:rPr>
                <w:noProof/>
                <w:webHidden/>
              </w:rPr>
              <w:instrText xml:space="preserve"> PAGEREF _Toc79750050 \h </w:instrText>
            </w:r>
            <w:r w:rsidR="009E1166">
              <w:rPr>
                <w:noProof/>
                <w:webHidden/>
              </w:rPr>
            </w:r>
            <w:r w:rsidR="009E1166">
              <w:rPr>
                <w:noProof/>
                <w:webHidden/>
              </w:rPr>
              <w:fldChar w:fldCharType="separate"/>
            </w:r>
            <w:r w:rsidR="009E1166">
              <w:rPr>
                <w:noProof/>
                <w:webHidden/>
              </w:rPr>
              <w:t>25</w:t>
            </w:r>
            <w:r w:rsidR="009E1166">
              <w:rPr>
                <w:noProof/>
                <w:webHidden/>
              </w:rPr>
              <w:fldChar w:fldCharType="end"/>
            </w:r>
          </w:hyperlink>
        </w:p>
        <w:p w14:paraId="309F7667" w14:textId="43E8CF9B" w:rsidR="009E1166" w:rsidRDefault="00000000">
          <w:pPr>
            <w:pStyle w:val="TOC1"/>
            <w:tabs>
              <w:tab w:val="left" w:pos="440"/>
              <w:tab w:val="right" w:leader="dot" w:pos="9350"/>
            </w:tabs>
            <w:rPr>
              <w:rFonts w:cstheme="minorBidi"/>
              <w:noProof/>
            </w:rPr>
          </w:pPr>
          <w:hyperlink w:anchor="_Toc79750051" w:history="1">
            <w:r w:rsidR="009E1166" w:rsidRPr="003E0902">
              <w:rPr>
                <w:rStyle w:val="Hyperlink"/>
                <w:noProof/>
              </w:rPr>
              <w:t>9</w:t>
            </w:r>
            <w:r w:rsidR="009E1166">
              <w:rPr>
                <w:rFonts w:cstheme="minorBidi"/>
                <w:noProof/>
              </w:rPr>
              <w:tab/>
            </w:r>
            <w:r w:rsidR="009E1166" w:rsidRPr="003E0902">
              <w:rPr>
                <w:rStyle w:val="Hyperlink"/>
                <w:noProof/>
              </w:rPr>
              <w:t>BackOffice Reports</w:t>
            </w:r>
            <w:r w:rsidR="009E1166">
              <w:rPr>
                <w:noProof/>
                <w:webHidden/>
              </w:rPr>
              <w:tab/>
            </w:r>
            <w:r w:rsidR="009E1166">
              <w:rPr>
                <w:noProof/>
                <w:webHidden/>
              </w:rPr>
              <w:fldChar w:fldCharType="begin"/>
            </w:r>
            <w:r w:rsidR="009E1166">
              <w:rPr>
                <w:noProof/>
                <w:webHidden/>
              </w:rPr>
              <w:instrText xml:space="preserve"> PAGEREF _Toc79750051 \h </w:instrText>
            </w:r>
            <w:r w:rsidR="009E1166">
              <w:rPr>
                <w:noProof/>
                <w:webHidden/>
              </w:rPr>
            </w:r>
            <w:r w:rsidR="009E1166">
              <w:rPr>
                <w:noProof/>
                <w:webHidden/>
              </w:rPr>
              <w:fldChar w:fldCharType="separate"/>
            </w:r>
            <w:r w:rsidR="009E1166">
              <w:rPr>
                <w:noProof/>
                <w:webHidden/>
              </w:rPr>
              <w:t>25</w:t>
            </w:r>
            <w:r w:rsidR="009E1166">
              <w:rPr>
                <w:noProof/>
                <w:webHidden/>
              </w:rPr>
              <w:fldChar w:fldCharType="end"/>
            </w:r>
          </w:hyperlink>
        </w:p>
        <w:p w14:paraId="708E2887" w14:textId="78A1BB35" w:rsidR="009E1166" w:rsidRDefault="00000000">
          <w:pPr>
            <w:pStyle w:val="TOC1"/>
            <w:tabs>
              <w:tab w:val="left" w:pos="660"/>
              <w:tab w:val="right" w:leader="dot" w:pos="9350"/>
            </w:tabs>
            <w:rPr>
              <w:rFonts w:cstheme="minorBidi"/>
              <w:noProof/>
            </w:rPr>
          </w:pPr>
          <w:hyperlink w:anchor="_Toc79750052" w:history="1">
            <w:r w:rsidR="009E1166" w:rsidRPr="003E0902">
              <w:rPr>
                <w:rStyle w:val="Hyperlink"/>
                <w:noProof/>
              </w:rPr>
              <w:t>10</w:t>
            </w:r>
            <w:r w:rsidR="009E1166">
              <w:rPr>
                <w:rFonts w:cstheme="minorBidi"/>
                <w:noProof/>
              </w:rPr>
              <w:tab/>
            </w:r>
            <w:r w:rsidR="009E1166" w:rsidRPr="003E0902">
              <w:rPr>
                <w:rStyle w:val="Hyperlink"/>
                <w:noProof/>
              </w:rPr>
              <w:t>Messages</w:t>
            </w:r>
            <w:r w:rsidR="009E1166">
              <w:rPr>
                <w:noProof/>
                <w:webHidden/>
              </w:rPr>
              <w:tab/>
            </w:r>
            <w:r w:rsidR="009E1166">
              <w:rPr>
                <w:noProof/>
                <w:webHidden/>
              </w:rPr>
              <w:fldChar w:fldCharType="begin"/>
            </w:r>
            <w:r w:rsidR="009E1166">
              <w:rPr>
                <w:noProof/>
                <w:webHidden/>
              </w:rPr>
              <w:instrText xml:space="preserve"> PAGEREF _Toc79750052 \h </w:instrText>
            </w:r>
            <w:r w:rsidR="009E1166">
              <w:rPr>
                <w:noProof/>
                <w:webHidden/>
              </w:rPr>
            </w:r>
            <w:r w:rsidR="009E1166">
              <w:rPr>
                <w:noProof/>
                <w:webHidden/>
              </w:rPr>
              <w:fldChar w:fldCharType="separate"/>
            </w:r>
            <w:r w:rsidR="009E1166">
              <w:rPr>
                <w:noProof/>
                <w:webHidden/>
              </w:rPr>
              <w:t>27</w:t>
            </w:r>
            <w:r w:rsidR="009E1166">
              <w:rPr>
                <w:noProof/>
                <w:webHidden/>
              </w:rPr>
              <w:fldChar w:fldCharType="end"/>
            </w:r>
          </w:hyperlink>
        </w:p>
        <w:p w14:paraId="0FFDA720" w14:textId="18B5BE74" w:rsidR="0022112C" w:rsidRPr="00385108" w:rsidRDefault="0022112C">
          <w:pPr>
            <w:rPr>
              <w:rFonts w:ascii="Calibri" w:hAnsi="Calibri" w:cs="Calibri"/>
            </w:rPr>
          </w:pPr>
          <w:r w:rsidRPr="00385108">
            <w:rPr>
              <w:rFonts w:ascii="Calibri" w:hAnsi="Calibri" w:cs="Calibri"/>
              <w:b/>
              <w:bCs/>
              <w:noProof/>
            </w:rPr>
            <w:fldChar w:fldCharType="end"/>
          </w:r>
        </w:p>
      </w:sdtContent>
    </w:sdt>
    <w:p w14:paraId="34A8635E" w14:textId="054D6F81" w:rsidR="002B4265" w:rsidRPr="00385108" w:rsidRDefault="0022112C" w:rsidP="006D1215">
      <w:pPr>
        <w:pStyle w:val="Heading1"/>
      </w:pPr>
      <w:r w:rsidRPr="00385108">
        <w:rPr>
          <w:rFonts w:ascii="Calibri" w:hAnsi="Calibri" w:cs="Calibri"/>
          <w:sz w:val="36"/>
          <w:szCs w:val="36"/>
        </w:rPr>
        <w:lastRenderedPageBreak/>
        <w:t xml:space="preserve"> </w:t>
      </w:r>
      <w:bookmarkStart w:id="6" w:name="_Toc79750023"/>
      <w:r w:rsidR="002B4265" w:rsidRPr="00385108">
        <w:t>Contents</w:t>
      </w:r>
      <w:bookmarkEnd w:id="6"/>
    </w:p>
    <w:p w14:paraId="3E31E96D" w14:textId="43A9EDDA" w:rsidR="00884A80" w:rsidRPr="00385108" w:rsidRDefault="002B4265" w:rsidP="0022112C">
      <w:pPr>
        <w:pStyle w:val="Heading2"/>
        <w:rPr>
          <w:rFonts w:ascii="Calibri" w:hAnsi="Calibri" w:cs="Calibri"/>
        </w:rPr>
      </w:pPr>
      <w:bookmarkStart w:id="7" w:name="_Toc79750024"/>
      <w:r w:rsidRPr="00385108">
        <w:rPr>
          <w:rFonts w:ascii="Calibri" w:hAnsi="Calibri" w:cs="Calibri"/>
        </w:rPr>
        <w:t xml:space="preserve">Security </w:t>
      </w:r>
      <w:r w:rsidRPr="00385108">
        <w:rPr>
          <w:rStyle w:val="Heading2Char"/>
          <w:rFonts w:ascii="Calibri" w:hAnsi="Calibri" w:cs="Calibri"/>
        </w:rPr>
        <w:t>Product</w:t>
      </w:r>
      <w:r w:rsidRPr="00385108">
        <w:rPr>
          <w:rFonts w:ascii="Calibri" w:hAnsi="Calibri" w:cs="Calibri"/>
        </w:rPr>
        <w:t xml:space="preserve"> Setup</w:t>
      </w:r>
      <w:bookmarkEnd w:id="7"/>
      <w:r w:rsidRPr="00385108">
        <w:rPr>
          <w:rFonts w:ascii="Calibri" w:hAnsi="Calibri" w:cs="Calibri"/>
        </w:rPr>
        <w:tab/>
      </w:r>
    </w:p>
    <w:p w14:paraId="6916AEF7" w14:textId="77777777" w:rsidR="0000668D" w:rsidRPr="00385108" w:rsidRDefault="0000668D" w:rsidP="0000668D">
      <w:pPr>
        <w:pStyle w:val="ListParagraph"/>
        <w:jc w:val="both"/>
        <w:rPr>
          <w:rFonts w:ascii="Calibri" w:hAnsi="Calibri" w:cs="Calibri"/>
        </w:rPr>
      </w:pPr>
    </w:p>
    <w:p w14:paraId="379FC151" w14:textId="1D258369" w:rsidR="00884A80" w:rsidRPr="00385108" w:rsidRDefault="00884A80" w:rsidP="00884A80">
      <w:pPr>
        <w:pStyle w:val="ListParagraph"/>
        <w:jc w:val="both"/>
        <w:rPr>
          <w:rFonts w:ascii="Calibri" w:hAnsi="Calibri" w:cs="Calibri"/>
        </w:rPr>
      </w:pPr>
      <w:r w:rsidRPr="00385108">
        <w:rPr>
          <w:rFonts w:ascii="Calibri" w:hAnsi="Calibri" w:cs="Calibri"/>
        </w:rPr>
        <w:t>The Financial Instrument component of BaNCS acts as source for receiving and maintaining the products and their properties from various sources like TASE, Bloomberg and Magna.</w:t>
      </w:r>
    </w:p>
    <w:p w14:paraId="76452A26" w14:textId="34158802" w:rsidR="00552A43" w:rsidRPr="00552A43" w:rsidRDefault="00552A43">
      <w:pPr>
        <w:jc w:val="both"/>
        <w:rPr>
          <w:rFonts w:ascii="Calibri" w:hAnsi="Calibri" w:cs="Calibri"/>
          <w:rPrChange w:id="8" w:author="BENIWAL VIRENDER" w:date="2021-08-26T10:29:00Z">
            <w:rPr/>
          </w:rPrChange>
        </w:rPr>
        <w:pPrChange w:id="9" w:author="BENIWAL VIRENDER" w:date="2021-08-26T10:29:00Z">
          <w:pPr>
            <w:pStyle w:val="ListParagraph"/>
            <w:jc w:val="both"/>
          </w:pPr>
        </w:pPrChange>
      </w:pPr>
      <w:r w:rsidRPr="00552A43">
        <w:rPr>
          <w:rFonts w:ascii="Calibri" w:hAnsi="Calibri" w:cs="Calibri"/>
          <w:rPrChange w:id="10" w:author="BENIWAL VIRENDER" w:date="2021-08-26T10:29:00Z">
            <w:rPr/>
          </w:rPrChange>
        </w:rPr>
        <w:t>Local Securities from Tase</w:t>
      </w:r>
    </w:p>
    <w:tbl>
      <w:tblPr>
        <w:tblW w:w="6480"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Look w:val="04A0" w:firstRow="1" w:lastRow="0" w:firstColumn="1" w:lastColumn="0" w:noHBand="0" w:noVBand="1"/>
        <w:tblPrChange w:id="11" w:author="BENIWAL VIRENDER" w:date="2021-08-26T10:28:00Z">
          <w:tblPr>
            <w:tblW w:w="4960" w:type="dxa"/>
            <w:tblLook w:val="04A0" w:firstRow="1" w:lastRow="0" w:firstColumn="1" w:lastColumn="0" w:noHBand="0" w:noVBand="1"/>
          </w:tblPr>
        </w:tblPrChange>
      </w:tblPr>
      <w:tblGrid>
        <w:gridCol w:w="2760"/>
        <w:gridCol w:w="3720"/>
        <w:tblGridChange w:id="12">
          <w:tblGrid>
            <w:gridCol w:w="2760"/>
            <w:gridCol w:w="2200"/>
          </w:tblGrid>
        </w:tblGridChange>
      </w:tblGrid>
      <w:tr w:rsidR="0013670F" w:rsidRPr="0013670F" w14:paraId="567F0E18" w14:textId="77777777" w:rsidTr="0013670F">
        <w:trPr>
          <w:trHeight w:val="300"/>
          <w:trPrChange w:id="13" w:author="BENIWAL VIRENDER" w:date="2021-08-26T10:28:00Z">
            <w:trPr>
              <w:trHeight w:val="300"/>
            </w:trPr>
          </w:trPrChange>
        </w:trPr>
        <w:tc>
          <w:tcPr>
            <w:tcW w:w="2760" w:type="dxa"/>
            <w:shd w:val="clear" w:color="auto" w:fill="auto"/>
            <w:noWrap/>
            <w:vAlign w:val="bottom"/>
            <w:hideMark/>
            <w:tcPrChange w:id="14" w:author="BENIWAL VIRENDER" w:date="2021-08-26T10:28:00Z">
              <w:tcPr>
                <w:tcW w:w="2760" w:type="dxa"/>
                <w:tcBorders>
                  <w:top w:val="nil"/>
                  <w:left w:val="nil"/>
                  <w:bottom w:val="nil"/>
                  <w:right w:val="nil"/>
                </w:tcBorders>
                <w:shd w:val="clear" w:color="auto" w:fill="auto"/>
                <w:noWrap/>
                <w:vAlign w:val="bottom"/>
                <w:hideMark/>
              </w:tcPr>
            </w:tcPrChange>
          </w:tcPr>
          <w:p w14:paraId="59580949" w14:textId="77777777" w:rsidR="0013670F" w:rsidRPr="0013670F" w:rsidRDefault="0013670F" w:rsidP="0013670F">
            <w:pPr>
              <w:spacing w:after="0" w:line="240" w:lineRule="auto"/>
              <w:rPr>
                <w:rFonts w:ascii="Calibri" w:eastAsia="Times New Roman" w:hAnsi="Calibri" w:cs="Calibri"/>
                <w:color w:val="000000"/>
              </w:rPr>
            </w:pPr>
            <w:r w:rsidRPr="0013670F">
              <w:rPr>
                <w:rFonts w:ascii="Calibri" w:eastAsia="Times New Roman" w:hAnsi="Calibri" w:cs="Calibri"/>
                <w:color w:val="000000"/>
              </w:rPr>
              <w:t>Security Type value in Bancs</w:t>
            </w:r>
          </w:p>
        </w:tc>
        <w:tc>
          <w:tcPr>
            <w:tcW w:w="3720" w:type="dxa"/>
            <w:shd w:val="clear" w:color="auto" w:fill="auto"/>
            <w:noWrap/>
            <w:vAlign w:val="bottom"/>
            <w:hideMark/>
            <w:tcPrChange w:id="15" w:author="BENIWAL VIRENDER" w:date="2021-08-26T10:28:00Z">
              <w:tcPr>
                <w:tcW w:w="2200" w:type="dxa"/>
                <w:tcBorders>
                  <w:top w:val="nil"/>
                  <w:left w:val="nil"/>
                  <w:bottom w:val="nil"/>
                  <w:right w:val="nil"/>
                </w:tcBorders>
                <w:shd w:val="clear" w:color="auto" w:fill="auto"/>
                <w:noWrap/>
                <w:vAlign w:val="bottom"/>
                <w:hideMark/>
              </w:tcPr>
            </w:tcPrChange>
          </w:tcPr>
          <w:p w14:paraId="21690F5C" w14:textId="77777777" w:rsidR="0013670F" w:rsidRPr="0013670F" w:rsidRDefault="0013670F" w:rsidP="0013670F">
            <w:pPr>
              <w:spacing w:after="0" w:line="240" w:lineRule="auto"/>
              <w:rPr>
                <w:rFonts w:ascii="Calibri" w:eastAsia="Times New Roman" w:hAnsi="Calibri" w:cs="Calibri"/>
                <w:color w:val="000000"/>
              </w:rPr>
            </w:pPr>
            <w:r w:rsidRPr="0013670F">
              <w:rPr>
                <w:rFonts w:ascii="Calibri" w:eastAsia="Times New Roman" w:hAnsi="Calibri" w:cs="Calibri"/>
                <w:color w:val="000000"/>
              </w:rPr>
              <w:t>Description in Bancs</w:t>
            </w:r>
          </w:p>
        </w:tc>
      </w:tr>
      <w:tr w:rsidR="0013670F" w:rsidRPr="0013670F" w14:paraId="65C7DCCE" w14:textId="77777777" w:rsidTr="0013670F">
        <w:trPr>
          <w:trHeight w:val="300"/>
          <w:trPrChange w:id="16" w:author="BENIWAL VIRENDER" w:date="2021-08-26T10:28:00Z">
            <w:trPr>
              <w:trHeight w:val="300"/>
            </w:trPr>
          </w:trPrChange>
        </w:trPr>
        <w:tc>
          <w:tcPr>
            <w:tcW w:w="2760" w:type="dxa"/>
            <w:shd w:val="clear" w:color="auto" w:fill="auto"/>
            <w:noWrap/>
            <w:vAlign w:val="bottom"/>
            <w:hideMark/>
            <w:tcPrChange w:id="17" w:author="BENIWAL VIRENDER" w:date="2021-08-26T10:28:00Z">
              <w:tcPr>
                <w:tcW w:w="2760" w:type="dxa"/>
                <w:tcBorders>
                  <w:top w:val="nil"/>
                  <w:left w:val="nil"/>
                  <w:bottom w:val="nil"/>
                  <w:right w:val="nil"/>
                </w:tcBorders>
                <w:shd w:val="clear" w:color="auto" w:fill="auto"/>
                <w:noWrap/>
                <w:vAlign w:val="bottom"/>
                <w:hideMark/>
              </w:tcPr>
            </w:tcPrChange>
          </w:tcPr>
          <w:p w14:paraId="634C881B" w14:textId="77777777" w:rsidR="0013670F" w:rsidRPr="0013670F" w:rsidRDefault="0013670F" w:rsidP="0013670F">
            <w:pPr>
              <w:spacing w:after="0" w:line="240" w:lineRule="auto"/>
              <w:jc w:val="right"/>
              <w:rPr>
                <w:rFonts w:ascii="Calibri" w:eastAsia="Times New Roman" w:hAnsi="Calibri" w:cs="Calibri"/>
                <w:color w:val="000000"/>
              </w:rPr>
            </w:pPr>
            <w:r w:rsidRPr="0013670F">
              <w:rPr>
                <w:rFonts w:ascii="Calibri" w:eastAsia="Times New Roman" w:hAnsi="Calibri" w:cs="Calibri"/>
                <w:color w:val="000000"/>
              </w:rPr>
              <w:t>1</w:t>
            </w:r>
          </w:p>
        </w:tc>
        <w:tc>
          <w:tcPr>
            <w:tcW w:w="3720" w:type="dxa"/>
            <w:shd w:val="clear" w:color="auto" w:fill="auto"/>
            <w:noWrap/>
            <w:vAlign w:val="bottom"/>
            <w:hideMark/>
            <w:tcPrChange w:id="18" w:author="BENIWAL VIRENDER" w:date="2021-08-26T10:28:00Z">
              <w:tcPr>
                <w:tcW w:w="2200" w:type="dxa"/>
                <w:tcBorders>
                  <w:top w:val="nil"/>
                  <w:left w:val="nil"/>
                  <w:bottom w:val="nil"/>
                  <w:right w:val="nil"/>
                </w:tcBorders>
                <w:shd w:val="clear" w:color="auto" w:fill="auto"/>
                <w:noWrap/>
                <w:vAlign w:val="bottom"/>
                <w:hideMark/>
              </w:tcPr>
            </w:tcPrChange>
          </w:tcPr>
          <w:p w14:paraId="0A0E6867" w14:textId="77777777" w:rsidR="0013670F" w:rsidRPr="0013670F" w:rsidRDefault="0013670F" w:rsidP="0013670F">
            <w:pPr>
              <w:spacing w:after="0" w:line="240" w:lineRule="auto"/>
              <w:rPr>
                <w:rFonts w:ascii="Calibri" w:eastAsia="Times New Roman" w:hAnsi="Calibri" w:cs="Calibri"/>
                <w:color w:val="000000"/>
              </w:rPr>
            </w:pPr>
            <w:proofErr w:type="spellStart"/>
            <w:r w:rsidRPr="0013670F">
              <w:rPr>
                <w:rFonts w:ascii="Calibri" w:eastAsia="Times New Roman" w:hAnsi="Calibri" w:cs="Calibri"/>
                <w:color w:val="000000"/>
              </w:rPr>
              <w:t>EquityInstrmnts</w:t>
            </w:r>
            <w:proofErr w:type="spellEnd"/>
          </w:p>
        </w:tc>
      </w:tr>
      <w:tr w:rsidR="0013670F" w:rsidRPr="0013670F" w14:paraId="6D4BD3F3" w14:textId="77777777" w:rsidTr="0013670F">
        <w:trPr>
          <w:trHeight w:val="300"/>
          <w:trPrChange w:id="19" w:author="BENIWAL VIRENDER" w:date="2021-08-26T10:28:00Z">
            <w:trPr>
              <w:trHeight w:val="300"/>
            </w:trPr>
          </w:trPrChange>
        </w:trPr>
        <w:tc>
          <w:tcPr>
            <w:tcW w:w="2760" w:type="dxa"/>
            <w:shd w:val="clear" w:color="auto" w:fill="auto"/>
            <w:noWrap/>
            <w:vAlign w:val="bottom"/>
            <w:hideMark/>
            <w:tcPrChange w:id="20" w:author="BENIWAL VIRENDER" w:date="2021-08-26T10:28:00Z">
              <w:tcPr>
                <w:tcW w:w="2760" w:type="dxa"/>
                <w:tcBorders>
                  <w:top w:val="nil"/>
                  <w:left w:val="nil"/>
                  <w:bottom w:val="nil"/>
                  <w:right w:val="nil"/>
                </w:tcBorders>
                <w:shd w:val="clear" w:color="auto" w:fill="auto"/>
                <w:noWrap/>
                <w:vAlign w:val="bottom"/>
                <w:hideMark/>
              </w:tcPr>
            </w:tcPrChange>
          </w:tcPr>
          <w:p w14:paraId="3F6EBD2D" w14:textId="77777777" w:rsidR="0013670F" w:rsidRPr="0013670F" w:rsidRDefault="0013670F" w:rsidP="0013670F">
            <w:pPr>
              <w:spacing w:after="0" w:line="240" w:lineRule="auto"/>
              <w:jc w:val="right"/>
              <w:rPr>
                <w:rFonts w:ascii="Calibri" w:eastAsia="Times New Roman" w:hAnsi="Calibri" w:cs="Calibri"/>
                <w:color w:val="000000"/>
              </w:rPr>
            </w:pPr>
            <w:r w:rsidRPr="0013670F">
              <w:rPr>
                <w:rFonts w:ascii="Calibri" w:eastAsia="Times New Roman" w:hAnsi="Calibri" w:cs="Calibri"/>
                <w:color w:val="000000"/>
              </w:rPr>
              <w:t>2</w:t>
            </w:r>
          </w:p>
        </w:tc>
        <w:tc>
          <w:tcPr>
            <w:tcW w:w="3720" w:type="dxa"/>
            <w:shd w:val="clear" w:color="auto" w:fill="auto"/>
            <w:noWrap/>
            <w:vAlign w:val="bottom"/>
            <w:hideMark/>
            <w:tcPrChange w:id="21" w:author="BENIWAL VIRENDER" w:date="2021-08-26T10:28:00Z">
              <w:tcPr>
                <w:tcW w:w="2200" w:type="dxa"/>
                <w:tcBorders>
                  <w:top w:val="nil"/>
                  <w:left w:val="nil"/>
                  <w:bottom w:val="nil"/>
                  <w:right w:val="nil"/>
                </w:tcBorders>
                <w:shd w:val="clear" w:color="auto" w:fill="auto"/>
                <w:noWrap/>
                <w:vAlign w:val="bottom"/>
                <w:hideMark/>
              </w:tcPr>
            </w:tcPrChange>
          </w:tcPr>
          <w:p w14:paraId="165C483C" w14:textId="77777777" w:rsidR="0013670F" w:rsidRPr="0013670F" w:rsidRDefault="0013670F" w:rsidP="0013670F">
            <w:pPr>
              <w:spacing w:after="0" w:line="240" w:lineRule="auto"/>
              <w:rPr>
                <w:rFonts w:ascii="Calibri" w:eastAsia="Times New Roman" w:hAnsi="Calibri" w:cs="Calibri"/>
                <w:color w:val="000000"/>
              </w:rPr>
            </w:pPr>
            <w:proofErr w:type="spellStart"/>
            <w:r w:rsidRPr="0013670F">
              <w:rPr>
                <w:rFonts w:ascii="Calibri" w:eastAsia="Times New Roman" w:hAnsi="Calibri" w:cs="Calibri"/>
                <w:color w:val="000000"/>
              </w:rPr>
              <w:t>DebtInstruments</w:t>
            </w:r>
            <w:proofErr w:type="spellEnd"/>
          </w:p>
        </w:tc>
      </w:tr>
      <w:tr w:rsidR="0013670F" w:rsidRPr="0013670F" w14:paraId="2CF1CB71" w14:textId="77777777" w:rsidTr="0013670F">
        <w:trPr>
          <w:trHeight w:val="300"/>
          <w:trPrChange w:id="22" w:author="BENIWAL VIRENDER" w:date="2021-08-26T10:28:00Z">
            <w:trPr>
              <w:trHeight w:val="300"/>
            </w:trPr>
          </w:trPrChange>
        </w:trPr>
        <w:tc>
          <w:tcPr>
            <w:tcW w:w="2760" w:type="dxa"/>
            <w:shd w:val="clear" w:color="auto" w:fill="auto"/>
            <w:noWrap/>
            <w:vAlign w:val="bottom"/>
            <w:hideMark/>
            <w:tcPrChange w:id="23" w:author="BENIWAL VIRENDER" w:date="2021-08-26T10:28:00Z">
              <w:tcPr>
                <w:tcW w:w="2760" w:type="dxa"/>
                <w:tcBorders>
                  <w:top w:val="nil"/>
                  <w:left w:val="nil"/>
                  <w:bottom w:val="nil"/>
                  <w:right w:val="nil"/>
                </w:tcBorders>
                <w:shd w:val="clear" w:color="auto" w:fill="auto"/>
                <w:noWrap/>
                <w:vAlign w:val="bottom"/>
                <w:hideMark/>
              </w:tcPr>
            </w:tcPrChange>
          </w:tcPr>
          <w:p w14:paraId="110F0D49" w14:textId="77777777" w:rsidR="0013670F" w:rsidRPr="0013670F" w:rsidRDefault="0013670F" w:rsidP="0013670F">
            <w:pPr>
              <w:spacing w:after="0" w:line="240" w:lineRule="auto"/>
              <w:jc w:val="right"/>
              <w:rPr>
                <w:rFonts w:ascii="Calibri" w:eastAsia="Times New Roman" w:hAnsi="Calibri" w:cs="Calibri"/>
                <w:color w:val="000000"/>
              </w:rPr>
            </w:pPr>
            <w:r w:rsidRPr="0013670F">
              <w:rPr>
                <w:rFonts w:ascii="Calibri" w:eastAsia="Times New Roman" w:hAnsi="Calibri" w:cs="Calibri"/>
                <w:color w:val="000000"/>
              </w:rPr>
              <w:t>3</w:t>
            </w:r>
          </w:p>
        </w:tc>
        <w:tc>
          <w:tcPr>
            <w:tcW w:w="3720" w:type="dxa"/>
            <w:shd w:val="clear" w:color="auto" w:fill="auto"/>
            <w:noWrap/>
            <w:vAlign w:val="bottom"/>
            <w:hideMark/>
            <w:tcPrChange w:id="24" w:author="BENIWAL VIRENDER" w:date="2021-08-26T10:28:00Z">
              <w:tcPr>
                <w:tcW w:w="2200" w:type="dxa"/>
                <w:tcBorders>
                  <w:top w:val="nil"/>
                  <w:left w:val="nil"/>
                  <w:bottom w:val="nil"/>
                  <w:right w:val="nil"/>
                </w:tcBorders>
                <w:shd w:val="clear" w:color="auto" w:fill="auto"/>
                <w:noWrap/>
                <w:vAlign w:val="bottom"/>
                <w:hideMark/>
              </w:tcPr>
            </w:tcPrChange>
          </w:tcPr>
          <w:p w14:paraId="097D74AD" w14:textId="77777777" w:rsidR="0013670F" w:rsidRPr="0013670F" w:rsidRDefault="0013670F" w:rsidP="0013670F">
            <w:pPr>
              <w:spacing w:after="0" w:line="240" w:lineRule="auto"/>
              <w:rPr>
                <w:rFonts w:ascii="Calibri" w:eastAsia="Times New Roman" w:hAnsi="Calibri" w:cs="Calibri"/>
                <w:color w:val="000000"/>
              </w:rPr>
            </w:pPr>
            <w:r w:rsidRPr="0013670F">
              <w:rPr>
                <w:rFonts w:ascii="Calibri" w:eastAsia="Times New Roman" w:hAnsi="Calibri" w:cs="Calibri"/>
                <w:color w:val="000000"/>
              </w:rPr>
              <w:t>Rights</w:t>
            </w:r>
          </w:p>
        </w:tc>
      </w:tr>
      <w:tr w:rsidR="0013670F" w:rsidRPr="0013670F" w14:paraId="0601AC7D" w14:textId="77777777" w:rsidTr="0013670F">
        <w:trPr>
          <w:trHeight w:val="300"/>
          <w:trPrChange w:id="25" w:author="BENIWAL VIRENDER" w:date="2021-08-26T10:28:00Z">
            <w:trPr>
              <w:trHeight w:val="300"/>
            </w:trPr>
          </w:trPrChange>
        </w:trPr>
        <w:tc>
          <w:tcPr>
            <w:tcW w:w="2760" w:type="dxa"/>
            <w:shd w:val="clear" w:color="auto" w:fill="auto"/>
            <w:noWrap/>
            <w:vAlign w:val="bottom"/>
            <w:hideMark/>
            <w:tcPrChange w:id="26" w:author="BENIWAL VIRENDER" w:date="2021-08-26T10:28:00Z">
              <w:tcPr>
                <w:tcW w:w="2760" w:type="dxa"/>
                <w:tcBorders>
                  <w:top w:val="nil"/>
                  <w:left w:val="nil"/>
                  <w:bottom w:val="nil"/>
                  <w:right w:val="nil"/>
                </w:tcBorders>
                <w:shd w:val="clear" w:color="auto" w:fill="auto"/>
                <w:noWrap/>
                <w:vAlign w:val="bottom"/>
                <w:hideMark/>
              </w:tcPr>
            </w:tcPrChange>
          </w:tcPr>
          <w:p w14:paraId="5316898A" w14:textId="77777777" w:rsidR="0013670F" w:rsidRPr="0013670F" w:rsidRDefault="0013670F" w:rsidP="0013670F">
            <w:pPr>
              <w:spacing w:after="0" w:line="240" w:lineRule="auto"/>
              <w:jc w:val="right"/>
              <w:rPr>
                <w:rFonts w:ascii="Calibri" w:eastAsia="Times New Roman" w:hAnsi="Calibri" w:cs="Calibri"/>
                <w:color w:val="000000"/>
              </w:rPr>
            </w:pPr>
            <w:r w:rsidRPr="0013670F">
              <w:rPr>
                <w:rFonts w:ascii="Calibri" w:eastAsia="Times New Roman" w:hAnsi="Calibri" w:cs="Calibri"/>
                <w:color w:val="000000"/>
              </w:rPr>
              <w:t>4</w:t>
            </w:r>
          </w:p>
        </w:tc>
        <w:tc>
          <w:tcPr>
            <w:tcW w:w="3720" w:type="dxa"/>
            <w:shd w:val="clear" w:color="auto" w:fill="auto"/>
            <w:noWrap/>
            <w:vAlign w:val="bottom"/>
            <w:hideMark/>
            <w:tcPrChange w:id="27" w:author="BENIWAL VIRENDER" w:date="2021-08-26T10:28:00Z">
              <w:tcPr>
                <w:tcW w:w="2200" w:type="dxa"/>
                <w:tcBorders>
                  <w:top w:val="nil"/>
                  <w:left w:val="nil"/>
                  <w:bottom w:val="nil"/>
                  <w:right w:val="nil"/>
                </w:tcBorders>
                <w:shd w:val="clear" w:color="auto" w:fill="auto"/>
                <w:noWrap/>
                <w:vAlign w:val="bottom"/>
                <w:hideMark/>
              </w:tcPr>
            </w:tcPrChange>
          </w:tcPr>
          <w:p w14:paraId="22A744A8" w14:textId="77777777" w:rsidR="0013670F" w:rsidRPr="0013670F" w:rsidRDefault="0013670F" w:rsidP="0013670F">
            <w:pPr>
              <w:spacing w:after="0" w:line="240" w:lineRule="auto"/>
              <w:rPr>
                <w:rFonts w:ascii="Calibri" w:eastAsia="Times New Roman" w:hAnsi="Calibri" w:cs="Calibri"/>
                <w:color w:val="000000"/>
              </w:rPr>
            </w:pPr>
            <w:r w:rsidRPr="0013670F">
              <w:rPr>
                <w:rFonts w:ascii="Calibri" w:eastAsia="Times New Roman" w:hAnsi="Calibri" w:cs="Calibri"/>
                <w:color w:val="000000"/>
              </w:rPr>
              <w:t>Warrant</w:t>
            </w:r>
          </w:p>
        </w:tc>
      </w:tr>
      <w:tr w:rsidR="0013670F" w:rsidRPr="0013670F" w14:paraId="4EC4F306" w14:textId="77777777" w:rsidTr="0013670F">
        <w:trPr>
          <w:trHeight w:val="300"/>
          <w:trPrChange w:id="28" w:author="BENIWAL VIRENDER" w:date="2021-08-26T10:28:00Z">
            <w:trPr>
              <w:trHeight w:val="300"/>
            </w:trPr>
          </w:trPrChange>
        </w:trPr>
        <w:tc>
          <w:tcPr>
            <w:tcW w:w="2760" w:type="dxa"/>
            <w:shd w:val="clear" w:color="auto" w:fill="auto"/>
            <w:noWrap/>
            <w:vAlign w:val="bottom"/>
            <w:hideMark/>
            <w:tcPrChange w:id="29" w:author="BENIWAL VIRENDER" w:date="2021-08-26T10:28:00Z">
              <w:tcPr>
                <w:tcW w:w="2760" w:type="dxa"/>
                <w:tcBorders>
                  <w:top w:val="nil"/>
                  <w:left w:val="nil"/>
                  <w:bottom w:val="nil"/>
                  <w:right w:val="nil"/>
                </w:tcBorders>
                <w:shd w:val="clear" w:color="auto" w:fill="auto"/>
                <w:noWrap/>
                <w:vAlign w:val="bottom"/>
                <w:hideMark/>
              </w:tcPr>
            </w:tcPrChange>
          </w:tcPr>
          <w:p w14:paraId="0942E785" w14:textId="77777777" w:rsidR="0013670F" w:rsidRPr="0013670F" w:rsidRDefault="0013670F" w:rsidP="0013670F">
            <w:pPr>
              <w:spacing w:after="0" w:line="240" w:lineRule="auto"/>
              <w:jc w:val="right"/>
              <w:rPr>
                <w:rFonts w:ascii="Calibri" w:eastAsia="Times New Roman" w:hAnsi="Calibri" w:cs="Calibri"/>
                <w:color w:val="000000"/>
              </w:rPr>
            </w:pPr>
            <w:r w:rsidRPr="0013670F">
              <w:rPr>
                <w:rFonts w:ascii="Calibri" w:eastAsia="Times New Roman" w:hAnsi="Calibri" w:cs="Calibri"/>
                <w:color w:val="000000"/>
              </w:rPr>
              <w:t>54</w:t>
            </w:r>
          </w:p>
        </w:tc>
        <w:tc>
          <w:tcPr>
            <w:tcW w:w="3720" w:type="dxa"/>
            <w:shd w:val="clear" w:color="auto" w:fill="auto"/>
            <w:noWrap/>
            <w:vAlign w:val="bottom"/>
            <w:hideMark/>
            <w:tcPrChange w:id="30" w:author="BENIWAL VIRENDER" w:date="2021-08-26T10:28:00Z">
              <w:tcPr>
                <w:tcW w:w="2200" w:type="dxa"/>
                <w:tcBorders>
                  <w:top w:val="nil"/>
                  <w:left w:val="nil"/>
                  <w:bottom w:val="nil"/>
                  <w:right w:val="nil"/>
                </w:tcBorders>
                <w:shd w:val="clear" w:color="auto" w:fill="auto"/>
                <w:noWrap/>
                <w:vAlign w:val="bottom"/>
                <w:hideMark/>
              </w:tcPr>
            </w:tcPrChange>
          </w:tcPr>
          <w:p w14:paraId="66B87DF4" w14:textId="28AB7FB4" w:rsidR="0013670F" w:rsidRPr="0013670F" w:rsidRDefault="0013670F" w:rsidP="0013670F">
            <w:pPr>
              <w:spacing w:after="0" w:line="240" w:lineRule="auto"/>
              <w:rPr>
                <w:rFonts w:ascii="Calibri" w:eastAsia="Times New Roman" w:hAnsi="Calibri" w:cs="Calibri"/>
                <w:color w:val="000000"/>
              </w:rPr>
            </w:pPr>
            <w:proofErr w:type="spellStart"/>
            <w:r w:rsidRPr="0013670F">
              <w:rPr>
                <w:rFonts w:ascii="Calibri" w:eastAsia="Times New Roman" w:hAnsi="Calibri" w:cs="Calibri"/>
                <w:color w:val="000000"/>
              </w:rPr>
              <w:t>TBills</w:t>
            </w:r>
            <w:proofErr w:type="spellEnd"/>
            <w:r w:rsidR="00217F3D">
              <w:rPr>
                <w:rFonts w:ascii="Calibri" w:eastAsia="Times New Roman" w:hAnsi="Calibri" w:cs="Calibri"/>
                <w:color w:val="000000"/>
              </w:rPr>
              <w:t xml:space="preserve"> (</w:t>
            </w:r>
            <w:proofErr w:type="spellStart"/>
            <w:r w:rsidR="00217F3D">
              <w:rPr>
                <w:rFonts w:ascii="Calibri" w:eastAsia="Times New Roman" w:hAnsi="Calibri" w:cs="Calibri"/>
                <w:color w:val="000000"/>
              </w:rPr>
              <w:t>ma</w:t>
            </w:r>
            <w:r w:rsidR="00550EDF">
              <w:rPr>
                <w:rFonts w:ascii="Calibri" w:eastAsia="Times New Roman" w:hAnsi="Calibri" w:cs="Calibri"/>
                <w:color w:val="000000"/>
              </w:rPr>
              <w:t>kam</w:t>
            </w:r>
            <w:proofErr w:type="spellEnd"/>
            <w:r w:rsidR="00550EDF">
              <w:rPr>
                <w:rFonts w:ascii="Calibri" w:eastAsia="Times New Roman" w:hAnsi="Calibri" w:cs="Calibri"/>
                <w:color w:val="000000"/>
              </w:rPr>
              <w:t>)</w:t>
            </w:r>
          </w:p>
        </w:tc>
      </w:tr>
      <w:tr w:rsidR="00AA74A7" w:rsidRPr="0013670F" w14:paraId="241E5A85" w14:textId="77777777" w:rsidTr="0013670F">
        <w:trPr>
          <w:trHeight w:val="300"/>
          <w:trPrChange w:id="31" w:author="BENIWAL VIRENDER" w:date="2021-08-26T10:28:00Z">
            <w:trPr>
              <w:trHeight w:val="300"/>
            </w:trPr>
          </w:trPrChange>
        </w:trPr>
        <w:tc>
          <w:tcPr>
            <w:tcW w:w="2760" w:type="dxa"/>
            <w:shd w:val="clear" w:color="auto" w:fill="auto"/>
            <w:noWrap/>
            <w:vAlign w:val="bottom"/>
            <w:hideMark/>
            <w:tcPrChange w:id="32" w:author="BENIWAL VIRENDER" w:date="2021-08-26T10:28:00Z">
              <w:tcPr>
                <w:tcW w:w="2760" w:type="dxa"/>
                <w:tcBorders>
                  <w:top w:val="nil"/>
                  <w:left w:val="nil"/>
                  <w:bottom w:val="nil"/>
                  <w:right w:val="nil"/>
                </w:tcBorders>
                <w:shd w:val="clear" w:color="auto" w:fill="auto"/>
                <w:noWrap/>
                <w:vAlign w:val="bottom"/>
                <w:hideMark/>
              </w:tcPr>
            </w:tcPrChange>
          </w:tcPr>
          <w:p w14:paraId="74AC10E8" w14:textId="45716606" w:rsidR="00AA74A7" w:rsidRPr="0013670F" w:rsidRDefault="00AA74A7" w:rsidP="00AA74A7">
            <w:pPr>
              <w:spacing w:after="0" w:line="240" w:lineRule="auto"/>
              <w:jc w:val="right"/>
              <w:rPr>
                <w:rFonts w:ascii="Calibri" w:eastAsia="Times New Roman" w:hAnsi="Calibri" w:cs="Calibri"/>
                <w:color w:val="000000"/>
              </w:rPr>
            </w:pPr>
            <w:ins w:id="33" w:author="Virender Beniwal" w:date="2022-05-18T06:46:00Z">
              <w:r w:rsidRPr="0013670F">
                <w:rPr>
                  <w:rFonts w:ascii="Calibri" w:eastAsia="Times New Roman" w:hAnsi="Calibri" w:cs="Calibri"/>
                  <w:color w:val="000000"/>
                </w:rPr>
                <w:t>58</w:t>
              </w:r>
            </w:ins>
            <w:del w:id="34" w:author="Virender Beniwal" w:date="2022-05-18T06:46:00Z">
              <w:r w:rsidRPr="0013670F" w:rsidDel="00687967">
                <w:rPr>
                  <w:rFonts w:ascii="Calibri" w:eastAsia="Times New Roman" w:hAnsi="Calibri" w:cs="Calibri"/>
                  <w:color w:val="000000"/>
                </w:rPr>
                <w:delText>58</w:delText>
              </w:r>
            </w:del>
          </w:p>
        </w:tc>
        <w:tc>
          <w:tcPr>
            <w:tcW w:w="3720" w:type="dxa"/>
            <w:shd w:val="clear" w:color="auto" w:fill="auto"/>
            <w:noWrap/>
            <w:vAlign w:val="bottom"/>
            <w:hideMark/>
            <w:tcPrChange w:id="35" w:author="BENIWAL VIRENDER" w:date="2021-08-26T10:28:00Z">
              <w:tcPr>
                <w:tcW w:w="2200" w:type="dxa"/>
                <w:tcBorders>
                  <w:top w:val="nil"/>
                  <w:left w:val="nil"/>
                  <w:bottom w:val="nil"/>
                  <w:right w:val="nil"/>
                </w:tcBorders>
                <w:shd w:val="clear" w:color="auto" w:fill="auto"/>
                <w:noWrap/>
                <w:vAlign w:val="bottom"/>
                <w:hideMark/>
              </w:tcPr>
            </w:tcPrChange>
          </w:tcPr>
          <w:p w14:paraId="08118B6C" w14:textId="4F2EA6A8" w:rsidR="00AA74A7" w:rsidRPr="0013670F" w:rsidRDefault="00AA74A7" w:rsidP="00AA74A7">
            <w:pPr>
              <w:spacing w:after="0" w:line="240" w:lineRule="auto"/>
              <w:rPr>
                <w:rFonts w:ascii="Calibri" w:eastAsia="Times New Roman" w:hAnsi="Calibri" w:cs="Calibri"/>
                <w:color w:val="000000"/>
              </w:rPr>
            </w:pPr>
            <w:proofErr w:type="spellStart"/>
            <w:ins w:id="36" w:author="Virender Beniwal" w:date="2022-05-18T06:46:00Z">
              <w:r w:rsidRPr="0013670F">
                <w:rPr>
                  <w:rFonts w:ascii="Calibri" w:eastAsia="Times New Roman" w:hAnsi="Calibri" w:cs="Calibri"/>
                  <w:color w:val="000000"/>
                </w:rPr>
                <w:t>IndexCrtfct</w:t>
              </w:r>
            </w:ins>
            <w:proofErr w:type="spellEnd"/>
            <w:del w:id="37" w:author="Virender Beniwal" w:date="2022-05-18T06:46:00Z">
              <w:r w:rsidRPr="0013670F" w:rsidDel="00687967">
                <w:rPr>
                  <w:rFonts w:ascii="Calibri" w:eastAsia="Times New Roman" w:hAnsi="Calibri" w:cs="Calibri"/>
                  <w:color w:val="000000"/>
                </w:rPr>
                <w:delText>IndexCrtfct</w:delText>
              </w:r>
            </w:del>
          </w:p>
        </w:tc>
      </w:tr>
      <w:tr w:rsidR="0013670F" w:rsidRPr="0013670F" w14:paraId="1B7F40B1" w14:textId="77777777" w:rsidTr="0013670F">
        <w:trPr>
          <w:trHeight w:val="300"/>
          <w:trPrChange w:id="38" w:author="BENIWAL VIRENDER" w:date="2021-08-26T10:28:00Z">
            <w:trPr>
              <w:trHeight w:val="300"/>
            </w:trPr>
          </w:trPrChange>
        </w:trPr>
        <w:tc>
          <w:tcPr>
            <w:tcW w:w="2760" w:type="dxa"/>
            <w:shd w:val="clear" w:color="auto" w:fill="auto"/>
            <w:noWrap/>
            <w:vAlign w:val="bottom"/>
            <w:hideMark/>
            <w:tcPrChange w:id="39" w:author="BENIWAL VIRENDER" w:date="2021-08-26T10:28:00Z">
              <w:tcPr>
                <w:tcW w:w="2760" w:type="dxa"/>
                <w:tcBorders>
                  <w:top w:val="nil"/>
                  <w:left w:val="nil"/>
                  <w:bottom w:val="nil"/>
                  <w:right w:val="nil"/>
                </w:tcBorders>
                <w:shd w:val="clear" w:color="auto" w:fill="auto"/>
                <w:noWrap/>
                <w:vAlign w:val="bottom"/>
                <w:hideMark/>
              </w:tcPr>
            </w:tcPrChange>
          </w:tcPr>
          <w:p w14:paraId="3B836134" w14:textId="77777777" w:rsidR="0013670F" w:rsidRPr="0013670F" w:rsidRDefault="0013670F" w:rsidP="0013670F">
            <w:pPr>
              <w:spacing w:after="0" w:line="240" w:lineRule="auto"/>
              <w:jc w:val="right"/>
              <w:rPr>
                <w:rFonts w:ascii="Calibri" w:eastAsia="Times New Roman" w:hAnsi="Calibri" w:cs="Calibri"/>
                <w:color w:val="000000"/>
              </w:rPr>
            </w:pPr>
            <w:r w:rsidRPr="0013670F">
              <w:rPr>
                <w:rFonts w:ascii="Calibri" w:eastAsia="Times New Roman" w:hAnsi="Calibri" w:cs="Calibri"/>
                <w:color w:val="000000"/>
              </w:rPr>
              <w:t>60</w:t>
            </w:r>
          </w:p>
        </w:tc>
        <w:tc>
          <w:tcPr>
            <w:tcW w:w="3720" w:type="dxa"/>
            <w:shd w:val="clear" w:color="auto" w:fill="auto"/>
            <w:noWrap/>
            <w:vAlign w:val="bottom"/>
            <w:hideMark/>
            <w:tcPrChange w:id="40" w:author="BENIWAL VIRENDER" w:date="2021-08-26T10:28:00Z">
              <w:tcPr>
                <w:tcW w:w="2200" w:type="dxa"/>
                <w:tcBorders>
                  <w:top w:val="nil"/>
                  <w:left w:val="nil"/>
                  <w:bottom w:val="nil"/>
                  <w:right w:val="nil"/>
                </w:tcBorders>
                <w:shd w:val="clear" w:color="auto" w:fill="auto"/>
                <w:noWrap/>
                <w:vAlign w:val="bottom"/>
                <w:hideMark/>
              </w:tcPr>
            </w:tcPrChange>
          </w:tcPr>
          <w:p w14:paraId="3A34ED45" w14:textId="77777777" w:rsidR="0013670F" w:rsidRPr="0013670F" w:rsidRDefault="0013670F" w:rsidP="0013670F">
            <w:pPr>
              <w:spacing w:after="0" w:line="240" w:lineRule="auto"/>
              <w:rPr>
                <w:rFonts w:ascii="Calibri" w:eastAsia="Times New Roman" w:hAnsi="Calibri" w:cs="Calibri"/>
                <w:color w:val="000000"/>
              </w:rPr>
            </w:pPr>
            <w:r w:rsidRPr="0013670F">
              <w:rPr>
                <w:rFonts w:ascii="Calibri" w:eastAsia="Times New Roman" w:hAnsi="Calibri" w:cs="Calibri"/>
                <w:color w:val="000000"/>
              </w:rPr>
              <w:t>Fund</w:t>
            </w:r>
          </w:p>
        </w:tc>
      </w:tr>
      <w:tr w:rsidR="0013670F" w:rsidRPr="0013670F" w14:paraId="05F46458" w14:textId="77777777" w:rsidTr="0013670F">
        <w:trPr>
          <w:trHeight w:val="300"/>
          <w:trPrChange w:id="41" w:author="BENIWAL VIRENDER" w:date="2021-08-26T10:28:00Z">
            <w:trPr>
              <w:trHeight w:val="300"/>
            </w:trPr>
          </w:trPrChange>
        </w:trPr>
        <w:tc>
          <w:tcPr>
            <w:tcW w:w="2760" w:type="dxa"/>
            <w:shd w:val="clear" w:color="auto" w:fill="auto"/>
            <w:noWrap/>
            <w:vAlign w:val="bottom"/>
            <w:hideMark/>
            <w:tcPrChange w:id="42" w:author="BENIWAL VIRENDER" w:date="2021-08-26T10:28:00Z">
              <w:tcPr>
                <w:tcW w:w="2760" w:type="dxa"/>
                <w:tcBorders>
                  <w:top w:val="nil"/>
                  <w:left w:val="nil"/>
                  <w:bottom w:val="nil"/>
                  <w:right w:val="nil"/>
                </w:tcBorders>
                <w:shd w:val="clear" w:color="auto" w:fill="auto"/>
                <w:noWrap/>
                <w:vAlign w:val="bottom"/>
                <w:hideMark/>
              </w:tcPr>
            </w:tcPrChange>
          </w:tcPr>
          <w:p w14:paraId="7BE18ADB" w14:textId="77777777" w:rsidR="0013670F" w:rsidRPr="0013670F" w:rsidRDefault="0013670F" w:rsidP="0013670F">
            <w:pPr>
              <w:spacing w:after="0" w:line="240" w:lineRule="auto"/>
              <w:jc w:val="right"/>
              <w:rPr>
                <w:rFonts w:ascii="Calibri" w:eastAsia="Times New Roman" w:hAnsi="Calibri" w:cs="Calibri"/>
                <w:color w:val="000000"/>
              </w:rPr>
            </w:pPr>
            <w:r w:rsidRPr="0013670F">
              <w:rPr>
                <w:rFonts w:ascii="Calibri" w:eastAsia="Times New Roman" w:hAnsi="Calibri" w:cs="Calibri"/>
                <w:color w:val="000000"/>
              </w:rPr>
              <w:t>229</w:t>
            </w:r>
          </w:p>
        </w:tc>
        <w:tc>
          <w:tcPr>
            <w:tcW w:w="3720" w:type="dxa"/>
            <w:shd w:val="clear" w:color="auto" w:fill="auto"/>
            <w:noWrap/>
            <w:vAlign w:val="bottom"/>
            <w:hideMark/>
            <w:tcPrChange w:id="43" w:author="BENIWAL VIRENDER" w:date="2021-08-26T10:28:00Z">
              <w:tcPr>
                <w:tcW w:w="2200" w:type="dxa"/>
                <w:tcBorders>
                  <w:top w:val="nil"/>
                  <w:left w:val="nil"/>
                  <w:bottom w:val="nil"/>
                  <w:right w:val="nil"/>
                </w:tcBorders>
                <w:shd w:val="clear" w:color="auto" w:fill="auto"/>
                <w:noWrap/>
                <w:vAlign w:val="bottom"/>
                <w:hideMark/>
              </w:tcPr>
            </w:tcPrChange>
          </w:tcPr>
          <w:p w14:paraId="1698FB7B" w14:textId="77777777" w:rsidR="0013670F" w:rsidRPr="0013670F" w:rsidRDefault="0013670F" w:rsidP="0013670F">
            <w:pPr>
              <w:spacing w:after="0" w:line="240" w:lineRule="auto"/>
              <w:rPr>
                <w:rFonts w:ascii="Calibri" w:eastAsia="Times New Roman" w:hAnsi="Calibri" w:cs="Calibri"/>
                <w:color w:val="000000"/>
              </w:rPr>
            </w:pPr>
            <w:r w:rsidRPr="0013670F">
              <w:rPr>
                <w:rFonts w:ascii="Calibri" w:eastAsia="Times New Roman" w:hAnsi="Calibri" w:cs="Calibri"/>
                <w:color w:val="000000"/>
              </w:rPr>
              <w:t>Exchange Traded Fund</w:t>
            </w:r>
          </w:p>
        </w:tc>
      </w:tr>
      <w:tr w:rsidR="0013670F" w:rsidRPr="0013670F" w14:paraId="70760D4E" w14:textId="77777777" w:rsidTr="0013670F">
        <w:trPr>
          <w:trHeight w:val="300"/>
          <w:trPrChange w:id="44" w:author="BENIWAL VIRENDER" w:date="2021-08-26T10:28:00Z">
            <w:trPr>
              <w:trHeight w:val="300"/>
            </w:trPr>
          </w:trPrChange>
        </w:trPr>
        <w:tc>
          <w:tcPr>
            <w:tcW w:w="2760" w:type="dxa"/>
            <w:shd w:val="clear" w:color="auto" w:fill="auto"/>
            <w:noWrap/>
            <w:vAlign w:val="bottom"/>
            <w:hideMark/>
            <w:tcPrChange w:id="45" w:author="BENIWAL VIRENDER" w:date="2021-08-26T10:28:00Z">
              <w:tcPr>
                <w:tcW w:w="2760" w:type="dxa"/>
                <w:tcBorders>
                  <w:top w:val="nil"/>
                  <w:left w:val="nil"/>
                  <w:bottom w:val="nil"/>
                  <w:right w:val="nil"/>
                </w:tcBorders>
                <w:shd w:val="clear" w:color="auto" w:fill="auto"/>
                <w:noWrap/>
                <w:vAlign w:val="bottom"/>
                <w:hideMark/>
              </w:tcPr>
            </w:tcPrChange>
          </w:tcPr>
          <w:p w14:paraId="0BBA4276" w14:textId="77777777" w:rsidR="0013670F" w:rsidRPr="0013670F" w:rsidRDefault="0013670F" w:rsidP="0013670F">
            <w:pPr>
              <w:spacing w:after="0" w:line="240" w:lineRule="auto"/>
              <w:jc w:val="right"/>
              <w:rPr>
                <w:rFonts w:ascii="Calibri" w:eastAsia="Times New Roman" w:hAnsi="Calibri" w:cs="Calibri"/>
                <w:color w:val="000000"/>
              </w:rPr>
            </w:pPr>
            <w:r w:rsidRPr="0013670F">
              <w:rPr>
                <w:rFonts w:ascii="Calibri" w:eastAsia="Times New Roman" w:hAnsi="Calibri" w:cs="Calibri"/>
                <w:color w:val="000000"/>
              </w:rPr>
              <w:t>333</w:t>
            </w:r>
          </w:p>
        </w:tc>
        <w:tc>
          <w:tcPr>
            <w:tcW w:w="3720" w:type="dxa"/>
            <w:shd w:val="clear" w:color="auto" w:fill="auto"/>
            <w:noWrap/>
            <w:vAlign w:val="bottom"/>
            <w:hideMark/>
            <w:tcPrChange w:id="46" w:author="BENIWAL VIRENDER" w:date="2021-08-26T10:28:00Z">
              <w:tcPr>
                <w:tcW w:w="2200" w:type="dxa"/>
                <w:tcBorders>
                  <w:top w:val="nil"/>
                  <w:left w:val="nil"/>
                  <w:bottom w:val="nil"/>
                  <w:right w:val="nil"/>
                </w:tcBorders>
                <w:shd w:val="clear" w:color="auto" w:fill="auto"/>
                <w:noWrap/>
                <w:vAlign w:val="bottom"/>
                <w:hideMark/>
              </w:tcPr>
            </w:tcPrChange>
          </w:tcPr>
          <w:p w14:paraId="03946F14" w14:textId="77777777" w:rsidR="0013670F" w:rsidRPr="0013670F" w:rsidRDefault="0013670F" w:rsidP="0013670F">
            <w:pPr>
              <w:spacing w:after="0" w:line="240" w:lineRule="auto"/>
              <w:rPr>
                <w:rFonts w:ascii="Calibri" w:eastAsia="Times New Roman" w:hAnsi="Calibri" w:cs="Calibri"/>
                <w:color w:val="000000"/>
              </w:rPr>
            </w:pPr>
            <w:proofErr w:type="spellStart"/>
            <w:r w:rsidRPr="0013670F">
              <w:rPr>
                <w:rFonts w:ascii="Calibri" w:eastAsia="Times New Roman" w:hAnsi="Calibri" w:cs="Calibri"/>
                <w:color w:val="000000"/>
              </w:rPr>
              <w:t>HiTechFund</w:t>
            </w:r>
            <w:proofErr w:type="spellEnd"/>
          </w:p>
        </w:tc>
      </w:tr>
      <w:tr w:rsidR="0013670F" w:rsidRPr="0013670F" w14:paraId="2DB04CBD" w14:textId="77777777" w:rsidTr="0013670F">
        <w:trPr>
          <w:trHeight w:val="300"/>
          <w:trPrChange w:id="47" w:author="BENIWAL VIRENDER" w:date="2021-08-26T10:28:00Z">
            <w:trPr>
              <w:trHeight w:val="300"/>
            </w:trPr>
          </w:trPrChange>
        </w:trPr>
        <w:tc>
          <w:tcPr>
            <w:tcW w:w="2760" w:type="dxa"/>
            <w:shd w:val="clear" w:color="auto" w:fill="auto"/>
            <w:noWrap/>
            <w:vAlign w:val="bottom"/>
            <w:hideMark/>
            <w:tcPrChange w:id="48" w:author="BENIWAL VIRENDER" w:date="2021-08-26T10:28:00Z">
              <w:tcPr>
                <w:tcW w:w="2760" w:type="dxa"/>
                <w:tcBorders>
                  <w:top w:val="nil"/>
                  <w:left w:val="nil"/>
                  <w:bottom w:val="nil"/>
                  <w:right w:val="nil"/>
                </w:tcBorders>
                <w:shd w:val="clear" w:color="auto" w:fill="auto"/>
                <w:noWrap/>
                <w:vAlign w:val="bottom"/>
                <w:hideMark/>
              </w:tcPr>
            </w:tcPrChange>
          </w:tcPr>
          <w:p w14:paraId="7BE96EA1" w14:textId="77777777" w:rsidR="0013670F" w:rsidRPr="0013670F" w:rsidRDefault="0013670F" w:rsidP="0013670F">
            <w:pPr>
              <w:spacing w:after="0" w:line="240" w:lineRule="auto"/>
              <w:jc w:val="right"/>
              <w:rPr>
                <w:rFonts w:ascii="Calibri" w:eastAsia="Times New Roman" w:hAnsi="Calibri" w:cs="Calibri"/>
                <w:color w:val="000000"/>
              </w:rPr>
            </w:pPr>
            <w:r w:rsidRPr="0013670F">
              <w:rPr>
                <w:rFonts w:ascii="Calibri" w:eastAsia="Times New Roman" w:hAnsi="Calibri" w:cs="Calibri"/>
                <w:color w:val="000000"/>
              </w:rPr>
              <w:t>901</w:t>
            </w:r>
          </w:p>
        </w:tc>
        <w:tc>
          <w:tcPr>
            <w:tcW w:w="3720" w:type="dxa"/>
            <w:shd w:val="clear" w:color="auto" w:fill="auto"/>
            <w:noWrap/>
            <w:vAlign w:val="bottom"/>
            <w:hideMark/>
            <w:tcPrChange w:id="49" w:author="BENIWAL VIRENDER" w:date="2021-08-26T10:28:00Z">
              <w:tcPr>
                <w:tcW w:w="2200" w:type="dxa"/>
                <w:tcBorders>
                  <w:top w:val="nil"/>
                  <w:left w:val="nil"/>
                  <w:bottom w:val="nil"/>
                  <w:right w:val="nil"/>
                </w:tcBorders>
                <w:shd w:val="clear" w:color="auto" w:fill="auto"/>
                <w:noWrap/>
                <w:vAlign w:val="bottom"/>
                <w:hideMark/>
              </w:tcPr>
            </w:tcPrChange>
          </w:tcPr>
          <w:p w14:paraId="45461C16" w14:textId="77777777" w:rsidR="0013670F" w:rsidRPr="0013670F" w:rsidRDefault="0013670F" w:rsidP="0013670F">
            <w:pPr>
              <w:spacing w:after="0" w:line="240" w:lineRule="auto"/>
              <w:rPr>
                <w:rFonts w:ascii="Calibri" w:eastAsia="Times New Roman" w:hAnsi="Calibri" w:cs="Calibri"/>
                <w:color w:val="000000"/>
              </w:rPr>
            </w:pPr>
            <w:r w:rsidRPr="0013670F">
              <w:rPr>
                <w:rFonts w:ascii="Calibri" w:eastAsia="Times New Roman" w:hAnsi="Calibri" w:cs="Calibri"/>
                <w:color w:val="000000"/>
              </w:rPr>
              <w:t>FOREIGN ETF</w:t>
            </w:r>
          </w:p>
        </w:tc>
      </w:tr>
    </w:tbl>
    <w:p w14:paraId="00450EAF" w14:textId="21A53BA6" w:rsidR="0000668D" w:rsidRDefault="0000668D" w:rsidP="00884A80">
      <w:pPr>
        <w:pStyle w:val="ListParagraph"/>
        <w:jc w:val="both"/>
        <w:rPr>
          <w:rFonts w:ascii="Calibri" w:hAnsi="Calibri" w:cs="Calibri"/>
        </w:rPr>
      </w:pPr>
    </w:p>
    <w:p w14:paraId="5AEE0C4C" w14:textId="714C043A" w:rsidR="00E24404" w:rsidRDefault="00E24404" w:rsidP="00884A80">
      <w:pPr>
        <w:pStyle w:val="ListParagraph"/>
        <w:jc w:val="both"/>
        <w:rPr>
          <w:rFonts w:ascii="Calibri" w:hAnsi="Calibri" w:cs="Calibri"/>
        </w:rPr>
      </w:pPr>
      <w:r>
        <w:rPr>
          <w:rFonts w:ascii="Calibri" w:hAnsi="Calibri" w:cs="Calibri"/>
        </w:rPr>
        <w:t>Detailed Mapping attached w.r.t to tase table 143.</w:t>
      </w:r>
    </w:p>
    <w:bookmarkStart w:id="50" w:name="_MON_1692691221"/>
    <w:bookmarkEnd w:id="50"/>
    <w:p w14:paraId="0C4B1E28" w14:textId="08D38937" w:rsidR="00E24404" w:rsidRPr="00385108" w:rsidRDefault="008E0B4A" w:rsidP="00884A80">
      <w:pPr>
        <w:pStyle w:val="ListParagraph"/>
        <w:jc w:val="both"/>
        <w:rPr>
          <w:rFonts w:ascii="Calibri" w:hAnsi="Calibri" w:cs="Calibri"/>
        </w:rPr>
      </w:pPr>
      <w:ins w:id="51" w:author="BENIWAL VIRENDER" w:date="2021-08-31T10:32:00Z">
        <w:r>
          <w:rPr>
            <w:rFonts w:ascii="Calibri" w:hAnsi="Calibri" w:cs="Calibri"/>
          </w:rPr>
          <w:object w:dxaOrig="1311" w:dyaOrig="849" w14:anchorId="0575EF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44pt" o:ole="">
              <v:imagedata r:id="rId12" o:title=""/>
            </v:shape>
            <o:OLEObject Type="Embed" ProgID="Excel.Sheet.12" ShapeID="_x0000_i1025" DrawAspect="Icon" ObjectID="_1758361495" r:id="rId13"/>
          </w:object>
        </w:r>
      </w:ins>
    </w:p>
    <w:p w14:paraId="2408BDFB" w14:textId="77777777" w:rsidR="00552A43" w:rsidRDefault="00552A43" w:rsidP="00552A43">
      <w:pPr>
        <w:jc w:val="both"/>
        <w:rPr>
          <w:rFonts w:ascii="Calibri" w:hAnsi="Calibri" w:cs="Calibri"/>
        </w:rPr>
      </w:pPr>
      <w:r>
        <w:rPr>
          <w:rFonts w:ascii="Calibri" w:hAnsi="Calibri" w:cs="Calibri"/>
        </w:rPr>
        <w:t>Foreign Securities from Orbis/Bloomberg</w:t>
      </w:r>
    </w:p>
    <w:tbl>
      <w:tblPr>
        <w:tblW w:w="6480"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Look w:val="04A0" w:firstRow="1" w:lastRow="0" w:firstColumn="1" w:lastColumn="0" w:noHBand="0" w:noVBand="1"/>
      </w:tblPr>
      <w:tblGrid>
        <w:gridCol w:w="2760"/>
        <w:gridCol w:w="3720"/>
      </w:tblGrid>
      <w:tr w:rsidR="005D0A98" w:rsidRPr="0013670F" w14:paraId="091326F1" w14:textId="77777777" w:rsidTr="00E1612D">
        <w:trPr>
          <w:trHeight w:val="300"/>
        </w:trPr>
        <w:tc>
          <w:tcPr>
            <w:tcW w:w="2760" w:type="dxa"/>
            <w:shd w:val="clear" w:color="auto" w:fill="auto"/>
            <w:noWrap/>
            <w:vAlign w:val="bottom"/>
            <w:hideMark/>
          </w:tcPr>
          <w:p w14:paraId="3783BCF9" w14:textId="77777777" w:rsidR="005D0A98" w:rsidRPr="0013670F" w:rsidRDefault="005D0A98" w:rsidP="00E1612D">
            <w:pPr>
              <w:spacing w:after="0" w:line="240" w:lineRule="auto"/>
              <w:rPr>
                <w:rFonts w:ascii="Calibri" w:eastAsia="Times New Roman" w:hAnsi="Calibri" w:cs="Calibri"/>
                <w:color w:val="000000"/>
              </w:rPr>
            </w:pPr>
            <w:r w:rsidRPr="0013670F">
              <w:rPr>
                <w:rFonts w:ascii="Calibri" w:eastAsia="Times New Roman" w:hAnsi="Calibri" w:cs="Calibri"/>
                <w:color w:val="000000"/>
              </w:rPr>
              <w:t>Security Type value in Bancs</w:t>
            </w:r>
          </w:p>
        </w:tc>
        <w:tc>
          <w:tcPr>
            <w:tcW w:w="3720" w:type="dxa"/>
            <w:shd w:val="clear" w:color="auto" w:fill="auto"/>
            <w:noWrap/>
            <w:vAlign w:val="bottom"/>
            <w:hideMark/>
          </w:tcPr>
          <w:p w14:paraId="53F56AE8" w14:textId="77777777" w:rsidR="005D0A98" w:rsidRPr="0013670F" w:rsidRDefault="005D0A98" w:rsidP="00E1612D">
            <w:pPr>
              <w:spacing w:after="0" w:line="240" w:lineRule="auto"/>
              <w:rPr>
                <w:rFonts w:ascii="Calibri" w:eastAsia="Times New Roman" w:hAnsi="Calibri" w:cs="Calibri"/>
                <w:color w:val="000000"/>
              </w:rPr>
            </w:pPr>
            <w:r w:rsidRPr="0013670F">
              <w:rPr>
                <w:rFonts w:ascii="Calibri" w:eastAsia="Times New Roman" w:hAnsi="Calibri" w:cs="Calibri"/>
                <w:color w:val="000000"/>
              </w:rPr>
              <w:t>Description in Bancs</w:t>
            </w:r>
          </w:p>
        </w:tc>
      </w:tr>
      <w:tr w:rsidR="005D0A98" w:rsidRPr="0013670F" w14:paraId="0E5296A9" w14:textId="77777777" w:rsidTr="00E1612D">
        <w:trPr>
          <w:trHeight w:val="300"/>
        </w:trPr>
        <w:tc>
          <w:tcPr>
            <w:tcW w:w="2760" w:type="dxa"/>
            <w:shd w:val="clear" w:color="auto" w:fill="auto"/>
            <w:noWrap/>
            <w:vAlign w:val="bottom"/>
            <w:hideMark/>
          </w:tcPr>
          <w:p w14:paraId="3EC9AB2A" w14:textId="77777777" w:rsidR="005D0A98" w:rsidRPr="0013670F" w:rsidRDefault="005D0A98" w:rsidP="00E1612D">
            <w:pPr>
              <w:spacing w:after="0" w:line="240" w:lineRule="auto"/>
              <w:jc w:val="right"/>
              <w:rPr>
                <w:rFonts w:ascii="Calibri" w:eastAsia="Times New Roman" w:hAnsi="Calibri" w:cs="Calibri"/>
                <w:color w:val="000000"/>
              </w:rPr>
            </w:pPr>
            <w:r w:rsidRPr="0013670F">
              <w:rPr>
                <w:rFonts w:ascii="Calibri" w:eastAsia="Times New Roman" w:hAnsi="Calibri" w:cs="Calibri"/>
                <w:color w:val="000000"/>
              </w:rPr>
              <w:t>1</w:t>
            </w:r>
          </w:p>
        </w:tc>
        <w:tc>
          <w:tcPr>
            <w:tcW w:w="3720" w:type="dxa"/>
            <w:shd w:val="clear" w:color="auto" w:fill="auto"/>
            <w:noWrap/>
            <w:vAlign w:val="bottom"/>
            <w:hideMark/>
          </w:tcPr>
          <w:p w14:paraId="59B84C43" w14:textId="77777777" w:rsidR="005D0A98" w:rsidRPr="0013670F" w:rsidRDefault="005D0A98" w:rsidP="00E1612D">
            <w:pPr>
              <w:spacing w:after="0" w:line="240" w:lineRule="auto"/>
              <w:rPr>
                <w:rFonts w:ascii="Calibri" w:eastAsia="Times New Roman" w:hAnsi="Calibri" w:cs="Calibri"/>
                <w:color w:val="000000"/>
              </w:rPr>
            </w:pPr>
            <w:proofErr w:type="spellStart"/>
            <w:r w:rsidRPr="0013670F">
              <w:rPr>
                <w:rFonts w:ascii="Calibri" w:eastAsia="Times New Roman" w:hAnsi="Calibri" w:cs="Calibri"/>
                <w:color w:val="000000"/>
              </w:rPr>
              <w:t>EquityInstrmnts</w:t>
            </w:r>
            <w:proofErr w:type="spellEnd"/>
          </w:p>
        </w:tc>
      </w:tr>
      <w:tr w:rsidR="005D0A98" w:rsidRPr="0013670F" w14:paraId="163E1B14" w14:textId="77777777" w:rsidTr="00E1612D">
        <w:trPr>
          <w:trHeight w:val="300"/>
        </w:trPr>
        <w:tc>
          <w:tcPr>
            <w:tcW w:w="2760" w:type="dxa"/>
            <w:shd w:val="clear" w:color="auto" w:fill="auto"/>
            <w:noWrap/>
            <w:vAlign w:val="bottom"/>
            <w:hideMark/>
          </w:tcPr>
          <w:p w14:paraId="347DD8F4" w14:textId="77777777" w:rsidR="005D0A98" w:rsidRPr="0013670F" w:rsidRDefault="005D0A98" w:rsidP="00E1612D">
            <w:pPr>
              <w:spacing w:after="0" w:line="240" w:lineRule="auto"/>
              <w:jc w:val="right"/>
              <w:rPr>
                <w:rFonts w:ascii="Calibri" w:eastAsia="Times New Roman" w:hAnsi="Calibri" w:cs="Calibri"/>
                <w:color w:val="000000"/>
              </w:rPr>
            </w:pPr>
            <w:r w:rsidRPr="0013670F">
              <w:rPr>
                <w:rFonts w:ascii="Calibri" w:eastAsia="Times New Roman" w:hAnsi="Calibri" w:cs="Calibri"/>
                <w:color w:val="000000"/>
              </w:rPr>
              <w:t>3</w:t>
            </w:r>
          </w:p>
        </w:tc>
        <w:tc>
          <w:tcPr>
            <w:tcW w:w="3720" w:type="dxa"/>
            <w:shd w:val="clear" w:color="auto" w:fill="auto"/>
            <w:noWrap/>
            <w:vAlign w:val="bottom"/>
            <w:hideMark/>
          </w:tcPr>
          <w:p w14:paraId="5AF8CF85" w14:textId="77777777" w:rsidR="005D0A98" w:rsidRPr="0013670F" w:rsidRDefault="005D0A98" w:rsidP="00E1612D">
            <w:pPr>
              <w:spacing w:after="0" w:line="240" w:lineRule="auto"/>
              <w:rPr>
                <w:rFonts w:ascii="Calibri" w:eastAsia="Times New Roman" w:hAnsi="Calibri" w:cs="Calibri"/>
                <w:color w:val="000000"/>
              </w:rPr>
            </w:pPr>
            <w:r w:rsidRPr="0013670F">
              <w:rPr>
                <w:rFonts w:ascii="Calibri" w:eastAsia="Times New Roman" w:hAnsi="Calibri" w:cs="Calibri"/>
                <w:color w:val="000000"/>
              </w:rPr>
              <w:t>Rights</w:t>
            </w:r>
          </w:p>
        </w:tc>
      </w:tr>
      <w:tr w:rsidR="005D0A98" w:rsidRPr="0013670F" w14:paraId="108FD9C3" w14:textId="77777777" w:rsidTr="00E1612D">
        <w:trPr>
          <w:trHeight w:val="300"/>
        </w:trPr>
        <w:tc>
          <w:tcPr>
            <w:tcW w:w="2760" w:type="dxa"/>
            <w:shd w:val="clear" w:color="auto" w:fill="auto"/>
            <w:noWrap/>
            <w:vAlign w:val="bottom"/>
            <w:hideMark/>
          </w:tcPr>
          <w:p w14:paraId="67A1881C" w14:textId="77777777" w:rsidR="005D0A98" w:rsidRPr="0013670F" w:rsidRDefault="005D0A98" w:rsidP="00E1612D">
            <w:pPr>
              <w:spacing w:after="0" w:line="240" w:lineRule="auto"/>
              <w:jc w:val="right"/>
              <w:rPr>
                <w:rFonts w:ascii="Calibri" w:eastAsia="Times New Roman" w:hAnsi="Calibri" w:cs="Calibri"/>
                <w:color w:val="000000"/>
              </w:rPr>
            </w:pPr>
            <w:r w:rsidRPr="0013670F">
              <w:rPr>
                <w:rFonts w:ascii="Calibri" w:eastAsia="Times New Roman" w:hAnsi="Calibri" w:cs="Calibri"/>
                <w:color w:val="000000"/>
              </w:rPr>
              <w:t>4</w:t>
            </w:r>
          </w:p>
        </w:tc>
        <w:tc>
          <w:tcPr>
            <w:tcW w:w="3720" w:type="dxa"/>
            <w:shd w:val="clear" w:color="auto" w:fill="auto"/>
            <w:noWrap/>
            <w:vAlign w:val="bottom"/>
            <w:hideMark/>
          </w:tcPr>
          <w:p w14:paraId="3AEF7CB4" w14:textId="77777777" w:rsidR="005D0A98" w:rsidRPr="0013670F" w:rsidRDefault="005D0A98" w:rsidP="00E1612D">
            <w:pPr>
              <w:spacing w:after="0" w:line="240" w:lineRule="auto"/>
              <w:rPr>
                <w:rFonts w:ascii="Calibri" w:eastAsia="Times New Roman" w:hAnsi="Calibri" w:cs="Calibri"/>
                <w:color w:val="000000"/>
              </w:rPr>
            </w:pPr>
            <w:r w:rsidRPr="0013670F">
              <w:rPr>
                <w:rFonts w:ascii="Calibri" w:eastAsia="Times New Roman" w:hAnsi="Calibri" w:cs="Calibri"/>
                <w:color w:val="000000"/>
              </w:rPr>
              <w:t>Warrant</w:t>
            </w:r>
          </w:p>
        </w:tc>
      </w:tr>
      <w:tr w:rsidR="00AA74A7" w:rsidRPr="0013670F" w14:paraId="1EDF5838" w14:textId="77777777" w:rsidTr="00E1612D">
        <w:trPr>
          <w:trHeight w:val="300"/>
          <w:ins w:id="52" w:author="Virender Beniwal" w:date="2022-05-18T06:45:00Z"/>
        </w:trPr>
        <w:tc>
          <w:tcPr>
            <w:tcW w:w="2760" w:type="dxa"/>
            <w:shd w:val="clear" w:color="auto" w:fill="auto"/>
            <w:noWrap/>
            <w:vAlign w:val="bottom"/>
          </w:tcPr>
          <w:p w14:paraId="7880E23D" w14:textId="39CCCF8E" w:rsidR="00AA74A7" w:rsidRPr="0013670F" w:rsidRDefault="00AA74A7" w:rsidP="00E1612D">
            <w:pPr>
              <w:spacing w:after="0" w:line="240" w:lineRule="auto"/>
              <w:jc w:val="right"/>
              <w:rPr>
                <w:ins w:id="53" w:author="Virender Beniwal" w:date="2022-05-18T06:45:00Z"/>
                <w:rFonts w:ascii="Calibri" w:eastAsia="Times New Roman" w:hAnsi="Calibri" w:cs="Calibri"/>
                <w:color w:val="000000"/>
              </w:rPr>
            </w:pPr>
            <w:ins w:id="54" w:author="Virender Beniwal" w:date="2022-05-18T06:46:00Z">
              <w:r>
                <w:rPr>
                  <w:rFonts w:ascii="Calibri" w:eastAsia="Times New Roman" w:hAnsi="Calibri" w:cs="Calibri"/>
                  <w:color w:val="000000"/>
                </w:rPr>
                <w:t>58</w:t>
              </w:r>
            </w:ins>
          </w:p>
        </w:tc>
        <w:tc>
          <w:tcPr>
            <w:tcW w:w="3720" w:type="dxa"/>
            <w:shd w:val="clear" w:color="auto" w:fill="auto"/>
            <w:noWrap/>
            <w:vAlign w:val="bottom"/>
          </w:tcPr>
          <w:p w14:paraId="03744748" w14:textId="1819C08B" w:rsidR="00AA74A7" w:rsidRPr="0013670F" w:rsidRDefault="00AA74A7" w:rsidP="00E1612D">
            <w:pPr>
              <w:spacing w:after="0" w:line="240" w:lineRule="auto"/>
              <w:rPr>
                <w:ins w:id="55" w:author="Virender Beniwal" w:date="2022-05-18T06:45:00Z"/>
                <w:rFonts w:ascii="Calibri" w:eastAsia="Times New Roman" w:hAnsi="Calibri" w:cs="Calibri"/>
                <w:color w:val="000000"/>
              </w:rPr>
            </w:pPr>
            <w:proofErr w:type="spellStart"/>
            <w:ins w:id="56" w:author="Virender Beniwal" w:date="2022-05-18T06:46:00Z">
              <w:r>
                <w:rPr>
                  <w:rFonts w:ascii="Calibri" w:eastAsia="Times New Roman" w:hAnsi="Calibri" w:cs="Calibri"/>
                  <w:color w:val="000000"/>
                </w:rPr>
                <w:t>IndexCrtfct</w:t>
              </w:r>
            </w:ins>
            <w:proofErr w:type="spellEnd"/>
          </w:p>
        </w:tc>
      </w:tr>
      <w:tr w:rsidR="005D0A98" w:rsidRPr="0013670F" w14:paraId="1B20FAB9" w14:textId="77777777" w:rsidTr="00E1612D">
        <w:trPr>
          <w:trHeight w:val="300"/>
        </w:trPr>
        <w:tc>
          <w:tcPr>
            <w:tcW w:w="2760" w:type="dxa"/>
            <w:shd w:val="clear" w:color="auto" w:fill="auto"/>
            <w:noWrap/>
            <w:vAlign w:val="bottom"/>
            <w:hideMark/>
          </w:tcPr>
          <w:p w14:paraId="42EE7996" w14:textId="77777777" w:rsidR="005D0A98" w:rsidRPr="00AA74A7" w:rsidRDefault="005D0A98" w:rsidP="00E1612D">
            <w:pPr>
              <w:spacing w:after="0" w:line="240" w:lineRule="auto"/>
              <w:jc w:val="right"/>
              <w:rPr>
                <w:rFonts w:ascii="Calibri" w:eastAsia="Times New Roman" w:hAnsi="Calibri" w:cs="Calibri"/>
                <w:strike/>
                <w:color w:val="000000"/>
                <w:rPrChange w:id="57" w:author="Virender Beniwal" w:date="2022-05-18T06:45:00Z">
                  <w:rPr>
                    <w:rFonts w:ascii="Calibri" w:eastAsia="Times New Roman" w:hAnsi="Calibri" w:cs="Calibri"/>
                    <w:color w:val="000000"/>
                  </w:rPr>
                </w:rPrChange>
              </w:rPr>
            </w:pPr>
            <w:commentRangeStart w:id="58"/>
            <w:r w:rsidRPr="00AA74A7">
              <w:rPr>
                <w:rFonts w:ascii="Calibri" w:eastAsia="Times New Roman" w:hAnsi="Calibri" w:cs="Calibri"/>
                <w:strike/>
                <w:color w:val="000000"/>
                <w:rPrChange w:id="59" w:author="Virender Beniwal" w:date="2022-05-18T06:45:00Z">
                  <w:rPr>
                    <w:rFonts w:ascii="Calibri" w:eastAsia="Times New Roman" w:hAnsi="Calibri" w:cs="Calibri"/>
                    <w:color w:val="000000"/>
                  </w:rPr>
                </w:rPrChange>
              </w:rPr>
              <w:t>229</w:t>
            </w:r>
            <w:commentRangeEnd w:id="58"/>
            <w:r w:rsidR="00737C2D" w:rsidRPr="00AA74A7">
              <w:rPr>
                <w:rStyle w:val="CommentReference"/>
                <w:strike/>
                <w:rPrChange w:id="60" w:author="Virender Beniwal" w:date="2022-05-18T06:45:00Z">
                  <w:rPr>
                    <w:rStyle w:val="CommentReference"/>
                  </w:rPr>
                </w:rPrChange>
              </w:rPr>
              <w:commentReference w:id="58"/>
            </w:r>
          </w:p>
        </w:tc>
        <w:tc>
          <w:tcPr>
            <w:tcW w:w="3720" w:type="dxa"/>
            <w:shd w:val="clear" w:color="auto" w:fill="auto"/>
            <w:noWrap/>
            <w:vAlign w:val="bottom"/>
            <w:hideMark/>
          </w:tcPr>
          <w:p w14:paraId="51BB57B7" w14:textId="77777777" w:rsidR="005D0A98" w:rsidRPr="00AA74A7" w:rsidRDefault="005D0A98" w:rsidP="00E1612D">
            <w:pPr>
              <w:spacing w:after="0" w:line="240" w:lineRule="auto"/>
              <w:rPr>
                <w:rFonts w:ascii="Calibri" w:eastAsia="Times New Roman" w:hAnsi="Calibri" w:cs="Calibri"/>
                <w:strike/>
                <w:color w:val="000000"/>
                <w:rPrChange w:id="61" w:author="Virender Beniwal" w:date="2022-05-18T06:45:00Z">
                  <w:rPr>
                    <w:rFonts w:ascii="Calibri" w:eastAsia="Times New Roman" w:hAnsi="Calibri" w:cs="Calibri"/>
                    <w:color w:val="000000"/>
                  </w:rPr>
                </w:rPrChange>
              </w:rPr>
            </w:pPr>
            <w:r w:rsidRPr="00AA74A7">
              <w:rPr>
                <w:rFonts w:ascii="Calibri" w:eastAsia="Times New Roman" w:hAnsi="Calibri" w:cs="Calibri"/>
                <w:strike/>
                <w:color w:val="000000"/>
                <w:rPrChange w:id="62" w:author="Virender Beniwal" w:date="2022-05-18T06:45:00Z">
                  <w:rPr>
                    <w:rFonts w:ascii="Calibri" w:eastAsia="Times New Roman" w:hAnsi="Calibri" w:cs="Calibri"/>
                    <w:color w:val="000000"/>
                  </w:rPr>
                </w:rPrChange>
              </w:rPr>
              <w:t>Exchange Traded Fund</w:t>
            </w:r>
          </w:p>
        </w:tc>
      </w:tr>
    </w:tbl>
    <w:p w14:paraId="3BFC4DEC" w14:textId="39EDEB63" w:rsidR="002B4265" w:rsidRPr="00552A43" w:rsidRDefault="002B4265">
      <w:pPr>
        <w:jc w:val="both"/>
        <w:rPr>
          <w:rFonts w:ascii="Calibri" w:hAnsi="Calibri" w:cs="Calibri"/>
          <w:rPrChange w:id="63" w:author="BENIWAL VIRENDER" w:date="2021-08-26T10:29:00Z">
            <w:rPr/>
          </w:rPrChange>
        </w:rPr>
        <w:pPrChange w:id="64" w:author="BENIWAL VIRENDER" w:date="2021-08-26T10:29:00Z">
          <w:pPr>
            <w:pStyle w:val="ListParagraph"/>
            <w:jc w:val="both"/>
          </w:pPr>
        </w:pPrChange>
      </w:pPr>
      <w:r w:rsidRPr="00552A43">
        <w:rPr>
          <w:rFonts w:ascii="Calibri" w:hAnsi="Calibri" w:cs="Calibri"/>
          <w:rPrChange w:id="65" w:author="BENIWAL VIRENDER" w:date="2021-08-26T10:29:00Z">
            <w:rPr/>
          </w:rPrChange>
        </w:rPr>
        <w:tab/>
      </w:r>
    </w:p>
    <w:p w14:paraId="607E2870" w14:textId="1DD2C0D4" w:rsidR="006632E2" w:rsidRPr="00385108" w:rsidRDefault="002B4265" w:rsidP="0022112C">
      <w:pPr>
        <w:pStyle w:val="Heading2"/>
        <w:rPr>
          <w:rFonts w:ascii="Calibri" w:hAnsi="Calibri" w:cs="Calibri"/>
        </w:rPr>
      </w:pPr>
      <w:bookmarkStart w:id="66" w:name="_Toc79750025"/>
      <w:r w:rsidRPr="00385108">
        <w:rPr>
          <w:rFonts w:ascii="Calibri" w:hAnsi="Calibri" w:cs="Calibri"/>
        </w:rPr>
        <w:t>Security Rate creation</w:t>
      </w:r>
      <w:bookmarkEnd w:id="66"/>
    </w:p>
    <w:p w14:paraId="3D9BE89D" w14:textId="77777777" w:rsidR="006632E2" w:rsidRPr="00385108" w:rsidRDefault="006632E2" w:rsidP="006632E2">
      <w:pPr>
        <w:pStyle w:val="ListParagraph"/>
        <w:rPr>
          <w:rFonts w:ascii="Calibri" w:hAnsi="Calibri" w:cs="Calibri"/>
        </w:rPr>
      </w:pPr>
    </w:p>
    <w:p w14:paraId="59F081AC" w14:textId="3384F3EA" w:rsidR="006632E2" w:rsidRPr="00385108" w:rsidRDefault="006632E2" w:rsidP="006632E2">
      <w:pPr>
        <w:pStyle w:val="ListParagraph"/>
        <w:jc w:val="both"/>
        <w:rPr>
          <w:rFonts w:ascii="Calibri" w:hAnsi="Calibri" w:cs="Calibri"/>
        </w:rPr>
      </w:pPr>
      <w:r w:rsidRPr="00385108">
        <w:rPr>
          <w:rFonts w:ascii="Calibri" w:hAnsi="Calibri" w:cs="Calibri"/>
        </w:rPr>
        <w:t xml:space="preserve">The Market Information component of BaNCS acts as the single source for receiving, maintaining, and distributing market/official rates and other dynamic data [like Yield/duration/ratings/recommendations etc.] of securities, </w:t>
      </w:r>
      <w:r w:rsidR="0000668D" w:rsidRPr="00385108">
        <w:rPr>
          <w:rFonts w:ascii="Calibri" w:hAnsi="Calibri" w:cs="Calibri"/>
        </w:rPr>
        <w:t>Forex,</w:t>
      </w:r>
      <w:r w:rsidRPr="00385108">
        <w:rPr>
          <w:rFonts w:ascii="Calibri" w:hAnsi="Calibri" w:cs="Calibri"/>
        </w:rPr>
        <w:t xml:space="preserve"> and Inter-bank rates. </w:t>
      </w:r>
      <w:proofErr w:type="spellStart"/>
      <w:r w:rsidRPr="00385108">
        <w:rPr>
          <w:rFonts w:ascii="Calibri" w:hAnsi="Calibri" w:cs="Calibri"/>
        </w:rPr>
        <w:t>BaNCS</w:t>
      </w:r>
      <w:proofErr w:type="spellEnd"/>
      <w:r w:rsidRPr="00385108">
        <w:rPr>
          <w:rFonts w:ascii="Calibri" w:hAnsi="Calibri" w:cs="Calibri"/>
        </w:rPr>
        <w:t xml:space="preserve"> can interface with various rate providers for uploading the online rates as well as closing rates.</w:t>
      </w:r>
    </w:p>
    <w:p w14:paraId="393C50B2" w14:textId="6B7352B7" w:rsidR="006632E2" w:rsidRPr="00385108" w:rsidRDefault="006632E2" w:rsidP="006632E2">
      <w:pPr>
        <w:pStyle w:val="ListParagraph"/>
        <w:jc w:val="both"/>
        <w:rPr>
          <w:rFonts w:ascii="Calibri" w:hAnsi="Calibri" w:cs="Calibri"/>
        </w:rPr>
      </w:pPr>
    </w:p>
    <w:p w14:paraId="2EA98626" w14:textId="36E6B5F0" w:rsidR="006632E2" w:rsidRPr="00385108" w:rsidRDefault="006632E2" w:rsidP="00E23F72">
      <w:pPr>
        <w:pStyle w:val="Heading3"/>
        <w:rPr>
          <w:rFonts w:ascii="Calibri" w:eastAsiaTheme="minorHAnsi" w:hAnsi="Calibri" w:cs="Calibri"/>
        </w:rPr>
      </w:pPr>
      <w:bookmarkStart w:id="67" w:name="_Toc381409858"/>
      <w:bookmarkStart w:id="68" w:name="_Toc523655489"/>
      <w:bookmarkStart w:id="69" w:name="_Toc79750026"/>
      <w:r w:rsidRPr="00385108">
        <w:rPr>
          <w:rFonts w:ascii="Calibri" w:eastAsiaTheme="minorHAnsi" w:hAnsi="Calibri" w:cs="Calibri"/>
        </w:rPr>
        <w:lastRenderedPageBreak/>
        <w:t>Security Rates</w:t>
      </w:r>
      <w:bookmarkEnd w:id="67"/>
      <w:bookmarkEnd w:id="68"/>
      <w:bookmarkEnd w:id="69"/>
    </w:p>
    <w:p w14:paraId="388C2D82" w14:textId="647B7CCD" w:rsidR="006632E2" w:rsidRPr="00385108" w:rsidRDefault="006632E2" w:rsidP="006632E2">
      <w:pPr>
        <w:ind w:left="720"/>
        <w:rPr>
          <w:rFonts w:ascii="Calibri" w:hAnsi="Calibri" w:cs="Calibri"/>
        </w:rPr>
      </w:pPr>
      <w:r w:rsidRPr="00385108">
        <w:rPr>
          <w:rFonts w:ascii="Calibri" w:hAnsi="Calibri" w:cs="Calibri"/>
        </w:rPr>
        <w:t>Security rates received from a rate feed agency through an interface, can be uploaded into BaNCS. Security rates can also be manually entered either for a particular security or for multiple securities via mass entry feature.</w:t>
      </w:r>
    </w:p>
    <w:p w14:paraId="4C713921" w14:textId="01764E41" w:rsidR="006632E2" w:rsidRPr="00385108" w:rsidRDefault="00884A80" w:rsidP="006632E2">
      <w:pPr>
        <w:pStyle w:val="ListParagraph"/>
        <w:jc w:val="both"/>
        <w:rPr>
          <w:rFonts w:ascii="Calibri" w:hAnsi="Calibri" w:cs="Calibri"/>
        </w:rPr>
      </w:pPr>
      <w:r w:rsidRPr="00385108">
        <w:rPr>
          <w:rFonts w:ascii="Calibri" w:hAnsi="Calibri" w:cs="Calibri"/>
          <w:noProof/>
        </w:rPr>
        <w:drawing>
          <wp:inline distT="0" distB="0" distL="0" distR="0" wp14:anchorId="3C4ECD55" wp14:editId="00AD5E01">
            <wp:extent cx="5943600" cy="2466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466975"/>
                    </a:xfrm>
                    <a:prstGeom prst="rect">
                      <a:avLst/>
                    </a:prstGeom>
                    <a:noFill/>
                    <a:ln>
                      <a:noFill/>
                    </a:ln>
                  </pic:spPr>
                </pic:pic>
              </a:graphicData>
            </a:graphic>
          </wp:inline>
        </w:drawing>
      </w:r>
    </w:p>
    <w:p w14:paraId="1E245F64" w14:textId="7170C3B0" w:rsidR="006632E2" w:rsidRPr="00385108" w:rsidRDefault="006632E2" w:rsidP="00884A80">
      <w:pPr>
        <w:pStyle w:val="ListParagraph"/>
        <w:ind w:left="1440"/>
        <w:jc w:val="both"/>
        <w:rPr>
          <w:rFonts w:ascii="Calibri" w:hAnsi="Calibri" w:cs="Calibri"/>
        </w:rPr>
      </w:pPr>
      <w:r w:rsidRPr="00385108">
        <w:rPr>
          <w:rFonts w:ascii="Calibri" w:hAnsi="Calibri" w:cs="Calibri"/>
        </w:rPr>
        <w:tab/>
      </w:r>
    </w:p>
    <w:p w14:paraId="61A523D6" w14:textId="67D1A9A1" w:rsidR="006632E2" w:rsidRPr="00385108" w:rsidRDefault="0000668D" w:rsidP="006D1215">
      <w:pPr>
        <w:pStyle w:val="Heading1"/>
      </w:pPr>
      <w:bookmarkStart w:id="70" w:name="_Toc79750027"/>
      <w:r w:rsidRPr="00385108">
        <w:t>Security Orders</w:t>
      </w:r>
      <w:bookmarkEnd w:id="70"/>
    </w:p>
    <w:p w14:paraId="0429756B" w14:textId="1C5DC319" w:rsidR="00A375BA" w:rsidRPr="00385108" w:rsidRDefault="00A375BA" w:rsidP="00EA1AF6">
      <w:pPr>
        <w:jc w:val="both"/>
        <w:rPr>
          <w:rFonts w:ascii="Calibri" w:hAnsi="Calibri" w:cs="Calibri"/>
        </w:rPr>
      </w:pPr>
      <w:r w:rsidRPr="00385108">
        <w:rPr>
          <w:rFonts w:ascii="Calibri" w:hAnsi="Calibri" w:cs="Calibri"/>
        </w:rPr>
        <w:t xml:space="preserve">BaNCS facilitates processing of different types of Buy/Sell orders for products like Equity, bonds, </w:t>
      </w:r>
      <w:ins w:id="71" w:author="Eran Dayan" w:date="2021-08-18T11:53:00Z">
        <w:r w:rsidR="00B063D4">
          <w:rPr>
            <w:rFonts w:ascii="Calibri" w:hAnsi="Calibri" w:cs="Calibri" w:hint="cs"/>
          </w:rPr>
          <w:t>M</w:t>
        </w:r>
      </w:ins>
      <w:ins w:id="72" w:author="Eran Dayan" w:date="2021-08-18T11:54:00Z">
        <w:r w:rsidR="00B063D4">
          <w:rPr>
            <w:rFonts w:ascii="Calibri" w:hAnsi="Calibri"/>
            <w:lang w:bidi="he-IL"/>
          </w:rPr>
          <w:t xml:space="preserve">utual </w:t>
        </w:r>
      </w:ins>
      <w:r w:rsidRPr="00385108">
        <w:rPr>
          <w:rFonts w:ascii="Calibri" w:hAnsi="Calibri" w:cs="Calibri"/>
        </w:rPr>
        <w:t xml:space="preserve">funds, </w:t>
      </w:r>
      <w:r w:rsidR="00B42F03" w:rsidRPr="00385108">
        <w:rPr>
          <w:rFonts w:ascii="Calibri" w:hAnsi="Calibri" w:cs="Calibri"/>
        </w:rPr>
        <w:t>ETF’s</w:t>
      </w:r>
      <w:r w:rsidRPr="00385108">
        <w:rPr>
          <w:rFonts w:ascii="Calibri" w:hAnsi="Calibri" w:cs="Calibri"/>
        </w:rPr>
        <w:t xml:space="preserve"> etc.</w:t>
      </w:r>
      <w:r w:rsidR="003056CD" w:rsidRPr="00385108">
        <w:rPr>
          <w:rFonts w:ascii="Calibri" w:hAnsi="Calibri" w:cs="Calibri"/>
        </w:rPr>
        <w:t xml:space="preserve"> &amp; SIP for Funds</w:t>
      </w:r>
      <w:r w:rsidRPr="00385108">
        <w:rPr>
          <w:rFonts w:ascii="Calibri" w:hAnsi="Calibri" w:cs="Calibri"/>
        </w:rPr>
        <w:t xml:space="preserve"> from capturing the order till the full execution or valid end status (based on customer Modifications during the order validity</w:t>
      </w:r>
      <w:r w:rsidR="003056CD" w:rsidRPr="00385108">
        <w:rPr>
          <w:rFonts w:ascii="Calibri" w:hAnsi="Calibri" w:cs="Calibri"/>
        </w:rPr>
        <w:t xml:space="preserve"> period</w:t>
      </w:r>
      <w:r w:rsidRPr="00385108">
        <w:rPr>
          <w:rFonts w:ascii="Calibri" w:hAnsi="Calibri" w:cs="Calibri"/>
        </w:rPr>
        <w:t>)</w:t>
      </w:r>
    </w:p>
    <w:p w14:paraId="645FAE36" w14:textId="45AB3DA3" w:rsidR="00B42F03" w:rsidRPr="00385108" w:rsidRDefault="00B42F03" w:rsidP="0000668D">
      <w:pPr>
        <w:pStyle w:val="ListParagraph"/>
        <w:jc w:val="both"/>
        <w:rPr>
          <w:rFonts w:ascii="Calibri" w:hAnsi="Calibri" w:cs="Calibri"/>
        </w:rPr>
      </w:pPr>
    </w:p>
    <w:p w14:paraId="3B0424E8" w14:textId="5DBC4299" w:rsidR="00B42F03" w:rsidRPr="00385108" w:rsidRDefault="00B42F03" w:rsidP="00B42F03">
      <w:pPr>
        <w:pStyle w:val="ListParagraph"/>
        <w:jc w:val="center"/>
        <w:rPr>
          <w:rFonts w:ascii="Calibri" w:hAnsi="Calibri" w:cs="Calibri"/>
          <w:u w:val="single"/>
        </w:rPr>
      </w:pPr>
      <w:r w:rsidRPr="00385108">
        <w:rPr>
          <w:rFonts w:ascii="Calibri" w:hAnsi="Calibri" w:cs="Calibri"/>
          <w:u w:val="single"/>
        </w:rPr>
        <w:t>High Level Order &amp; Trade Workflow</w:t>
      </w:r>
    </w:p>
    <w:p w14:paraId="60AE700A" w14:textId="70679C35" w:rsidR="00A375BA" w:rsidRPr="00385108" w:rsidRDefault="00B42F03" w:rsidP="0000668D">
      <w:pPr>
        <w:pStyle w:val="ListParagraph"/>
        <w:jc w:val="both"/>
        <w:rPr>
          <w:rFonts w:ascii="Calibri" w:hAnsi="Calibri" w:cs="Calibri"/>
          <w:sz w:val="20"/>
          <w:szCs w:val="20"/>
        </w:rPr>
      </w:pPr>
      <w:r w:rsidRPr="00385108">
        <w:rPr>
          <w:rFonts w:ascii="Calibri" w:hAnsi="Calibri" w:cs="Calibri"/>
          <w:noProof/>
          <w:sz w:val="20"/>
          <w:szCs w:val="20"/>
        </w:rPr>
        <mc:AlternateContent>
          <mc:Choice Requires="wpg">
            <w:drawing>
              <wp:anchor distT="0" distB="0" distL="114300" distR="114300" simplePos="0" relativeHeight="251658241" behindDoc="0" locked="0" layoutInCell="1" allowOverlap="1" wp14:anchorId="0D61C1A5" wp14:editId="637C53F8">
                <wp:simplePos x="0" y="0"/>
                <wp:positionH relativeFrom="column">
                  <wp:posOffset>0</wp:posOffset>
                </wp:positionH>
                <wp:positionV relativeFrom="paragraph">
                  <wp:posOffset>155575</wp:posOffset>
                </wp:positionV>
                <wp:extent cx="6572250" cy="3059433"/>
                <wp:effectExtent l="0" t="0" r="0" b="0"/>
                <wp:wrapNone/>
                <wp:docPr id="11" name="Group 43"/>
                <wp:cNvGraphicFramePr/>
                <a:graphic xmlns:a="http://schemas.openxmlformats.org/drawingml/2006/main">
                  <a:graphicData uri="http://schemas.microsoft.com/office/word/2010/wordprocessingGroup">
                    <wpg:wgp>
                      <wpg:cNvGrpSpPr/>
                      <wpg:grpSpPr>
                        <a:xfrm>
                          <a:off x="0" y="0"/>
                          <a:ext cx="6572250" cy="3059433"/>
                          <a:chOff x="0" y="0"/>
                          <a:chExt cx="8763000" cy="4434214"/>
                        </a:xfrm>
                      </wpg:grpSpPr>
                      <pic:pic xmlns:pic="http://schemas.openxmlformats.org/drawingml/2006/picture">
                        <pic:nvPicPr>
                          <pic:cNvPr id="12" name="Picture 1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61160" cy="950202"/>
                          </a:xfrm>
                          <a:prstGeom prst="rect">
                            <a:avLst/>
                          </a:prstGeom>
                        </pic:spPr>
                      </pic:pic>
                      <wps:wsp>
                        <wps:cNvPr id="13" name="Straight Arrow Connector 13"/>
                        <wps:cNvCnPr/>
                        <wps:spPr>
                          <a:xfrm>
                            <a:off x="1600200" y="493002"/>
                            <a:ext cx="8229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 name="TextBox 9"/>
                        <wps:cNvSpPr txBox="1"/>
                        <wps:spPr>
                          <a:xfrm>
                            <a:off x="1524000" y="215970"/>
                            <a:ext cx="914400" cy="485019"/>
                          </a:xfrm>
                          <a:prstGeom prst="rect">
                            <a:avLst/>
                          </a:prstGeom>
                          <a:noFill/>
                        </wps:spPr>
                        <wps:txbx>
                          <w:txbxContent>
                            <w:p w14:paraId="4AA0A7E5" w14:textId="77777777" w:rsidR="00A62FD1" w:rsidRDefault="00A62FD1" w:rsidP="00B42F03">
                              <w:pPr>
                                <w:jc w:val="center"/>
                                <w:textAlignment w:val="baseline"/>
                                <w:rPr>
                                  <w:sz w:val="24"/>
                                  <w:szCs w:val="24"/>
                                </w:rPr>
                              </w:pPr>
                              <w:r>
                                <w:rPr>
                                  <w:rFonts w:ascii="Arial" w:hAnsi="Arial" w:cs="Arial"/>
                                  <w:color w:val="000000"/>
                                  <w:kern w:val="24"/>
                                  <w:sz w:val="18"/>
                                  <w:szCs w:val="18"/>
                                </w:rPr>
                                <w:t>1. Orders</w:t>
                              </w:r>
                            </w:p>
                          </w:txbxContent>
                        </wps:txbx>
                        <wps:bodyPr wrap="square" rtlCol="0">
                          <a:spAutoFit/>
                        </wps:bodyPr>
                      </wps:wsp>
                      <wps:wsp>
                        <wps:cNvPr id="15" name="Rectangle 15"/>
                        <wps:cNvSpPr/>
                        <wps:spPr bwMode="auto">
                          <a:xfrm>
                            <a:off x="2438400" y="123670"/>
                            <a:ext cx="1371600" cy="750332"/>
                          </a:xfrm>
                          <a:prstGeom prst="rect">
                            <a:avLst/>
                          </a:prstGeom>
                          <a:solidFill>
                            <a:srgbClr val="6DCFF6"/>
                          </a:solidFill>
                          <a:ln w="9398">
                            <a:noFill/>
                            <a:round/>
                            <a:headEnd/>
                            <a:tailEnd/>
                          </a:ln>
                        </wps:spPr>
                        <wps:txbx>
                          <w:txbxContent>
                            <w:p w14:paraId="1055E252" w14:textId="77777777" w:rsidR="00A62FD1" w:rsidRDefault="00A62FD1" w:rsidP="00B42F03">
                              <w:pPr>
                                <w:tabs>
                                  <w:tab w:val="left" w:pos="0"/>
                                  <w:tab w:val="left" w:pos="1050"/>
                                  <w:tab w:val="left" w:pos="2098"/>
                                  <w:tab w:val="left" w:pos="3148"/>
                                  <w:tab w:val="left" w:pos="4196"/>
                                  <w:tab w:val="left" w:pos="5246"/>
                                  <w:tab w:val="left" w:pos="6294"/>
                                  <w:tab w:val="left" w:pos="7344"/>
                                  <w:tab w:val="left" w:pos="8393"/>
                                  <w:tab w:val="left" w:pos="9443"/>
                                  <w:tab w:val="left" w:pos="10491"/>
                                  <w:tab w:val="left" w:pos="11541"/>
                                </w:tabs>
                                <w:jc w:val="center"/>
                                <w:textAlignment w:val="baseline"/>
                                <w:rPr>
                                  <w:sz w:val="24"/>
                                  <w:szCs w:val="24"/>
                                </w:rPr>
                              </w:pPr>
                              <w:r>
                                <w:rPr>
                                  <w:rFonts w:hAnsi="Calibri" w:cs="Lucida Sans Unicode"/>
                                  <w:b/>
                                  <w:bCs/>
                                  <w:color w:val="000000"/>
                                  <w:kern w:val="24"/>
                                  <w:sz w:val="20"/>
                                  <w:szCs w:val="20"/>
                                </w:rPr>
                                <w:t>Channels</w:t>
                              </w:r>
                            </w:p>
                          </w:txbxContent>
                        </wps:txbx>
                        <wps:bodyPr lIns="65570" tIns="34097" rIns="65570" bIns="34097" rtlCol="0" anchor="ctr"/>
                      </wps:wsp>
                      <wps:wsp>
                        <wps:cNvPr id="16" name="Rectangle 16"/>
                        <wps:cNvSpPr/>
                        <wps:spPr bwMode="auto">
                          <a:xfrm>
                            <a:off x="4953000" y="90035"/>
                            <a:ext cx="1371600" cy="750332"/>
                          </a:xfrm>
                          <a:prstGeom prst="rect">
                            <a:avLst/>
                          </a:prstGeom>
                          <a:solidFill>
                            <a:srgbClr val="6DCFF6"/>
                          </a:solidFill>
                          <a:ln w="9398">
                            <a:noFill/>
                            <a:round/>
                            <a:headEnd/>
                            <a:tailEnd/>
                          </a:ln>
                        </wps:spPr>
                        <wps:txbx>
                          <w:txbxContent>
                            <w:p w14:paraId="49D82D5E" w14:textId="77777777" w:rsidR="00A62FD1" w:rsidRPr="00B42F03" w:rsidRDefault="00A62FD1" w:rsidP="00B42F03">
                              <w:pPr>
                                <w:tabs>
                                  <w:tab w:val="left" w:pos="0"/>
                                  <w:tab w:val="left" w:pos="1050"/>
                                  <w:tab w:val="left" w:pos="2098"/>
                                  <w:tab w:val="left" w:pos="3148"/>
                                  <w:tab w:val="left" w:pos="4196"/>
                                  <w:tab w:val="left" w:pos="5246"/>
                                  <w:tab w:val="left" w:pos="6294"/>
                                  <w:tab w:val="left" w:pos="7344"/>
                                  <w:tab w:val="left" w:pos="8393"/>
                                  <w:tab w:val="left" w:pos="9443"/>
                                  <w:tab w:val="left" w:pos="10491"/>
                                  <w:tab w:val="left" w:pos="11541"/>
                                </w:tabs>
                                <w:jc w:val="center"/>
                                <w:textAlignment w:val="baseline"/>
                                <w:rPr>
                                  <w:sz w:val="18"/>
                                  <w:szCs w:val="18"/>
                                </w:rPr>
                              </w:pPr>
                              <w:r w:rsidRPr="00B42F03">
                                <w:rPr>
                                  <w:rFonts w:hAnsi="Calibri" w:cs="Lucida Sans Unicode"/>
                                  <w:b/>
                                  <w:bCs/>
                                  <w:color w:val="000000"/>
                                  <w:kern w:val="24"/>
                                  <w:sz w:val="18"/>
                                  <w:szCs w:val="18"/>
                                </w:rPr>
                                <w:t>Order Management &amp; Routing</w:t>
                              </w:r>
                            </w:p>
                          </w:txbxContent>
                        </wps:txbx>
                        <wps:bodyPr lIns="65570" tIns="34097" rIns="65570" bIns="34097" rtlCol="0" anchor="ctr"/>
                      </wps:wsp>
                      <wps:wsp>
                        <wps:cNvPr id="17" name="Straight Arrow Connector 17"/>
                        <wps:cNvCnPr/>
                        <wps:spPr>
                          <a:xfrm>
                            <a:off x="3855720" y="465201"/>
                            <a:ext cx="10972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 name="TextBox 52"/>
                        <wps:cNvSpPr txBox="1"/>
                        <wps:spPr>
                          <a:xfrm>
                            <a:off x="3810000" y="188174"/>
                            <a:ext cx="1143000" cy="485019"/>
                          </a:xfrm>
                          <a:prstGeom prst="rect">
                            <a:avLst/>
                          </a:prstGeom>
                          <a:noFill/>
                        </wps:spPr>
                        <wps:txbx>
                          <w:txbxContent>
                            <w:p w14:paraId="0551573A" w14:textId="77777777" w:rsidR="00A62FD1" w:rsidRDefault="00A62FD1" w:rsidP="00B42F03">
                              <w:pPr>
                                <w:jc w:val="center"/>
                                <w:textAlignment w:val="baseline"/>
                                <w:rPr>
                                  <w:sz w:val="24"/>
                                  <w:szCs w:val="24"/>
                                </w:rPr>
                              </w:pPr>
                              <w:r>
                                <w:rPr>
                                  <w:rFonts w:ascii="Arial" w:hAnsi="Arial" w:cs="Arial"/>
                                  <w:color w:val="000000"/>
                                  <w:kern w:val="24"/>
                                  <w:sz w:val="18"/>
                                  <w:szCs w:val="18"/>
                                </w:rPr>
                                <w:t>2. Validation</w:t>
                              </w:r>
                            </w:p>
                          </w:txbxContent>
                        </wps:txbx>
                        <wps:bodyPr wrap="square" rtlCol="0">
                          <a:spAutoFit/>
                        </wps:bodyPr>
                      </wps:wsp>
                      <wps:wsp>
                        <wps:cNvPr id="20" name="Rectangle 20"/>
                        <wps:cNvSpPr/>
                        <wps:spPr bwMode="auto">
                          <a:xfrm>
                            <a:off x="7391400" y="123670"/>
                            <a:ext cx="1371600" cy="750332"/>
                          </a:xfrm>
                          <a:prstGeom prst="rect">
                            <a:avLst/>
                          </a:prstGeom>
                          <a:solidFill>
                            <a:schemeClr val="bg1">
                              <a:lumMod val="50000"/>
                            </a:schemeClr>
                          </a:solidFill>
                          <a:ln w="9398">
                            <a:noFill/>
                            <a:round/>
                            <a:headEnd/>
                            <a:tailEnd/>
                          </a:ln>
                        </wps:spPr>
                        <wps:txbx>
                          <w:txbxContent>
                            <w:p w14:paraId="1C8C0B03" w14:textId="77777777" w:rsidR="00A62FD1" w:rsidRDefault="00A62FD1" w:rsidP="00B42F03">
                              <w:pPr>
                                <w:tabs>
                                  <w:tab w:val="left" w:pos="0"/>
                                  <w:tab w:val="left" w:pos="1050"/>
                                  <w:tab w:val="left" w:pos="2098"/>
                                  <w:tab w:val="left" w:pos="3148"/>
                                  <w:tab w:val="left" w:pos="4196"/>
                                  <w:tab w:val="left" w:pos="5246"/>
                                  <w:tab w:val="left" w:pos="6294"/>
                                  <w:tab w:val="left" w:pos="7344"/>
                                  <w:tab w:val="left" w:pos="8393"/>
                                  <w:tab w:val="left" w:pos="9443"/>
                                  <w:tab w:val="left" w:pos="10491"/>
                                  <w:tab w:val="left" w:pos="11541"/>
                                </w:tabs>
                                <w:jc w:val="center"/>
                                <w:textAlignment w:val="baseline"/>
                                <w:rPr>
                                  <w:sz w:val="24"/>
                                  <w:szCs w:val="24"/>
                                </w:rPr>
                              </w:pPr>
                              <w:r>
                                <w:rPr>
                                  <w:rFonts w:hAnsi="Calibri" w:cs="Lucida Sans Unicode"/>
                                  <w:b/>
                                  <w:bCs/>
                                  <w:color w:val="FFFFFF"/>
                                  <w:kern w:val="24"/>
                                  <w:sz w:val="20"/>
                                  <w:szCs w:val="20"/>
                                </w:rPr>
                                <w:t>Market</w:t>
                              </w:r>
                            </w:p>
                          </w:txbxContent>
                        </wps:txbx>
                        <wps:bodyPr lIns="65570" tIns="34097" rIns="65570" bIns="34097" rtlCol="0" anchor="ctr"/>
                      </wps:wsp>
                      <wps:wsp>
                        <wps:cNvPr id="21" name="Straight Arrow Connector 21"/>
                        <wps:cNvCnPr/>
                        <wps:spPr>
                          <a:xfrm>
                            <a:off x="6294120" y="493002"/>
                            <a:ext cx="10972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 name="TextBox 55"/>
                        <wps:cNvSpPr txBox="1"/>
                        <wps:spPr>
                          <a:xfrm>
                            <a:off x="6248400" y="215970"/>
                            <a:ext cx="1219200" cy="691175"/>
                          </a:xfrm>
                          <a:prstGeom prst="rect">
                            <a:avLst/>
                          </a:prstGeom>
                          <a:noFill/>
                        </wps:spPr>
                        <wps:txbx>
                          <w:txbxContent>
                            <w:p w14:paraId="438F3BBF" w14:textId="77777777" w:rsidR="00A62FD1" w:rsidRDefault="00A62FD1" w:rsidP="00B42F03">
                              <w:pPr>
                                <w:textAlignment w:val="baseline"/>
                                <w:rPr>
                                  <w:sz w:val="24"/>
                                  <w:szCs w:val="24"/>
                                </w:rPr>
                              </w:pPr>
                              <w:r>
                                <w:rPr>
                                  <w:rFonts w:ascii="Arial" w:hAnsi="Arial" w:cs="Arial"/>
                                  <w:color w:val="000000"/>
                                  <w:kern w:val="24"/>
                                  <w:sz w:val="18"/>
                                  <w:szCs w:val="18"/>
                                </w:rPr>
                                <w:t>3. Place Order</w:t>
                              </w:r>
                            </w:p>
                          </w:txbxContent>
                        </wps:txbx>
                        <wps:bodyPr wrap="square" rtlCol="0">
                          <a:spAutoFit/>
                        </wps:bodyPr>
                      </wps:wsp>
                      <wps:wsp>
                        <wps:cNvPr id="23" name="Elbow Connector 12"/>
                        <wps:cNvCnPr/>
                        <wps:spPr>
                          <a:xfrm rot="5400000" flipH="1">
                            <a:off x="6841182" y="-362015"/>
                            <a:ext cx="33635" cy="2438400"/>
                          </a:xfrm>
                          <a:prstGeom prst="bentConnector3">
                            <a:avLst>
                              <a:gd name="adj1" fmla="val -679649"/>
                            </a:avLst>
                          </a:prstGeom>
                          <a:ln>
                            <a:tailEnd type="triangle"/>
                          </a:ln>
                        </wps:spPr>
                        <wps:style>
                          <a:lnRef idx="1">
                            <a:schemeClr val="dk1"/>
                          </a:lnRef>
                          <a:fillRef idx="0">
                            <a:schemeClr val="dk1"/>
                          </a:fillRef>
                          <a:effectRef idx="0">
                            <a:schemeClr val="dk1"/>
                          </a:effectRef>
                          <a:fontRef idx="minor">
                            <a:schemeClr val="tx1"/>
                          </a:fontRef>
                        </wps:style>
                        <wps:bodyPr/>
                      </wps:wsp>
                      <wps:wsp>
                        <wps:cNvPr id="24" name="TextBox 59"/>
                        <wps:cNvSpPr txBox="1"/>
                        <wps:spPr>
                          <a:xfrm>
                            <a:off x="6172200" y="1097968"/>
                            <a:ext cx="1554480" cy="485019"/>
                          </a:xfrm>
                          <a:prstGeom prst="rect">
                            <a:avLst/>
                          </a:prstGeom>
                          <a:noFill/>
                        </wps:spPr>
                        <wps:txbx>
                          <w:txbxContent>
                            <w:p w14:paraId="68F3D711" w14:textId="77777777" w:rsidR="00A62FD1" w:rsidRDefault="00A62FD1" w:rsidP="00B42F03">
                              <w:pPr>
                                <w:textAlignment w:val="baseline"/>
                                <w:rPr>
                                  <w:sz w:val="24"/>
                                  <w:szCs w:val="24"/>
                                </w:rPr>
                              </w:pPr>
                              <w:r>
                                <w:rPr>
                                  <w:rFonts w:ascii="Arial" w:hAnsi="Arial" w:cs="Arial"/>
                                  <w:color w:val="000000"/>
                                  <w:kern w:val="24"/>
                                  <w:sz w:val="18"/>
                                  <w:szCs w:val="18"/>
                                </w:rPr>
                                <w:t>4. Trade Execution</w:t>
                              </w:r>
                            </w:p>
                          </w:txbxContent>
                        </wps:txbx>
                        <wps:bodyPr wrap="square" rtlCol="0">
                          <a:spAutoFit/>
                        </wps:bodyPr>
                      </wps:wsp>
                      <wps:wsp>
                        <wps:cNvPr id="25" name="Rectangle 25"/>
                        <wps:cNvSpPr/>
                        <wps:spPr bwMode="auto">
                          <a:xfrm>
                            <a:off x="4876800" y="1876270"/>
                            <a:ext cx="1371600" cy="750332"/>
                          </a:xfrm>
                          <a:prstGeom prst="rect">
                            <a:avLst/>
                          </a:prstGeom>
                          <a:solidFill>
                            <a:srgbClr val="0070C0"/>
                          </a:solidFill>
                          <a:ln w="9398">
                            <a:noFill/>
                            <a:round/>
                            <a:headEnd/>
                            <a:tailEnd/>
                          </a:ln>
                        </wps:spPr>
                        <wps:txbx>
                          <w:txbxContent>
                            <w:p w14:paraId="1011FB74" w14:textId="77777777" w:rsidR="00A62FD1" w:rsidRDefault="00A62FD1" w:rsidP="00B42F03">
                              <w:pPr>
                                <w:tabs>
                                  <w:tab w:val="left" w:pos="0"/>
                                  <w:tab w:val="left" w:pos="1050"/>
                                  <w:tab w:val="left" w:pos="2098"/>
                                  <w:tab w:val="left" w:pos="3148"/>
                                  <w:tab w:val="left" w:pos="4196"/>
                                  <w:tab w:val="left" w:pos="5246"/>
                                  <w:tab w:val="left" w:pos="6294"/>
                                  <w:tab w:val="left" w:pos="7344"/>
                                  <w:tab w:val="left" w:pos="8393"/>
                                  <w:tab w:val="left" w:pos="9443"/>
                                  <w:tab w:val="left" w:pos="10491"/>
                                  <w:tab w:val="left" w:pos="11541"/>
                                </w:tabs>
                                <w:jc w:val="center"/>
                                <w:textAlignment w:val="baseline"/>
                                <w:rPr>
                                  <w:sz w:val="24"/>
                                  <w:szCs w:val="24"/>
                                </w:rPr>
                              </w:pPr>
                              <w:r>
                                <w:rPr>
                                  <w:rFonts w:hAnsi="Calibri" w:cs="Lucida Sans Unicode"/>
                                  <w:b/>
                                  <w:bCs/>
                                  <w:color w:val="FFFFFF"/>
                                  <w:kern w:val="24"/>
                                  <w:sz w:val="20"/>
                                  <w:szCs w:val="20"/>
                                </w:rPr>
                                <w:t>Trade Execution</w:t>
                              </w:r>
                            </w:p>
                          </w:txbxContent>
                        </wps:txbx>
                        <wps:bodyPr lIns="65570" tIns="34097" rIns="65570" bIns="34097" rtlCol="0" anchor="ctr"/>
                      </wps:wsp>
                      <wps:wsp>
                        <wps:cNvPr id="26" name="Straight Arrow Connector 26"/>
                        <wps:cNvCnPr/>
                        <wps:spPr>
                          <a:xfrm>
                            <a:off x="5486400" y="874002"/>
                            <a:ext cx="0" cy="1005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 name="TextBox 63"/>
                        <wps:cNvSpPr txBox="1"/>
                        <wps:spPr>
                          <a:xfrm>
                            <a:off x="5455920" y="1511167"/>
                            <a:ext cx="1554480" cy="485019"/>
                          </a:xfrm>
                          <a:prstGeom prst="rect">
                            <a:avLst/>
                          </a:prstGeom>
                          <a:noFill/>
                        </wps:spPr>
                        <wps:txbx>
                          <w:txbxContent>
                            <w:p w14:paraId="1843948D" w14:textId="77777777" w:rsidR="00A62FD1" w:rsidRDefault="00A62FD1" w:rsidP="00B42F03">
                              <w:pPr>
                                <w:textAlignment w:val="baseline"/>
                                <w:rPr>
                                  <w:sz w:val="24"/>
                                  <w:szCs w:val="24"/>
                                </w:rPr>
                              </w:pPr>
                              <w:r>
                                <w:rPr>
                                  <w:rFonts w:ascii="Arial" w:hAnsi="Arial" w:cs="Arial"/>
                                  <w:color w:val="000000"/>
                                  <w:kern w:val="24"/>
                                  <w:sz w:val="18"/>
                                  <w:szCs w:val="18"/>
                                </w:rPr>
                                <w:t>5. Enriched Trade</w:t>
                              </w:r>
                            </w:p>
                          </w:txbxContent>
                        </wps:txbx>
                        <wps:bodyPr wrap="square" rtlCol="0">
                          <a:spAutoFit/>
                        </wps:bodyPr>
                      </wps:wsp>
                      <wps:wsp>
                        <wps:cNvPr id="28" name="Rectangle 28"/>
                        <wps:cNvSpPr/>
                        <wps:spPr bwMode="auto">
                          <a:xfrm>
                            <a:off x="4876800" y="3464802"/>
                            <a:ext cx="1371600" cy="750332"/>
                          </a:xfrm>
                          <a:prstGeom prst="rect">
                            <a:avLst/>
                          </a:prstGeom>
                          <a:solidFill>
                            <a:srgbClr val="0070C0"/>
                          </a:solidFill>
                          <a:ln w="9398">
                            <a:noFill/>
                            <a:round/>
                            <a:headEnd/>
                            <a:tailEnd/>
                          </a:ln>
                        </wps:spPr>
                        <wps:txbx>
                          <w:txbxContent>
                            <w:p w14:paraId="5CE5F28A" w14:textId="77777777" w:rsidR="00A62FD1" w:rsidRDefault="00A62FD1" w:rsidP="00B42F03">
                              <w:pPr>
                                <w:tabs>
                                  <w:tab w:val="left" w:pos="0"/>
                                  <w:tab w:val="left" w:pos="1050"/>
                                  <w:tab w:val="left" w:pos="2098"/>
                                  <w:tab w:val="left" w:pos="3148"/>
                                  <w:tab w:val="left" w:pos="4196"/>
                                  <w:tab w:val="left" w:pos="5246"/>
                                  <w:tab w:val="left" w:pos="6294"/>
                                  <w:tab w:val="left" w:pos="7344"/>
                                  <w:tab w:val="left" w:pos="8393"/>
                                  <w:tab w:val="left" w:pos="9443"/>
                                  <w:tab w:val="left" w:pos="10491"/>
                                  <w:tab w:val="left" w:pos="11541"/>
                                </w:tabs>
                                <w:jc w:val="center"/>
                                <w:textAlignment w:val="baseline"/>
                                <w:rPr>
                                  <w:sz w:val="24"/>
                                  <w:szCs w:val="24"/>
                                </w:rPr>
                              </w:pPr>
                              <w:r>
                                <w:rPr>
                                  <w:rFonts w:hAnsi="Calibri" w:cs="Lucida Sans Unicode"/>
                                  <w:b/>
                                  <w:bCs/>
                                  <w:color w:val="FFFFFF"/>
                                  <w:kern w:val="24"/>
                                  <w:sz w:val="20"/>
                                  <w:szCs w:val="20"/>
                                </w:rPr>
                                <w:t>Trade Settlement</w:t>
                              </w:r>
                            </w:p>
                          </w:txbxContent>
                        </wps:txbx>
                        <wps:bodyPr lIns="65570" tIns="34097" rIns="65570" bIns="34097" rtlCol="0" anchor="ctr"/>
                      </wps:wsp>
                      <wps:wsp>
                        <wps:cNvPr id="29" name="Straight Connector 29"/>
                        <wps:cNvCnPr/>
                        <wps:spPr>
                          <a:xfrm flipH="1">
                            <a:off x="4419600" y="2321802"/>
                            <a:ext cx="457200" cy="0"/>
                          </a:xfrm>
                          <a:prstGeom prst="line">
                            <a:avLst/>
                          </a:prstGeom>
                        </wps:spPr>
                        <wps:style>
                          <a:lnRef idx="1">
                            <a:schemeClr val="dk1"/>
                          </a:lnRef>
                          <a:fillRef idx="0">
                            <a:schemeClr val="dk1"/>
                          </a:fillRef>
                          <a:effectRef idx="0">
                            <a:schemeClr val="dk1"/>
                          </a:effectRef>
                          <a:fontRef idx="minor">
                            <a:schemeClr val="tx1"/>
                          </a:fontRef>
                        </wps:style>
                        <wps:bodyPr/>
                      </wps:wsp>
                      <wps:wsp>
                        <wps:cNvPr id="30" name="Straight Connector 30"/>
                        <wps:cNvCnPr/>
                        <wps:spPr>
                          <a:xfrm flipV="1">
                            <a:off x="4419600" y="767322"/>
                            <a:ext cx="0" cy="1554480"/>
                          </a:xfrm>
                          <a:prstGeom prst="line">
                            <a:avLst/>
                          </a:prstGeom>
                        </wps:spPr>
                        <wps:style>
                          <a:lnRef idx="1">
                            <a:schemeClr val="dk1"/>
                          </a:lnRef>
                          <a:fillRef idx="0">
                            <a:schemeClr val="dk1"/>
                          </a:fillRef>
                          <a:effectRef idx="0">
                            <a:schemeClr val="dk1"/>
                          </a:effectRef>
                          <a:fontRef idx="minor">
                            <a:schemeClr val="tx1"/>
                          </a:fontRef>
                        </wps:style>
                        <wps:bodyPr/>
                      </wps:wsp>
                      <wps:wsp>
                        <wps:cNvPr id="31" name="Straight Arrow Connector 31"/>
                        <wps:cNvCnPr/>
                        <wps:spPr>
                          <a:xfrm>
                            <a:off x="4419600" y="767322"/>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 name="TextBox 79"/>
                        <wps:cNvSpPr txBox="1"/>
                        <wps:spPr>
                          <a:xfrm>
                            <a:off x="4389120" y="1511167"/>
                            <a:ext cx="1554480" cy="485019"/>
                          </a:xfrm>
                          <a:prstGeom prst="rect">
                            <a:avLst/>
                          </a:prstGeom>
                          <a:noFill/>
                        </wps:spPr>
                        <wps:txbx>
                          <w:txbxContent>
                            <w:p w14:paraId="32713133" w14:textId="77777777" w:rsidR="00A62FD1" w:rsidRDefault="00A62FD1" w:rsidP="00B42F03">
                              <w:pPr>
                                <w:textAlignment w:val="baseline"/>
                                <w:rPr>
                                  <w:sz w:val="24"/>
                                  <w:szCs w:val="24"/>
                                </w:rPr>
                              </w:pPr>
                              <w:r>
                                <w:rPr>
                                  <w:rFonts w:ascii="Arial" w:hAnsi="Arial" w:cs="Arial"/>
                                  <w:color w:val="000000"/>
                                  <w:kern w:val="24"/>
                                  <w:sz w:val="18"/>
                                  <w:szCs w:val="18"/>
                                </w:rPr>
                                <w:t xml:space="preserve">6. Position </w:t>
                              </w:r>
                            </w:p>
                          </w:txbxContent>
                        </wps:txbx>
                        <wps:bodyPr wrap="square" rtlCol="0">
                          <a:spAutoFit/>
                        </wps:bodyPr>
                      </wps:wsp>
                      <wps:wsp>
                        <wps:cNvPr id="33" name="Rectangle 33"/>
                        <wps:cNvSpPr/>
                        <wps:spPr bwMode="auto">
                          <a:xfrm>
                            <a:off x="7391400" y="3388602"/>
                            <a:ext cx="1371600" cy="750332"/>
                          </a:xfrm>
                          <a:prstGeom prst="rect">
                            <a:avLst/>
                          </a:prstGeom>
                          <a:solidFill>
                            <a:schemeClr val="bg1">
                              <a:lumMod val="50000"/>
                            </a:schemeClr>
                          </a:solidFill>
                          <a:ln w="9398">
                            <a:noFill/>
                            <a:round/>
                            <a:headEnd/>
                            <a:tailEnd/>
                          </a:ln>
                        </wps:spPr>
                        <wps:txbx>
                          <w:txbxContent>
                            <w:p w14:paraId="35A3B9F6" w14:textId="77777777" w:rsidR="00A62FD1" w:rsidRDefault="00A62FD1" w:rsidP="00B42F03">
                              <w:pPr>
                                <w:tabs>
                                  <w:tab w:val="left" w:pos="0"/>
                                  <w:tab w:val="left" w:pos="1050"/>
                                  <w:tab w:val="left" w:pos="2098"/>
                                  <w:tab w:val="left" w:pos="3148"/>
                                  <w:tab w:val="left" w:pos="4196"/>
                                  <w:tab w:val="left" w:pos="5246"/>
                                  <w:tab w:val="left" w:pos="6294"/>
                                  <w:tab w:val="left" w:pos="7344"/>
                                  <w:tab w:val="left" w:pos="8393"/>
                                  <w:tab w:val="left" w:pos="9443"/>
                                  <w:tab w:val="left" w:pos="10491"/>
                                  <w:tab w:val="left" w:pos="11541"/>
                                </w:tabs>
                                <w:jc w:val="center"/>
                                <w:textAlignment w:val="baseline"/>
                                <w:rPr>
                                  <w:sz w:val="24"/>
                                  <w:szCs w:val="24"/>
                                </w:rPr>
                              </w:pPr>
                              <w:r>
                                <w:rPr>
                                  <w:rFonts w:hAnsi="Calibri" w:cs="Lucida Sans Unicode"/>
                                  <w:b/>
                                  <w:bCs/>
                                  <w:color w:val="FFFFFF"/>
                                  <w:kern w:val="24"/>
                                  <w:sz w:val="20"/>
                                  <w:szCs w:val="20"/>
                                </w:rPr>
                                <w:t>Clearing House</w:t>
                              </w:r>
                            </w:p>
                          </w:txbxContent>
                        </wps:txbx>
                        <wps:bodyPr lIns="65570" tIns="34097" rIns="65570" bIns="34097" rtlCol="0" anchor="ctr"/>
                      </wps:wsp>
                      <wps:wsp>
                        <wps:cNvPr id="34" name="Straight Arrow Connector 34"/>
                        <wps:cNvCnPr/>
                        <wps:spPr>
                          <a:xfrm flipH="1">
                            <a:off x="6278880" y="3851171"/>
                            <a:ext cx="10972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5" name="TextBox 89"/>
                        <wps:cNvSpPr txBox="1"/>
                        <wps:spPr>
                          <a:xfrm>
                            <a:off x="6256019" y="3573611"/>
                            <a:ext cx="1287780" cy="485020"/>
                          </a:xfrm>
                          <a:prstGeom prst="rect">
                            <a:avLst/>
                          </a:prstGeom>
                          <a:noFill/>
                        </wps:spPr>
                        <wps:txbx>
                          <w:txbxContent>
                            <w:p w14:paraId="60C8C66D" w14:textId="77777777" w:rsidR="00A62FD1" w:rsidRDefault="00A62FD1" w:rsidP="00B42F03">
                              <w:pPr>
                                <w:textAlignment w:val="baseline"/>
                                <w:rPr>
                                  <w:sz w:val="24"/>
                                  <w:szCs w:val="24"/>
                                </w:rPr>
                              </w:pPr>
                              <w:r>
                                <w:rPr>
                                  <w:rFonts w:ascii="Arial" w:hAnsi="Arial" w:cs="Arial"/>
                                  <w:color w:val="000000"/>
                                  <w:kern w:val="24"/>
                                  <w:sz w:val="18"/>
                                  <w:szCs w:val="18"/>
                                </w:rPr>
                                <w:t>8. Settlement</w:t>
                              </w:r>
                            </w:p>
                          </w:txbxContent>
                        </wps:txbx>
                        <wps:bodyPr wrap="square" rtlCol="0">
                          <a:spAutoFit/>
                        </wps:bodyPr>
                      </wps:wsp>
                      <wps:wsp>
                        <wps:cNvPr id="36" name="Elbow Connector 32"/>
                        <wps:cNvCnPr/>
                        <wps:spPr>
                          <a:xfrm rot="10800000">
                            <a:off x="1208428" y="885671"/>
                            <a:ext cx="3668372" cy="1619013"/>
                          </a:xfrm>
                          <a:prstGeom prst="bentConnector3">
                            <a:avLst>
                              <a:gd name="adj1" fmla="val 100204"/>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TextBox 91"/>
                        <wps:cNvSpPr txBox="1"/>
                        <wps:spPr>
                          <a:xfrm>
                            <a:off x="2636520" y="2245251"/>
                            <a:ext cx="1554480" cy="485020"/>
                          </a:xfrm>
                          <a:prstGeom prst="rect">
                            <a:avLst/>
                          </a:prstGeom>
                          <a:noFill/>
                        </wps:spPr>
                        <wps:txbx>
                          <w:txbxContent>
                            <w:p w14:paraId="3CC514E0" w14:textId="6618AD75" w:rsidR="00A62FD1" w:rsidRDefault="00A62FD1" w:rsidP="00B42F03">
                              <w:pPr>
                                <w:textAlignment w:val="baseline"/>
                                <w:rPr>
                                  <w:sz w:val="24"/>
                                  <w:szCs w:val="24"/>
                                </w:rPr>
                              </w:pPr>
                              <w:r>
                                <w:rPr>
                                  <w:rFonts w:ascii="Arial" w:hAnsi="Arial" w:cs="Arial"/>
                                  <w:color w:val="000000"/>
                                  <w:kern w:val="24"/>
                                  <w:sz w:val="18"/>
                                  <w:szCs w:val="18"/>
                                </w:rPr>
                                <w:t xml:space="preserve">7. Trade </w:t>
                              </w:r>
                            </w:p>
                          </w:txbxContent>
                        </wps:txbx>
                        <wps:bodyPr wrap="square" rtlCol="0">
                          <a:spAutoFit/>
                        </wps:bodyPr>
                      </wps:wsp>
                      <wps:wsp>
                        <wps:cNvPr id="38" name="Rectangle 38"/>
                        <wps:cNvSpPr/>
                        <wps:spPr bwMode="auto">
                          <a:xfrm>
                            <a:off x="152400" y="3630740"/>
                            <a:ext cx="1371600" cy="584394"/>
                          </a:xfrm>
                          <a:prstGeom prst="rect">
                            <a:avLst/>
                          </a:prstGeom>
                          <a:solidFill>
                            <a:schemeClr val="accent2"/>
                          </a:solidFill>
                          <a:ln w="9398">
                            <a:noFill/>
                            <a:round/>
                            <a:headEnd/>
                            <a:tailEnd/>
                          </a:ln>
                        </wps:spPr>
                        <wps:txbx>
                          <w:txbxContent>
                            <w:p w14:paraId="01156580" w14:textId="77777777" w:rsidR="00A62FD1" w:rsidRDefault="00A62FD1" w:rsidP="00B42F03">
                              <w:pPr>
                                <w:tabs>
                                  <w:tab w:val="left" w:pos="0"/>
                                  <w:tab w:val="left" w:pos="1050"/>
                                  <w:tab w:val="left" w:pos="2098"/>
                                  <w:tab w:val="left" w:pos="3148"/>
                                  <w:tab w:val="left" w:pos="4196"/>
                                  <w:tab w:val="left" w:pos="5246"/>
                                  <w:tab w:val="left" w:pos="6294"/>
                                  <w:tab w:val="left" w:pos="7344"/>
                                  <w:tab w:val="left" w:pos="8393"/>
                                  <w:tab w:val="left" w:pos="9443"/>
                                  <w:tab w:val="left" w:pos="10491"/>
                                  <w:tab w:val="left" w:pos="11541"/>
                                </w:tabs>
                                <w:jc w:val="center"/>
                                <w:textAlignment w:val="baseline"/>
                                <w:rPr>
                                  <w:sz w:val="24"/>
                                  <w:szCs w:val="24"/>
                                </w:rPr>
                              </w:pPr>
                              <w:r>
                                <w:rPr>
                                  <w:rFonts w:hAnsi="Calibri" w:cs="Lucida Sans Unicode"/>
                                  <w:b/>
                                  <w:bCs/>
                                  <w:color w:val="FFFFFF"/>
                                  <w:kern w:val="24"/>
                                  <w:sz w:val="20"/>
                                  <w:szCs w:val="20"/>
                                </w:rPr>
                                <w:t>Accounting</w:t>
                              </w:r>
                            </w:p>
                          </w:txbxContent>
                        </wps:txbx>
                        <wps:bodyPr lIns="65570" tIns="34097" rIns="65570" bIns="34097" rtlCol="0" anchor="ctr"/>
                      </wps:wsp>
                      <wps:wsp>
                        <wps:cNvPr id="39" name="Straight Arrow Connector 39"/>
                        <wps:cNvCnPr/>
                        <wps:spPr>
                          <a:xfrm flipH="1">
                            <a:off x="1524000" y="3922002"/>
                            <a:ext cx="33832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0" name="TextBox 95"/>
                        <wps:cNvSpPr txBox="1"/>
                        <wps:spPr>
                          <a:xfrm>
                            <a:off x="2743200" y="3949193"/>
                            <a:ext cx="1422400" cy="485021"/>
                          </a:xfrm>
                          <a:prstGeom prst="rect">
                            <a:avLst/>
                          </a:prstGeom>
                          <a:noFill/>
                        </wps:spPr>
                        <wps:txbx>
                          <w:txbxContent>
                            <w:p w14:paraId="338FBB37" w14:textId="77777777" w:rsidR="00A62FD1" w:rsidRDefault="00A62FD1" w:rsidP="00B42F03">
                              <w:pPr>
                                <w:textAlignment w:val="baseline"/>
                                <w:rPr>
                                  <w:sz w:val="24"/>
                                  <w:szCs w:val="24"/>
                                </w:rPr>
                              </w:pPr>
                              <w:r>
                                <w:rPr>
                                  <w:rFonts w:ascii="Arial" w:hAnsi="Arial" w:cs="Arial"/>
                                  <w:color w:val="000000"/>
                                  <w:kern w:val="24"/>
                                  <w:sz w:val="18"/>
                                  <w:szCs w:val="18"/>
                                </w:rPr>
                                <w:t>9. Movements</w:t>
                              </w:r>
                            </w:p>
                          </w:txbxContent>
                        </wps:txbx>
                        <wps:bodyPr wrap="square" rtlCol="0">
                          <a:spAutoFit/>
                        </wps:bodyPr>
                      </wps:wsp>
                      <wps:wsp>
                        <wps:cNvPr id="41" name="Elbow Connector 40"/>
                        <wps:cNvCnPr/>
                        <wps:spPr>
                          <a:xfrm rot="16200000" flipV="1">
                            <a:off x="1939290" y="-158508"/>
                            <a:ext cx="2514600" cy="4732020"/>
                          </a:xfrm>
                          <a:prstGeom prst="bentConnector3">
                            <a:avLst>
                              <a:gd name="adj1" fmla="val 14149"/>
                            </a:avLst>
                          </a:prstGeom>
                          <a:ln>
                            <a:tailEnd type="triangle"/>
                          </a:ln>
                        </wps:spPr>
                        <wps:style>
                          <a:lnRef idx="1">
                            <a:schemeClr val="dk1"/>
                          </a:lnRef>
                          <a:fillRef idx="0">
                            <a:schemeClr val="dk1"/>
                          </a:fillRef>
                          <a:effectRef idx="0">
                            <a:schemeClr val="dk1"/>
                          </a:effectRef>
                          <a:fontRef idx="minor">
                            <a:schemeClr val="tx1"/>
                          </a:fontRef>
                        </wps:style>
                        <wps:bodyPr/>
                      </wps:wsp>
                      <wps:wsp>
                        <wps:cNvPr id="42" name="TextBox 112"/>
                        <wps:cNvSpPr txBox="1"/>
                        <wps:spPr>
                          <a:xfrm>
                            <a:off x="2560320" y="3155524"/>
                            <a:ext cx="2011680" cy="485020"/>
                          </a:xfrm>
                          <a:prstGeom prst="rect">
                            <a:avLst/>
                          </a:prstGeom>
                          <a:noFill/>
                        </wps:spPr>
                        <wps:txbx>
                          <w:txbxContent>
                            <w:p w14:paraId="30E20B21" w14:textId="5BC348FA" w:rsidR="00A62FD1" w:rsidRDefault="00A62FD1" w:rsidP="00B42F03">
                              <w:pPr>
                                <w:textAlignment w:val="baseline"/>
                                <w:rPr>
                                  <w:sz w:val="24"/>
                                  <w:szCs w:val="24"/>
                                </w:rPr>
                              </w:pPr>
                              <w:r>
                                <w:rPr>
                                  <w:rFonts w:ascii="Arial" w:hAnsi="Arial" w:cs="Arial"/>
                                  <w:color w:val="000000"/>
                                  <w:kern w:val="24"/>
                                  <w:sz w:val="18"/>
                                  <w:szCs w:val="18"/>
                                </w:rPr>
                                <w:t xml:space="preserve">10. Settlement </w:t>
                              </w:r>
                            </w:p>
                          </w:txbxContent>
                        </wps:txbx>
                        <wps:bodyPr wrap="square" rtlCol="0">
                          <a:spAutoFit/>
                        </wps:bodyPr>
                      </wps:wsp>
                    </wpg:wgp>
                  </a:graphicData>
                </a:graphic>
              </wp:anchor>
            </w:drawing>
          </mc:Choice>
          <mc:Fallback>
            <w:pict>
              <v:group w14:anchorId="0D61C1A5" id="Group 43" o:spid="_x0000_s1026" style="position:absolute;left:0;text-align:left;margin-left:0;margin-top:12.25pt;width:517.5pt;height:240.9pt;z-index:251658241" coordsize="87630,44342"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">
                <v:shape id="Picture 12" o:spid="_x0000_s1027" type="#_x0000_t75" style="position:absolute;width:16611;height:9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">
                  <v:imagedata r:id="rId20" o:title=""/>
                </v:shape>
                <v:shapetype id="_x0000_t32" coordsize="21600,21600" o:spt="32" o:oned="t" path="m,l21600,21600e" filled="f">
                  <v:path arrowok="t" fillok="f" o:connecttype="none"/>
                  <o:lock v:ext="edit" shapetype="t"/>
                </v:shapetype>
                <v:shape id="Straight Arrow Connector 13" o:spid="_x0000_s1028" type="#_x0000_t32" style="position:absolute;left:16002;top:4930;width:82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" strokecolor="black [3200]" strokeweight=".5pt">
                  <v:stroke endarrow="block" joinstyle="miter"/>
                </v:shape>
                <v:shapetype id="_x0000_t202" coordsize="21600,21600" o:spt="202" path="m,l,21600r21600,l21600,xe">
                  <v:stroke joinstyle="miter"/>
                  <v:path gradientshapeok="t" o:connecttype="rect"/>
                </v:shapetype>
                <v:shape id="TextBox 9" o:spid="_x0000_s1029" type="#_x0000_t202" style="position:absolute;left:15240;top:2159;width:9144;height:4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E7vwAAANsAAAAPAAAAZHJzL2Rvd25yZXYueG1sRE9La8JA&#10;EL4X/A/LCN7qxmJ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C1uGE7vwAAANsAAAAPAAAAAAAA&#10;AAAAAAAAAAcCAABkcnMvZG93bnJldi54bWxQSwUGAAAAAAMAAwC3AAAA8wIAAAAA&#10;" filled="f" stroked="f">
                  <v:textbox style="mso-fit-shape-to-text:t">
                    <w:txbxContent>
                      <w:p w14:paraId="4AA0A7E5" w14:textId="77777777" w:rsidR="00A62FD1" w:rsidRDefault="00A62FD1" w:rsidP="00B42F03">
                        <w:pPr>
                          <w:jc w:val="center"/>
                          <w:textAlignment w:val="baseline"/>
                          <w:rPr>
                            <w:sz w:val="24"/>
                            <w:szCs w:val="24"/>
                          </w:rPr>
                        </w:pPr>
                        <w:r>
                          <w:rPr>
                            <w:rFonts w:ascii="Arial" w:hAnsi="Arial" w:cs="Arial"/>
                            <w:color w:val="000000"/>
                            <w:kern w:val="24"/>
                            <w:sz w:val="18"/>
                            <w:szCs w:val="18"/>
                          </w:rPr>
                          <w:t>1. Orders</w:t>
                        </w:r>
                      </w:p>
                    </w:txbxContent>
                  </v:textbox>
                </v:shape>
                <v:rect id="Rectangle 15" o:spid="_x0000_s1030" style="position:absolute;left:24384;top:1236;width:13716;height:7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" fillcolor="#6dcff6" stroked="f" strokeweight=".74pt">
                  <v:stroke joinstyle="round"/>
                  <v:textbox inset="1.82139mm,.94714mm,1.82139mm,.94714mm">
                    <w:txbxContent>
                      <w:p w14:paraId="1055E252" w14:textId="77777777" w:rsidR="00A62FD1" w:rsidRDefault="00A62FD1" w:rsidP="00B42F03">
                        <w:pPr>
                          <w:tabs>
                            <w:tab w:val="left" w:pos="0"/>
                            <w:tab w:val="left" w:pos="1050"/>
                            <w:tab w:val="left" w:pos="2098"/>
                            <w:tab w:val="left" w:pos="3148"/>
                            <w:tab w:val="left" w:pos="4196"/>
                            <w:tab w:val="left" w:pos="5246"/>
                            <w:tab w:val="left" w:pos="6294"/>
                            <w:tab w:val="left" w:pos="7344"/>
                            <w:tab w:val="left" w:pos="8393"/>
                            <w:tab w:val="left" w:pos="9443"/>
                            <w:tab w:val="left" w:pos="10491"/>
                            <w:tab w:val="left" w:pos="11541"/>
                          </w:tabs>
                          <w:jc w:val="center"/>
                          <w:textAlignment w:val="baseline"/>
                          <w:rPr>
                            <w:sz w:val="24"/>
                            <w:szCs w:val="24"/>
                          </w:rPr>
                        </w:pPr>
                        <w:r>
                          <w:rPr>
                            <w:rFonts w:hAnsi="Calibri" w:cs="Lucida Sans Unicode"/>
                            <w:b/>
                            <w:bCs/>
                            <w:color w:val="000000"/>
                            <w:kern w:val="24"/>
                            <w:sz w:val="20"/>
                            <w:szCs w:val="20"/>
                          </w:rPr>
                          <w:t>Channels</w:t>
                        </w:r>
                      </w:p>
                    </w:txbxContent>
                  </v:textbox>
                </v:rect>
                <v:rect id="Rectangle 16" o:spid="_x0000_s1031" style="position:absolute;left:49530;top:900;width:13716;height:75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" fillcolor="#6dcff6" stroked="f" strokeweight=".74pt">
                  <v:stroke joinstyle="round"/>
                  <v:textbox inset="1.82139mm,.94714mm,1.82139mm,.94714mm">
                    <w:txbxContent>
                      <w:p w14:paraId="49D82D5E" w14:textId="77777777" w:rsidR="00A62FD1" w:rsidRPr="00B42F03" w:rsidRDefault="00A62FD1" w:rsidP="00B42F03">
                        <w:pPr>
                          <w:tabs>
                            <w:tab w:val="left" w:pos="0"/>
                            <w:tab w:val="left" w:pos="1050"/>
                            <w:tab w:val="left" w:pos="2098"/>
                            <w:tab w:val="left" w:pos="3148"/>
                            <w:tab w:val="left" w:pos="4196"/>
                            <w:tab w:val="left" w:pos="5246"/>
                            <w:tab w:val="left" w:pos="6294"/>
                            <w:tab w:val="left" w:pos="7344"/>
                            <w:tab w:val="left" w:pos="8393"/>
                            <w:tab w:val="left" w:pos="9443"/>
                            <w:tab w:val="left" w:pos="10491"/>
                            <w:tab w:val="left" w:pos="11541"/>
                          </w:tabs>
                          <w:jc w:val="center"/>
                          <w:textAlignment w:val="baseline"/>
                          <w:rPr>
                            <w:sz w:val="18"/>
                            <w:szCs w:val="18"/>
                          </w:rPr>
                        </w:pPr>
                        <w:r w:rsidRPr="00B42F03">
                          <w:rPr>
                            <w:rFonts w:hAnsi="Calibri" w:cs="Lucida Sans Unicode"/>
                            <w:b/>
                            <w:bCs/>
                            <w:color w:val="000000"/>
                            <w:kern w:val="24"/>
                            <w:sz w:val="18"/>
                            <w:szCs w:val="18"/>
                          </w:rPr>
                          <w:t>Order Management &amp; Routing</w:t>
                        </w:r>
                      </w:p>
                    </w:txbxContent>
                  </v:textbox>
                </v:rect>
                <v:shape id="Straight Arrow Connector 17" o:spid="_x0000_s1032" type="#_x0000_t32" style="position:absolute;left:38557;top:4652;width:109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" strokecolor="black [3200]" strokeweight=".5pt">
                  <v:stroke endarrow="block" joinstyle="miter"/>
                </v:shape>
                <v:shape id="TextBox 52" o:spid="_x0000_s1033" type="#_x0000_t202" style="position:absolute;left:38100;top:1881;width:11430;height:4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0551573A" w14:textId="77777777" w:rsidR="00A62FD1" w:rsidRDefault="00A62FD1" w:rsidP="00B42F03">
                        <w:pPr>
                          <w:jc w:val="center"/>
                          <w:textAlignment w:val="baseline"/>
                          <w:rPr>
                            <w:sz w:val="24"/>
                            <w:szCs w:val="24"/>
                          </w:rPr>
                        </w:pPr>
                        <w:r>
                          <w:rPr>
                            <w:rFonts w:ascii="Arial" w:hAnsi="Arial" w:cs="Arial"/>
                            <w:color w:val="000000"/>
                            <w:kern w:val="24"/>
                            <w:sz w:val="18"/>
                            <w:szCs w:val="18"/>
                          </w:rPr>
                          <w:t>2. Validation</w:t>
                        </w:r>
                      </w:p>
                    </w:txbxContent>
                  </v:textbox>
                </v:shape>
                <v:rect id="Rectangle 20" o:spid="_x0000_s1034" style="position:absolute;left:73914;top:1236;width:13716;height:7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" fillcolor="#7f7f7f [1612]" stroked="f" strokeweight=".74pt">
                  <v:stroke joinstyle="round"/>
                  <v:textbox inset="1.82139mm,.94714mm,1.82139mm,.94714mm">
                    <w:txbxContent>
                      <w:p w14:paraId="1C8C0B03" w14:textId="77777777" w:rsidR="00A62FD1" w:rsidRDefault="00A62FD1" w:rsidP="00B42F03">
                        <w:pPr>
                          <w:tabs>
                            <w:tab w:val="left" w:pos="0"/>
                            <w:tab w:val="left" w:pos="1050"/>
                            <w:tab w:val="left" w:pos="2098"/>
                            <w:tab w:val="left" w:pos="3148"/>
                            <w:tab w:val="left" w:pos="4196"/>
                            <w:tab w:val="left" w:pos="5246"/>
                            <w:tab w:val="left" w:pos="6294"/>
                            <w:tab w:val="left" w:pos="7344"/>
                            <w:tab w:val="left" w:pos="8393"/>
                            <w:tab w:val="left" w:pos="9443"/>
                            <w:tab w:val="left" w:pos="10491"/>
                            <w:tab w:val="left" w:pos="11541"/>
                          </w:tabs>
                          <w:jc w:val="center"/>
                          <w:textAlignment w:val="baseline"/>
                          <w:rPr>
                            <w:sz w:val="24"/>
                            <w:szCs w:val="24"/>
                          </w:rPr>
                        </w:pPr>
                        <w:r>
                          <w:rPr>
                            <w:rFonts w:hAnsi="Calibri" w:cs="Lucida Sans Unicode"/>
                            <w:b/>
                            <w:bCs/>
                            <w:color w:val="FFFFFF"/>
                            <w:kern w:val="24"/>
                            <w:sz w:val="20"/>
                            <w:szCs w:val="20"/>
                          </w:rPr>
                          <w:t>Market</w:t>
                        </w:r>
                      </w:p>
                    </w:txbxContent>
                  </v:textbox>
                </v:rect>
                <v:shape id="Straight Arrow Connector 21" o:spid="_x0000_s1035" type="#_x0000_t32" style="position:absolute;left:62941;top:4930;width:109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" strokecolor="black [3200]" strokeweight=".5pt">
                  <v:stroke endarrow="block" joinstyle="miter"/>
                </v:shape>
                <v:shape id="TextBox 55" o:spid="_x0000_s1036" type="#_x0000_t202" style="position:absolute;left:62484;top:2159;width:12192;height:6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" filled="f" stroked="f">
                  <v:textbox style="mso-fit-shape-to-text:t">
                    <w:txbxContent>
                      <w:p w14:paraId="438F3BBF" w14:textId="77777777" w:rsidR="00A62FD1" w:rsidRDefault="00A62FD1" w:rsidP="00B42F03">
                        <w:pPr>
                          <w:textAlignment w:val="baseline"/>
                          <w:rPr>
                            <w:sz w:val="24"/>
                            <w:szCs w:val="24"/>
                          </w:rPr>
                        </w:pPr>
                        <w:r>
                          <w:rPr>
                            <w:rFonts w:ascii="Arial" w:hAnsi="Arial" w:cs="Arial"/>
                            <w:color w:val="000000"/>
                            <w:kern w:val="24"/>
                            <w:sz w:val="18"/>
                            <w:szCs w:val="18"/>
                          </w:rPr>
                          <w:t>3. Place Order</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2" o:spid="_x0000_s1037" type="#_x0000_t34" style="position:absolute;left:68411;top:-3620;width:337;height:2438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" adj="-146804" strokecolor="black [3200]" strokeweight=".5pt">
                  <v:stroke endarrow="block"/>
                </v:shape>
                <v:shape id="TextBox 59" o:spid="_x0000_s1038" type="#_x0000_t202" style="position:absolute;left:61722;top:10979;width:15544;height:4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" filled="f" stroked="f">
                  <v:textbox style="mso-fit-shape-to-text:t">
                    <w:txbxContent>
                      <w:p w14:paraId="68F3D711" w14:textId="77777777" w:rsidR="00A62FD1" w:rsidRDefault="00A62FD1" w:rsidP="00B42F03">
                        <w:pPr>
                          <w:textAlignment w:val="baseline"/>
                          <w:rPr>
                            <w:sz w:val="24"/>
                            <w:szCs w:val="24"/>
                          </w:rPr>
                        </w:pPr>
                        <w:r>
                          <w:rPr>
                            <w:rFonts w:ascii="Arial" w:hAnsi="Arial" w:cs="Arial"/>
                            <w:color w:val="000000"/>
                            <w:kern w:val="24"/>
                            <w:sz w:val="18"/>
                            <w:szCs w:val="18"/>
                          </w:rPr>
                          <w:t>4. Trade Execution</w:t>
                        </w:r>
                      </w:p>
                    </w:txbxContent>
                  </v:textbox>
                </v:shape>
                <v:rect id="Rectangle 25" o:spid="_x0000_s1039" style="position:absolute;left:48768;top:18762;width:13716;height:7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" fillcolor="#0070c0" stroked="f" strokeweight=".74pt">
                  <v:stroke joinstyle="round"/>
                  <v:textbox inset="1.82139mm,.94714mm,1.82139mm,.94714mm">
                    <w:txbxContent>
                      <w:p w14:paraId="1011FB74" w14:textId="77777777" w:rsidR="00A62FD1" w:rsidRDefault="00A62FD1" w:rsidP="00B42F03">
                        <w:pPr>
                          <w:tabs>
                            <w:tab w:val="left" w:pos="0"/>
                            <w:tab w:val="left" w:pos="1050"/>
                            <w:tab w:val="left" w:pos="2098"/>
                            <w:tab w:val="left" w:pos="3148"/>
                            <w:tab w:val="left" w:pos="4196"/>
                            <w:tab w:val="left" w:pos="5246"/>
                            <w:tab w:val="left" w:pos="6294"/>
                            <w:tab w:val="left" w:pos="7344"/>
                            <w:tab w:val="left" w:pos="8393"/>
                            <w:tab w:val="left" w:pos="9443"/>
                            <w:tab w:val="left" w:pos="10491"/>
                            <w:tab w:val="left" w:pos="11541"/>
                          </w:tabs>
                          <w:jc w:val="center"/>
                          <w:textAlignment w:val="baseline"/>
                          <w:rPr>
                            <w:sz w:val="24"/>
                            <w:szCs w:val="24"/>
                          </w:rPr>
                        </w:pPr>
                        <w:r>
                          <w:rPr>
                            <w:rFonts w:hAnsi="Calibri" w:cs="Lucida Sans Unicode"/>
                            <w:b/>
                            <w:bCs/>
                            <w:color w:val="FFFFFF"/>
                            <w:kern w:val="24"/>
                            <w:sz w:val="20"/>
                            <w:szCs w:val="20"/>
                          </w:rPr>
                          <w:t>Trade Execution</w:t>
                        </w:r>
                      </w:p>
                    </w:txbxContent>
                  </v:textbox>
                </v:rect>
                <v:shape id="Straight Arrow Connector 26" o:spid="_x0000_s1040" type="#_x0000_t32" style="position:absolute;left:54864;top:8740;width:0;height:100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" strokecolor="black [3200]" strokeweight=".5pt">
                  <v:stroke endarrow="block" joinstyle="miter"/>
                </v:shape>
                <v:shape id="TextBox 63" o:spid="_x0000_s1041" type="#_x0000_t202" style="position:absolute;left:54559;top:15111;width:15545;height:4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" filled="f" stroked="f">
                  <v:textbox style="mso-fit-shape-to-text:t">
                    <w:txbxContent>
                      <w:p w14:paraId="1843948D" w14:textId="77777777" w:rsidR="00A62FD1" w:rsidRDefault="00A62FD1" w:rsidP="00B42F03">
                        <w:pPr>
                          <w:textAlignment w:val="baseline"/>
                          <w:rPr>
                            <w:sz w:val="24"/>
                            <w:szCs w:val="24"/>
                          </w:rPr>
                        </w:pPr>
                        <w:r>
                          <w:rPr>
                            <w:rFonts w:ascii="Arial" w:hAnsi="Arial" w:cs="Arial"/>
                            <w:color w:val="000000"/>
                            <w:kern w:val="24"/>
                            <w:sz w:val="18"/>
                            <w:szCs w:val="18"/>
                          </w:rPr>
                          <w:t>5. Enriched Trade</w:t>
                        </w:r>
                      </w:p>
                    </w:txbxContent>
                  </v:textbox>
                </v:shape>
                <v:rect id="Rectangle 28" o:spid="_x0000_s1042" style="position:absolute;left:48768;top:34648;width:13716;height:75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" fillcolor="#0070c0" stroked="f" strokeweight=".74pt">
                  <v:stroke joinstyle="round"/>
                  <v:textbox inset="1.82139mm,.94714mm,1.82139mm,.94714mm">
                    <w:txbxContent>
                      <w:p w14:paraId="5CE5F28A" w14:textId="77777777" w:rsidR="00A62FD1" w:rsidRDefault="00A62FD1" w:rsidP="00B42F03">
                        <w:pPr>
                          <w:tabs>
                            <w:tab w:val="left" w:pos="0"/>
                            <w:tab w:val="left" w:pos="1050"/>
                            <w:tab w:val="left" w:pos="2098"/>
                            <w:tab w:val="left" w:pos="3148"/>
                            <w:tab w:val="left" w:pos="4196"/>
                            <w:tab w:val="left" w:pos="5246"/>
                            <w:tab w:val="left" w:pos="6294"/>
                            <w:tab w:val="left" w:pos="7344"/>
                            <w:tab w:val="left" w:pos="8393"/>
                            <w:tab w:val="left" w:pos="9443"/>
                            <w:tab w:val="left" w:pos="10491"/>
                            <w:tab w:val="left" w:pos="11541"/>
                          </w:tabs>
                          <w:jc w:val="center"/>
                          <w:textAlignment w:val="baseline"/>
                          <w:rPr>
                            <w:sz w:val="24"/>
                            <w:szCs w:val="24"/>
                          </w:rPr>
                        </w:pPr>
                        <w:r>
                          <w:rPr>
                            <w:rFonts w:hAnsi="Calibri" w:cs="Lucida Sans Unicode"/>
                            <w:b/>
                            <w:bCs/>
                            <w:color w:val="FFFFFF"/>
                            <w:kern w:val="24"/>
                            <w:sz w:val="20"/>
                            <w:szCs w:val="20"/>
                          </w:rPr>
                          <w:t>Trade Settlement</w:t>
                        </w:r>
                      </w:p>
                    </w:txbxContent>
                  </v:textbox>
                </v:rect>
                <v:line id="Straight Connector 29" o:spid="_x0000_s1043" style="position:absolute;flip:x;visibility:visible;mso-wrap-style:square" from="44196,23218" to="48768,23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" strokecolor="black [3200]" strokeweight=".5pt">
                  <v:stroke joinstyle="miter"/>
                </v:line>
                <v:line id="Straight Connector 30" o:spid="_x0000_s1044" style="position:absolute;flip:y;visibility:visible;mso-wrap-style:square" from="44196,7673" to="44196,23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" strokecolor="black [3200]" strokeweight=".5pt">
                  <v:stroke joinstyle="miter"/>
                </v:line>
                <v:shape id="Straight Arrow Connector 31" o:spid="_x0000_s1045" type="#_x0000_t32" style="position:absolute;left:44196;top:7673;width:54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" strokecolor="black [3200]" strokeweight=".5pt">
                  <v:stroke endarrow="block" joinstyle="miter"/>
                </v:shape>
                <v:shape id="TextBox 79" o:spid="_x0000_s1046" type="#_x0000_t202" style="position:absolute;left:43891;top:15111;width:15545;height:4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" filled="f" stroked="f">
                  <v:textbox style="mso-fit-shape-to-text:t">
                    <w:txbxContent>
                      <w:p w14:paraId="32713133" w14:textId="77777777" w:rsidR="00A62FD1" w:rsidRDefault="00A62FD1" w:rsidP="00B42F03">
                        <w:pPr>
                          <w:textAlignment w:val="baseline"/>
                          <w:rPr>
                            <w:sz w:val="24"/>
                            <w:szCs w:val="24"/>
                          </w:rPr>
                        </w:pPr>
                        <w:r>
                          <w:rPr>
                            <w:rFonts w:ascii="Arial" w:hAnsi="Arial" w:cs="Arial"/>
                            <w:color w:val="000000"/>
                            <w:kern w:val="24"/>
                            <w:sz w:val="18"/>
                            <w:szCs w:val="18"/>
                          </w:rPr>
                          <w:t xml:space="preserve">6. Position </w:t>
                        </w:r>
                      </w:p>
                    </w:txbxContent>
                  </v:textbox>
                </v:shape>
                <v:rect id="Rectangle 33" o:spid="_x0000_s1047" style="position:absolute;left:73914;top:33886;width:13716;height:75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" fillcolor="#7f7f7f [1612]" stroked="f" strokeweight=".74pt">
                  <v:stroke joinstyle="round"/>
                  <v:textbox inset="1.82139mm,.94714mm,1.82139mm,.94714mm">
                    <w:txbxContent>
                      <w:p w14:paraId="35A3B9F6" w14:textId="77777777" w:rsidR="00A62FD1" w:rsidRDefault="00A62FD1" w:rsidP="00B42F03">
                        <w:pPr>
                          <w:tabs>
                            <w:tab w:val="left" w:pos="0"/>
                            <w:tab w:val="left" w:pos="1050"/>
                            <w:tab w:val="left" w:pos="2098"/>
                            <w:tab w:val="left" w:pos="3148"/>
                            <w:tab w:val="left" w:pos="4196"/>
                            <w:tab w:val="left" w:pos="5246"/>
                            <w:tab w:val="left" w:pos="6294"/>
                            <w:tab w:val="left" w:pos="7344"/>
                            <w:tab w:val="left" w:pos="8393"/>
                            <w:tab w:val="left" w:pos="9443"/>
                            <w:tab w:val="left" w:pos="10491"/>
                            <w:tab w:val="left" w:pos="11541"/>
                          </w:tabs>
                          <w:jc w:val="center"/>
                          <w:textAlignment w:val="baseline"/>
                          <w:rPr>
                            <w:sz w:val="24"/>
                            <w:szCs w:val="24"/>
                          </w:rPr>
                        </w:pPr>
                        <w:r>
                          <w:rPr>
                            <w:rFonts w:hAnsi="Calibri" w:cs="Lucida Sans Unicode"/>
                            <w:b/>
                            <w:bCs/>
                            <w:color w:val="FFFFFF"/>
                            <w:kern w:val="24"/>
                            <w:sz w:val="20"/>
                            <w:szCs w:val="20"/>
                          </w:rPr>
                          <w:t>Clearing House</w:t>
                        </w:r>
                      </w:p>
                    </w:txbxContent>
                  </v:textbox>
                </v:rect>
                <v:shape id="Straight Arrow Connector 34" o:spid="_x0000_s1048" type="#_x0000_t32" style="position:absolute;left:62788;top:38511;width:1097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" strokecolor="black [3200]" strokeweight=".5pt">
                  <v:stroke endarrow="block" joinstyle="miter"/>
                </v:shape>
                <v:shape id="TextBox 89" o:spid="_x0000_s1049" type="#_x0000_t202" style="position:absolute;left:62560;top:35736;width:12877;height:4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jAwQAAANsAAAAPAAAAZHJzL2Rvd25yZXYueG1sRI9Ba8JA&#10;FITvBf/D8gq91Y2K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JFBmMDBAAAA2wAAAA8AAAAA&#10;AAAAAAAAAAAABwIAAGRycy9kb3ducmV2LnhtbFBLBQYAAAAAAwADALcAAAD1AgAAAAA=&#10;" filled="f" stroked="f">
                  <v:textbox style="mso-fit-shape-to-text:t">
                    <w:txbxContent>
                      <w:p w14:paraId="60C8C66D" w14:textId="77777777" w:rsidR="00A62FD1" w:rsidRDefault="00A62FD1" w:rsidP="00B42F03">
                        <w:pPr>
                          <w:textAlignment w:val="baseline"/>
                          <w:rPr>
                            <w:sz w:val="24"/>
                            <w:szCs w:val="24"/>
                          </w:rPr>
                        </w:pPr>
                        <w:r>
                          <w:rPr>
                            <w:rFonts w:ascii="Arial" w:hAnsi="Arial" w:cs="Arial"/>
                            <w:color w:val="000000"/>
                            <w:kern w:val="24"/>
                            <w:sz w:val="18"/>
                            <w:szCs w:val="18"/>
                          </w:rPr>
                          <w:t>8. Settlement</w:t>
                        </w:r>
                      </w:p>
                    </w:txbxContent>
                  </v:textbox>
                </v:shape>
                <v:shape id="Elbow Connector 32" o:spid="_x0000_s1050" type="#_x0000_t34" style="position:absolute;left:12084;top:8856;width:36684;height:1619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" adj="21644" strokecolor="black [3200]" strokeweight=".5pt">
                  <v:stroke endarrow="block"/>
                </v:shape>
                <v:shape id="TextBox 91" o:spid="_x0000_s1051" type="#_x0000_t202" style="position:absolute;left:26365;top:22452;width:15545;height:4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6MswgAAANsAAAAPAAAAZHJzL2Rvd25yZXYueG1sRI9Ba8JA&#10;FITvBf/D8oTe6kal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AO36MswgAAANsAAAAPAAAA&#10;AAAAAAAAAAAAAAcCAABkcnMvZG93bnJldi54bWxQSwUGAAAAAAMAAwC3AAAA9gIAAAAA&#10;" filled="f" stroked="f">
                  <v:textbox style="mso-fit-shape-to-text:t">
                    <w:txbxContent>
                      <w:p w14:paraId="3CC514E0" w14:textId="6618AD75" w:rsidR="00A62FD1" w:rsidRDefault="00A62FD1" w:rsidP="00B42F03">
                        <w:pPr>
                          <w:textAlignment w:val="baseline"/>
                          <w:rPr>
                            <w:sz w:val="24"/>
                            <w:szCs w:val="24"/>
                          </w:rPr>
                        </w:pPr>
                        <w:r>
                          <w:rPr>
                            <w:rFonts w:ascii="Arial" w:hAnsi="Arial" w:cs="Arial"/>
                            <w:color w:val="000000"/>
                            <w:kern w:val="24"/>
                            <w:sz w:val="18"/>
                            <w:szCs w:val="18"/>
                          </w:rPr>
                          <w:t xml:space="preserve">7. Trade </w:t>
                        </w:r>
                      </w:p>
                    </w:txbxContent>
                  </v:textbox>
                </v:shape>
                <v:rect id="Rectangle 38" o:spid="_x0000_s1052" style="position:absolute;left:1524;top:36307;width:13716;height:5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" fillcolor="#ed7d31 [3205]" stroked="f" strokeweight=".74pt">
                  <v:stroke joinstyle="round"/>
                  <v:textbox inset="1.82139mm,.94714mm,1.82139mm,.94714mm">
                    <w:txbxContent>
                      <w:p w14:paraId="01156580" w14:textId="77777777" w:rsidR="00A62FD1" w:rsidRDefault="00A62FD1" w:rsidP="00B42F03">
                        <w:pPr>
                          <w:tabs>
                            <w:tab w:val="left" w:pos="0"/>
                            <w:tab w:val="left" w:pos="1050"/>
                            <w:tab w:val="left" w:pos="2098"/>
                            <w:tab w:val="left" w:pos="3148"/>
                            <w:tab w:val="left" w:pos="4196"/>
                            <w:tab w:val="left" w:pos="5246"/>
                            <w:tab w:val="left" w:pos="6294"/>
                            <w:tab w:val="left" w:pos="7344"/>
                            <w:tab w:val="left" w:pos="8393"/>
                            <w:tab w:val="left" w:pos="9443"/>
                            <w:tab w:val="left" w:pos="10491"/>
                            <w:tab w:val="left" w:pos="11541"/>
                          </w:tabs>
                          <w:jc w:val="center"/>
                          <w:textAlignment w:val="baseline"/>
                          <w:rPr>
                            <w:sz w:val="24"/>
                            <w:szCs w:val="24"/>
                          </w:rPr>
                        </w:pPr>
                        <w:r>
                          <w:rPr>
                            <w:rFonts w:hAnsi="Calibri" w:cs="Lucida Sans Unicode"/>
                            <w:b/>
                            <w:bCs/>
                            <w:color w:val="FFFFFF"/>
                            <w:kern w:val="24"/>
                            <w:sz w:val="20"/>
                            <w:szCs w:val="20"/>
                          </w:rPr>
                          <w:t>Accounting</w:t>
                        </w:r>
                      </w:p>
                    </w:txbxContent>
                  </v:textbox>
                </v:rect>
                <v:shape id="Straight Arrow Connector 39" o:spid="_x0000_s1053" type="#_x0000_t32" style="position:absolute;left:15240;top:39220;width:3383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" strokecolor="black [3200]" strokeweight=".5pt">
                  <v:stroke endarrow="block" joinstyle="miter"/>
                </v:shape>
                <v:shape id="TextBox 95" o:spid="_x0000_s1054" type="#_x0000_t202" style="position:absolute;left:27432;top:39491;width:14224;height:4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" filled="f" stroked="f">
                  <v:textbox style="mso-fit-shape-to-text:t">
                    <w:txbxContent>
                      <w:p w14:paraId="338FBB37" w14:textId="77777777" w:rsidR="00A62FD1" w:rsidRDefault="00A62FD1" w:rsidP="00B42F03">
                        <w:pPr>
                          <w:textAlignment w:val="baseline"/>
                          <w:rPr>
                            <w:sz w:val="24"/>
                            <w:szCs w:val="24"/>
                          </w:rPr>
                        </w:pPr>
                        <w:r>
                          <w:rPr>
                            <w:rFonts w:ascii="Arial" w:hAnsi="Arial" w:cs="Arial"/>
                            <w:color w:val="000000"/>
                            <w:kern w:val="24"/>
                            <w:sz w:val="18"/>
                            <w:szCs w:val="18"/>
                          </w:rPr>
                          <w:t>9. Movements</w:t>
                        </w:r>
                      </w:p>
                    </w:txbxContent>
                  </v:textbox>
                </v:shape>
                <v:shape id="Elbow Connector 40" o:spid="_x0000_s1055" type="#_x0000_t34" style="position:absolute;left:19393;top:-1586;width:25146;height:4732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" adj="3056" strokecolor="black [3200]" strokeweight=".5pt">
                  <v:stroke endarrow="block"/>
                </v:shape>
                <v:shape id="TextBox 112" o:spid="_x0000_s1056" type="#_x0000_t202" style="position:absolute;left:25603;top:31555;width:20117;height:4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" filled="f" stroked="f">
                  <v:textbox style="mso-fit-shape-to-text:t">
                    <w:txbxContent>
                      <w:p w14:paraId="30E20B21" w14:textId="5BC348FA" w:rsidR="00A62FD1" w:rsidRDefault="00A62FD1" w:rsidP="00B42F03">
                        <w:pPr>
                          <w:textAlignment w:val="baseline"/>
                          <w:rPr>
                            <w:sz w:val="24"/>
                            <w:szCs w:val="24"/>
                          </w:rPr>
                        </w:pPr>
                        <w:r>
                          <w:rPr>
                            <w:rFonts w:ascii="Arial" w:hAnsi="Arial" w:cs="Arial"/>
                            <w:color w:val="000000"/>
                            <w:kern w:val="24"/>
                            <w:sz w:val="18"/>
                            <w:szCs w:val="18"/>
                          </w:rPr>
                          <w:t xml:space="preserve">10. Settlement </w:t>
                        </w:r>
                      </w:p>
                    </w:txbxContent>
                  </v:textbox>
                </v:shape>
              </v:group>
            </w:pict>
          </mc:Fallback>
        </mc:AlternateContent>
      </w:r>
    </w:p>
    <w:p w14:paraId="16270F71" w14:textId="68A08051" w:rsidR="00B42F03" w:rsidRPr="00385108" w:rsidRDefault="00B42F03" w:rsidP="0000668D">
      <w:pPr>
        <w:pStyle w:val="ListParagraph"/>
        <w:jc w:val="both"/>
        <w:rPr>
          <w:rFonts w:ascii="Calibri" w:hAnsi="Calibri" w:cs="Calibri"/>
          <w:sz w:val="20"/>
          <w:szCs w:val="20"/>
        </w:rPr>
      </w:pPr>
    </w:p>
    <w:p w14:paraId="46094EE7" w14:textId="77777777" w:rsidR="00B42F03" w:rsidRPr="00385108" w:rsidRDefault="00B42F03" w:rsidP="0000668D">
      <w:pPr>
        <w:pStyle w:val="ListParagraph"/>
        <w:jc w:val="both"/>
        <w:rPr>
          <w:rFonts w:ascii="Calibri" w:hAnsi="Calibri" w:cs="Calibri"/>
          <w:sz w:val="20"/>
          <w:szCs w:val="20"/>
        </w:rPr>
      </w:pPr>
    </w:p>
    <w:p w14:paraId="7175DEC3" w14:textId="77777777" w:rsidR="0000668D" w:rsidRPr="00385108" w:rsidRDefault="0000668D" w:rsidP="009F7F8A">
      <w:pPr>
        <w:pStyle w:val="ListParagraph"/>
        <w:numPr>
          <w:ilvl w:val="1"/>
          <w:numId w:val="5"/>
        </w:numPr>
        <w:jc w:val="both"/>
        <w:rPr>
          <w:rFonts w:ascii="Calibri" w:hAnsi="Calibri" w:cs="Calibri"/>
          <w:b/>
          <w:bCs/>
        </w:rPr>
      </w:pPr>
    </w:p>
    <w:p w14:paraId="79D98B74" w14:textId="77777777" w:rsidR="0000668D" w:rsidRPr="00385108" w:rsidRDefault="0000668D" w:rsidP="009F7F8A">
      <w:pPr>
        <w:pStyle w:val="ListParagraph"/>
        <w:numPr>
          <w:ilvl w:val="1"/>
          <w:numId w:val="5"/>
        </w:numPr>
        <w:jc w:val="both"/>
        <w:rPr>
          <w:rFonts w:ascii="Calibri" w:hAnsi="Calibri" w:cs="Calibri"/>
          <w:b/>
          <w:bCs/>
        </w:rPr>
      </w:pPr>
    </w:p>
    <w:p w14:paraId="6F52EE08" w14:textId="03627749" w:rsidR="0000668D" w:rsidRPr="00385108" w:rsidRDefault="0000668D" w:rsidP="00B42F03">
      <w:pPr>
        <w:jc w:val="both"/>
        <w:rPr>
          <w:rFonts w:ascii="Calibri" w:hAnsi="Calibri" w:cs="Calibri"/>
          <w:b/>
          <w:bCs/>
        </w:rPr>
      </w:pPr>
    </w:p>
    <w:p w14:paraId="7386E524" w14:textId="19117AB3" w:rsidR="00B42F03" w:rsidRPr="00385108" w:rsidRDefault="00B42F03" w:rsidP="00B42F03">
      <w:pPr>
        <w:jc w:val="both"/>
        <w:rPr>
          <w:rFonts w:ascii="Calibri" w:hAnsi="Calibri" w:cs="Calibri"/>
          <w:b/>
          <w:bCs/>
        </w:rPr>
      </w:pPr>
    </w:p>
    <w:p w14:paraId="4E9CED7C" w14:textId="754F7A52" w:rsidR="00B42F03" w:rsidRPr="00385108" w:rsidRDefault="00B42F03" w:rsidP="00B42F03">
      <w:pPr>
        <w:jc w:val="both"/>
        <w:rPr>
          <w:rFonts w:ascii="Calibri" w:hAnsi="Calibri" w:cs="Calibri"/>
          <w:b/>
          <w:bCs/>
        </w:rPr>
      </w:pPr>
    </w:p>
    <w:p w14:paraId="0514988C" w14:textId="022CF6F9" w:rsidR="00B42F03" w:rsidRPr="00385108" w:rsidRDefault="00B42F03" w:rsidP="00B42F03">
      <w:pPr>
        <w:jc w:val="both"/>
        <w:rPr>
          <w:rFonts w:ascii="Calibri" w:hAnsi="Calibri" w:cs="Calibri"/>
          <w:b/>
          <w:bCs/>
        </w:rPr>
      </w:pPr>
    </w:p>
    <w:p w14:paraId="120B6635" w14:textId="5A5CB820" w:rsidR="00B42F03" w:rsidRPr="00385108" w:rsidRDefault="00B42F03" w:rsidP="00B42F03">
      <w:pPr>
        <w:jc w:val="both"/>
        <w:rPr>
          <w:rFonts w:ascii="Calibri" w:hAnsi="Calibri" w:cs="Calibri"/>
          <w:b/>
          <w:bCs/>
        </w:rPr>
      </w:pPr>
    </w:p>
    <w:p w14:paraId="42C2F746" w14:textId="0DA2D5FA" w:rsidR="00C05923" w:rsidRDefault="00C05923">
      <w:pPr>
        <w:ind w:firstLine="720"/>
        <w:rPr>
          <w:ins w:id="73" w:author="Sandip Sharma" w:date="2021-09-07T13:43:00Z"/>
          <w:rFonts w:ascii="Calibri" w:hAnsi="Calibri" w:cs="Calibri"/>
          <w:b/>
          <w:bCs/>
        </w:rPr>
        <w:pPrChange w:id="74" w:author="Hilla Rafalovitz" w:date="2021-08-22T11:47:00Z">
          <w:pPr>
            <w:ind w:left="720" w:firstLine="720"/>
          </w:pPr>
        </w:pPrChange>
      </w:pPr>
    </w:p>
    <w:p w14:paraId="3AF77EC9" w14:textId="77777777" w:rsidR="00C05923" w:rsidRDefault="00C05923">
      <w:pPr>
        <w:ind w:firstLine="720"/>
        <w:rPr>
          <w:ins w:id="75" w:author="Sandip Sharma" w:date="2021-09-07T13:43:00Z"/>
          <w:rFonts w:ascii="Calibri" w:hAnsi="Calibri" w:cs="Calibri"/>
          <w:b/>
          <w:bCs/>
        </w:rPr>
        <w:pPrChange w:id="76" w:author="Hilla Rafalovitz" w:date="2021-08-22T11:47:00Z">
          <w:pPr>
            <w:ind w:left="720" w:firstLine="720"/>
          </w:pPr>
        </w:pPrChange>
      </w:pPr>
    </w:p>
    <w:p w14:paraId="3B80D506" w14:textId="77777777" w:rsidR="002A7C9D" w:rsidRDefault="002A7C9D">
      <w:pPr>
        <w:ind w:firstLine="720"/>
        <w:rPr>
          <w:ins w:id="77" w:author="Sandip Sharma" w:date="2021-09-08T13:22:00Z"/>
          <w:rFonts w:ascii="Calibri" w:hAnsi="Calibri" w:cs="Calibri"/>
          <w:b/>
          <w:bCs/>
        </w:rPr>
        <w:pPrChange w:id="78" w:author="Hilla Rafalovitz" w:date="2021-08-22T11:47:00Z">
          <w:pPr>
            <w:ind w:left="720" w:firstLine="720"/>
          </w:pPr>
        </w:pPrChange>
      </w:pPr>
    </w:p>
    <w:p w14:paraId="666A413B" w14:textId="234F7D26" w:rsidR="003056CD" w:rsidRPr="00385108" w:rsidRDefault="00DE3209">
      <w:pPr>
        <w:ind w:firstLine="720"/>
        <w:rPr>
          <w:rFonts w:ascii="Calibri" w:hAnsi="Calibri" w:cs="Calibri"/>
          <w:b/>
          <w:bCs/>
        </w:rPr>
        <w:pPrChange w:id="79" w:author="Hilla Rafalovitz" w:date="2021-08-22T11:47:00Z">
          <w:pPr>
            <w:ind w:left="720" w:firstLine="720"/>
          </w:pPr>
        </w:pPrChange>
      </w:pPr>
      <w:r w:rsidRPr="00385108">
        <w:rPr>
          <w:rFonts w:ascii="Calibri" w:hAnsi="Calibri" w:cs="Calibri"/>
          <w:b/>
          <w:bCs/>
        </w:rPr>
        <w:lastRenderedPageBreak/>
        <w:t>Validations</w:t>
      </w:r>
    </w:p>
    <w:p w14:paraId="7B20B077" w14:textId="630BBB80" w:rsidR="00DE3209" w:rsidRPr="00385108" w:rsidRDefault="00DE3209" w:rsidP="009F7F8A">
      <w:pPr>
        <w:pStyle w:val="ListParagraph"/>
        <w:numPr>
          <w:ilvl w:val="0"/>
          <w:numId w:val="7"/>
        </w:numPr>
        <w:rPr>
          <w:rFonts w:ascii="Calibri" w:hAnsi="Calibri" w:cs="Calibri"/>
        </w:rPr>
      </w:pPr>
      <w:r w:rsidRPr="00385108">
        <w:rPr>
          <w:rFonts w:ascii="Calibri" w:hAnsi="Calibri" w:cs="Calibri"/>
        </w:rPr>
        <w:t>Buying Power (for Buy Order)</w:t>
      </w:r>
    </w:p>
    <w:p w14:paraId="5425055A" w14:textId="53B63EF6" w:rsidR="00DE3209" w:rsidRPr="00385108" w:rsidRDefault="00DE3209" w:rsidP="009F7F8A">
      <w:pPr>
        <w:pStyle w:val="ListParagraph"/>
        <w:numPr>
          <w:ilvl w:val="1"/>
          <w:numId w:val="7"/>
        </w:numPr>
        <w:rPr>
          <w:rFonts w:ascii="Calibri" w:hAnsi="Calibri" w:cs="Calibri"/>
        </w:rPr>
      </w:pPr>
      <w:r w:rsidRPr="00385108">
        <w:rPr>
          <w:rFonts w:ascii="Calibri" w:hAnsi="Calibri" w:cs="Calibri"/>
        </w:rPr>
        <w:t xml:space="preserve">Whether Customer is having sufficient Balance for Buy </w:t>
      </w:r>
    </w:p>
    <w:p w14:paraId="0B47F34C" w14:textId="119A442D" w:rsidR="00DE3209" w:rsidRPr="00385108" w:rsidRDefault="00DE3209" w:rsidP="009F7F8A">
      <w:pPr>
        <w:pStyle w:val="ListParagraph"/>
        <w:numPr>
          <w:ilvl w:val="0"/>
          <w:numId w:val="7"/>
        </w:numPr>
        <w:rPr>
          <w:rFonts w:ascii="Calibri" w:hAnsi="Calibri" w:cs="Calibri"/>
        </w:rPr>
      </w:pPr>
      <w:r w:rsidRPr="00385108">
        <w:rPr>
          <w:rFonts w:ascii="Calibri" w:hAnsi="Calibri" w:cs="Calibri"/>
        </w:rPr>
        <w:t>Security Balance (For Sale Order)</w:t>
      </w:r>
    </w:p>
    <w:p w14:paraId="66363FE5" w14:textId="772589A0" w:rsidR="00DE3209" w:rsidRPr="00385108" w:rsidRDefault="00DE3209" w:rsidP="009F7F8A">
      <w:pPr>
        <w:pStyle w:val="ListParagraph"/>
        <w:numPr>
          <w:ilvl w:val="1"/>
          <w:numId w:val="7"/>
        </w:numPr>
        <w:rPr>
          <w:rFonts w:ascii="Calibri" w:hAnsi="Calibri" w:cs="Calibri"/>
        </w:rPr>
      </w:pPr>
      <w:r w:rsidRPr="00385108">
        <w:rPr>
          <w:rFonts w:ascii="Calibri" w:hAnsi="Calibri" w:cs="Calibri"/>
        </w:rPr>
        <w:t>Whether customer is having enough security for sale</w:t>
      </w:r>
    </w:p>
    <w:p w14:paraId="383537D0" w14:textId="761DB835" w:rsidR="00DE3209" w:rsidRPr="00385108" w:rsidRDefault="00DE3209" w:rsidP="009F7F8A">
      <w:pPr>
        <w:pStyle w:val="ListParagraph"/>
        <w:numPr>
          <w:ilvl w:val="0"/>
          <w:numId w:val="7"/>
        </w:numPr>
        <w:rPr>
          <w:rFonts w:ascii="Calibri" w:hAnsi="Calibri" w:cs="Calibri"/>
        </w:rPr>
      </w:pPr>
      <w:r w:rsidRPr="00385108">
        <w:rPr>
          <w:rFonts w:ascii="Calibri" w:hAnsi="Calibri" w:cs="Calibri"/>
        </w:rPr>
        <w:t>Product Subscription</w:t>
      </w:r>
    </w:p>
    <w:p w14:paraId="6D30B779" w14:textId="7DED7AEA" w:rsidR="00DE3209" w:rsidRPr="00385108" w:rsidRDefault="00DE3209" w:rsidP="009F7F8A">
      <w:pPr>
        <w:pStyle w:val="ListParagraph"/>
        <w:numPr>
          <w:ilvl w:val="1"/>
          <w:numId w:val="7"/>
        </w:numPr>
        <w:rPr>
          <w:rFonts w:ascii="Calibri" w:hAnsi="Calibri" w:cs="Calibri"/>
        </w:rPr>
      </w:pPr>
      <w:r w:rsidRPr="00385108">
        <w:rPr>
          <w:rFonts w:ascii="Calibri" w:hAnsi="Calibri" w:cs="Calibri"/>
        </w:rPr>
        <w:t>Whether customer has subscribed to the particular</w:t>
      </w:r>
      <w:r w:rsidR="00850B63" w:rsidRPr="00385108">
        <w:rPr>
          <w:rFonts w:ascii="Calibri" w:hAnsi="Calibri" w:cs="Calibri"/>
        </w:rPr>
        <w:t xml:space="preserve"> asset type trading.</w:t>
      </w:r>
    </w:p>
    <w:p w14:paraId="692B998E" w14:textId="678046CC" w:rsidR="00850B63" w:rsidRPr="00385108" w:rsidRDefault="00850B63" w:rsidP="009F7F8A">
      <w:pPr>
        <w:pStyle w:val="ListParagraph"/>
        <w:numPr>
          <w:ilvl w:val="0"/>
          <w:numId w:val="7"/>
        </w:numPr>
        <w:rPr>
          <w:rFonts w:ascii="Calibri" w:hAnsi="Calibri" w:cs="Calibri"/>
        </w:rPr>
      </w:pPr>
      <w:r w:rsidRPr="00385108">
        <w:rPr>
          <w:rFonts w:ascii="Calibri" w:hAnsi="Calibri" w:cs="Calibri"/>
        </w:rPr>
        <w:t>Limits &amp; Market parameters for the trade quantity, price etc.</w:t>
      </w:r>
    </w:p>
    <w:p w14:paraId="3BA45AAE" w14:textId="11DA5082" w:rsidR="00850B63" w:rsidRDefault="00850B63" w:rsidP="009F7F8A">
      <w:pPr>
        <w:pStyle w:val="ListParagraph"/>
        <w:numPr>
          <w:ilvl w:val="0"/>
          <w:numId w:val="7"/>
        </w:numPr>
        <w:rPr>
          <w:ins w:id="80" w:author="Hilla Rafalovitz" w:date="2021-08-22T11:32:00Z"/>
          <w:rFonts w:ascii="Calibri" w:hAnsi="Calibri" w:cs="Calibri"/>
        </w:rPr>
      </w:pPr>
      <w:r w:rsidRPr="00385108">
        <w:rPr>
          <w:rFonts w:ascii="Calibri" w:hAnsi="Calibri" w:cs="Calibri"/>
        </w:rPr>
        <w:t xml:space="preserve">Trading Calendar for Funds </w:t>
      </w:r>
    </w:p>
    <w:p w14:paraId="4829C425" w14:textId="77777777" w:rsidR="00824890" w:rsidRDefault="00824890" w:rsidP="003764C2">
      <w:pPr>
        <w:pStyle w:val="ListParagraph"/>
        <w:ind w:left="2520"/>
        <w:rPr>
          <w:ins w:id="81" w:author="Hilla Rafalovitz" w:date="2021-08-22T11:32:00Z"/>
          <w:rFonts w:ascii="Calibri" w:hAnsi="Calibri" w:cs="Calibri"/>
        </w:rPr>
      </w:pPr>
    </w:p>
    <w:p w14:paraId="3C4E7E24" w14:textId="2E40D26F" w:rsidR="001C2FE9" w:rsidRPr="00385108" w:rsidRDefault="00102872" w:rsidP="001C2FE9">
      <w:pPr>
        <w:ind w:left="720" w:firstLine="720"/>
        <w:rPr>
          <w:ins w:id="82" w:author="Hilla Rafalovitz" w:date="2021-08-22T11:32:00Z"/>
          <w:rFonts w:ascii="Calibri" w:hAnsi="Calibri" w:cs="Calibri"/>
          <w:b/>
          <w:bCs/>
        </w:rPr>
      </w:pPr>
      <w:ins w:id="83" w:author="Hilla Rafalovitz" w:date="2021-08-22T11:32:00Z">
        <w:r>
          <w:rPr>
            <w:rFonts w:ascii="Calibri" w:hAnsi="Calibri" w:cs="Calibri"/>
            <w:b/>
            <w:bCs/>
          </w:rPr>
          <w:t>B</w:t>
        </w:r>
        <w:r w:rsidR="001C2FE9">
          <w:rPr>
            <w:rFonts w:ascii="Calibri" w:hAnsi="Calibri" w:cs="Calibri"/>
            <w:b/>
            <w:bCs/>
          </w:rPr>
          <w:t>lock</w:t>
        </w:r>
        <w:r>
          <w:rPr>
            <w:rFonts w:ascii="Calibri" w:hAnsi="Calibri" w:cs="Calibri"/>
            <w:b/>
            <w:bCs/>
          </w:rPr>
          <w:t>s</w:t>
        </w:r>
      </w:ins>
    </w:p>
    <w:p w14:paraId="4772CAA6" w14:textId="261F63F3" w:rsidR="00A272F0" w:rsidRPr="00385108" w:rsidRDefault="001C2FE9">
      <w:pPr>
        <w:pStyle w:val="ListParagraph"/>
        <w:numPr>
          <w:ilvl w:val="0"/>
          <w:numId w:val="28"/>
        </w:numPr>
        <w:rPr>
          <w:ins w:id="84" w:author="Hilla Rafalovitz" w:date="2021-08-22T11:47:00Z"/>
          <w:rFonts w:ascii="Calibri" w:hAnsi="Calibri" w:cs="Calibri"/>
        </w:rPr>
        <w:pPrChange w:id="85" w:author="Hilla Rafalovitz" w:date="2021-08-22T11:48:00Z">
          <w:pPr>
            <w:pStyle w:val="ListParagraph"/>
            <w:numPr>
              <w:numId w:val="7"/>
            </w:numPr>
            <w:ind w:left="2520" w:hanging="360"/>
          </w:pPr>
        </w:pPrChange>
      </w:pPr>
      <w:ins w:id="86" w:author="Hilla Rafalovitz" w:date="2021-08-22T11:32:00Z">
        <w:r w:rsidRPr="40560FFD">
          <w:rPr>
            <w:rFonts w:ascii="Calibri" w:hAnsi="Calibri" w:cs="Calibri"/>
          </w:rPr>
          <w:t xml:space="preserve">Power </w:t>
        </w:r>
      </w:ins>
      <w:ins w:id="87" w:author="Hilla Rafalovitz" w:date="2021-08-22T11:33:00Z">
        <w:r w:rsidR="00B22ED9" w:rsidRPr="40560FFD">
          <w:rPr>
            <w:rFonts w:ascii="Calibri" w:hAnsi="Calibri" w:cs="Calibri"/>
          </w:rPr>
          <w:t xml:space="preserve">of attorney </w:t>
        </w:r>
      </w:ins>
      <w:ins w:id="88" w:author="Hilla Rafalovitz" w:date="2021-08-22T11:32:00Z">
        <w:r w:rsidRPr="40560FFD">
          <w:rPr>
            <w:rFonts w:ascii="Calibri" w:hAnsi="Calibri" w:cs="Calibri"/>
          </w:rPr>
          <w:t xml:space="preserve">(for </w:t>
        </w:r>
      </w:ins>
      <w:ins w:id="89" w:author="Hilla Rafalovitz" w:date="2021-08-22T11:56:00Z">
        <w:r w:rsidR="00975B1B" w:rsidRPr="40560FFD">
          <w:rPr>
            <w:rFonts w:ascii="Calibri" w:hAnsi="Calibri" w:cs="Calibri"/>
          </w:rPr>
          <w:t xml:space="preserve">buy/ sell/ CA </w:t>
        </w:r>
        <w:commentRangeStart w:id="90"/>
        <w:commentRangeStart w:id="91"/>
        <w:commentRangeStart w:id="92"/>
        <w:r w:rsidR="00975B1B" w:rsidRPr="40560FFD">
          <w:rPr>
            <w:rFonts w:ascii="Calibri" w:hAnsi="Calibri" w:cs="Calibri"/>
          </w:rPr>
          <w:t>order</w:t>
        </w:r>
      </w:ins>
      <w:ins w:id="93" w:author="Eran Dayan" w:date="2021-09-29T14:57:00Z">
        <w:r w:rsidR="003320CA">
          <w:rPr>
            <w:rFonts w:ascii="Calibri" w:hAnsi="Calibri" w:cs="Calibri"/>
            <w:rtl/>
            <w:lang w:bidi="he-IL"/>
          </w:rPr>
          <w:tab/>
        </w:r>
      </w:ins>
      <w:ins w:id="94" w:author="Hilla Rafalovitz" w:date="2021-08-22T11:56:00Z">
        <w:r w:rsidR="00975B1B" w:rsidRPr="40560FFD">
          <w:rPr>
            <w:rFonts w:ascii="Calibri" w:hAnsi="Calibri" w:cs="Calibri"/>
          </w:rPr>
          <w:t>s</w:t>
        </w:r>
      </w:ins>
      <w:commentRangeEnd w:id="90"/>
      <w:r>
        <w:rPr>
          <w:rStyle w:val="CommentReference"/>
        </w:rPr>
        <w:commentReference w:id="90"/>
      </w:r>
      <w:commentRangeEnd w:id="91"/>
      <w:r>
        <w:rPr>
          <w:rStyle w:val="CommentReference"/>
        </w:rPr>
        <w:commentReference w:id="91"/>
      </w:r>
      <w:commentRangeEnd w:id="92"/>
      <w:r w:rsidR="007E3ED5">
        <w:rPr>
          <w:rStyle w:val="CommentReference"/>
        </w:rPr>
        <w:commentReference w:id="92"/>
      </w:r>
      <w:ins w:id="95" w:author="Hilla Rafalovitz" w:date="2021-08-22T11:56:00Z">
        <w:r w:rsidR="00975B1B" w:rsidRPr="40560FFD">
          <w:rPr>
            <w:rFonts w:ascii="Calibri" w:hAnsi="Calibri" w:cs="Calibri"/>
          </w:rPr>
          <w:t>, DF/RF)</w:t>
        </w:r>
      </w:ins>
    </w:p>
    <w:p w14:paraId="19D51B66" w14:textId="374B5408" w:rsidR="00A272F0" w:rsidRPr="00385108" w:rsidRDefault="00D66810">
      <w:pPr>
        <w:pStyle w:val="ListParagraph"/>
        <w:numPr>
          <w:ilvl w:val="1"/>
          <w:numId w:val="28"/>
        </w:numPr>
        <w:rPr>
          <w:ins w:id="96" w:author="Hilla Rafalovitz" w:date="2021-08-22T11:47:00Z"/>
          <w:rFonts w:ascii="Calibri" w:hAnsi="Calibri" w:cs="Calibri"/>
        </w:rPr>
        <w:pPrChange w:id="97" w:author="Hilla Rafalovitz" w:date="2021-08-22T11:48:00Z">
          <w:pPr>
            <w:pStyle w:val="ListParagraph"/>
            <w:numPr>
              <w:ilvl w:val="1"/>
              <w:numId w:val="7"/>
            </w:numPr>
            <w:ind w:left="3240" w:hanging="360"/>
          </w:pPr>
        </w:pPrChange>
      </w:pPr>
      <w:ins w:id="98" w:author="Hilla Rafalovitz" w:date="2021-08-22T11:47:00Z">
        <w:r w:rsidRPr="00964399">
          <w:rPr>
            <w:rFonts w:ascii="Calibri" w:hAnsi="Calibri" w:cs="Calibri"/>
          </w:rPr>
          <w:t>A bank employee</w:t>
        </w:r>
      </w:ins>
      <w:ins w:id="99" w:author="Hilla Rafalovitz" w:date="2021-08-22T11:49:00Z">
        <w:r w:rsidR="00371B56">
          <w:rPr>
            <w:rFonts w:ascii="Calibri" w:hAnsi="Calibri" w:cs="Calibri"/>
          </w:rPr>
          <w:t>,</w:t>
        </w:r>
      </w:ins>
      <w:ins w:id="100" w:author="Hilla Rafalovitz" w:date="2021-08-22T11:47:00Z">
        <w:r w:rsidRPr="00964399">
          <w:rPr>
            <w:rFonts w:ascii="Calibri" w:hAnsi="Calibri" w:cs="Calibri"/>
          </w:rPr>
          <w:t xml:space="preserve"> who is also a POA</w:t>
        </w:r>
      </w:ins>
      <w:ins w:id="101" w:author="Hilla Rafalovitz" w:date="2021-08-22T11:49:00Z">
        <w:r w:rsidR="00371B56">
          <w:rPr>
            <w:rFonts w:ascii="Calibri" w:hAnsi="Calibri" w:cs="Calibri"/>
          </w:rPr>
          <w:t xml:space="preserve">, </w:t>
        </w:r>
      </w:ins>
      <w:ins w:id="102" w:author="Hilla Rafalovitz" w:date="2021-08-22T11:47:00Z">
        <w:r w:rsidRPr="00964399">
          <w:rPr>
            <w:rFonts w:ascii="Calibri" w:hAnsi="Calibri" w:cs="Calibri"/>
          </w:rPr>
          <w:t>cannot trade or take securities related actions on the account for which he is appointed without the approval of another FDB</w:t>
        </w:r>
        <w:r w:rsidRPr="00964399">
          <w:rPr>
            <w:rFonts w:ascii="Calibri" w:hAnsi="Calibri" w:cs="Calibri" w:hint="cs"/>
            <w:rtl/>
            <w:lang w:bidi="he-IL"/>
          </w:rPr>
          <w:t xml:space="preserve"> </w:t>
        </w:r>
        <w:r w:rsidRPr="00964399">
          <w:rPr>
            <w:rFonts w:ascii="Calibri" w:hAnsi="Calibri" w:cs="Calibri"/>
          </w:rPr>
          <w:t xml:space="preserve"> party</w:t>
        </w:r>
        <w:r w:rsidR="00F27F61">
          <w:rPr>
            <w:rFonts w:ascii="Calibri" w:hAnsi="Calibri" w:cs="Calibri"/>
          </w:rPr>
          <w:t>.</w:t>
        </w:r>
        <w:r w:rsidR="00A272F0" w:rsidRPr="00385108">
          <w:rPr>
            <w:rFonts w:ascii="Calibri" w:hAnsi="Calibri" w:cs="Calibri"/>
          </w:rPr>
          <w:t xml:space="preserve"> </w:t>
        </w:r>
      </w:ins>
    </w:p>
    <w:p w14:paraId="14714A1C" w14:textId="19632115" w:rsidR="00A35912" w:rsidRDefault="002732FD">
      <w:pPr>
        <w:pStyle w:val="ListParagraph"/>
        <w:numPr>
          <w:ilvl w:val="0"/>
          <w:numId w:val="28"/>
        </w:numPr>
        <w:rPr>
          <w:ins w:id="103" w:author="Hilla Rafalovitz" w:date="2021-08-22T11:55:00Z"/>
          <w:rFonts w:ascii="Calibri" w:hAnsi="Calibri" w:cs="Calibri"/>
        </w:rPr>
        <w:pPrChange w:id="104" w:author="BENIWAL VIRENDER" w:date="2021-08-24T14:31:00Z">
          <w:pPr>
            <w:pStyle w:val="ListParagraph"/>
            <w:numPr>
              <w:numId w:val="27"/>
            </w:numPr>
            <w:ind w:left="2520" w:hanging="360"/>
          </w:pPr>
        </w:pPrChange>
      </w:pPr>
      <w:ins w:id="105" w:author="Hilla Rafalovitz" w:date="2021-08-22T11:55:00Z">
        <w:del w:id="106" w:author="BENIWAL VIRENDER" w:date="2021-08-24T14:31:00Z">
          <w:r w:rsidDel="00A772AB">
            <w:rPr>
              <w:rFonts w:ascii="Calibri" w:hAnsi="Calibri" w:cs="Calibri"/>
            </w:rPr>
            <w:delText>Nostro</w:delText>
          </w:r>
        </w:del>
      </w:ins>
      <w:ins w:id="107" w:author="BENIWAL VIRENDER" w:date="2021-08-24T14:31:00Z">
        <w:del w:id="108" w:author="Eran Dayan" w:date="2021-09-29T15:00:00Z">
          <w:r w:rsidR="00A772AB" w:rsidDel="00187D67">
            <w:rPr>
              <w:rFonts w:ascii="Calibri" w:hAnsi="Calibri" w:cs="Calibri"/>
            </w:rPr>
            <w:delText>c</w:delText>
          </w:r>
        </w:del>
      </w:ins>
      <w:ins w:id="109" w:author="Eran Dayan" w:date="2021-09-29T15:00:00Z">
        <w:r w:rsidR="00187D67">
          <w:rPr>
            <w:rFonts w:ascii="Calibri" w:hAnsi="Calibri" w:cs="Calibri" w:hint="cs"/>
          </w:rPr>
          <w:t>C</w:t>
        </w:r>
      </w:ins>
      <w:ins w:id="110" w:author="BENIWAL VIRENDER" w:date="2021-08-24T14:31:00Z">
        <w:r w:rsidR="00A772AB">
          <w:rPr>
            <w:rFonts w:ascii="Calibri" w:hAnsi="Calibri" w:cs="Calibri"/>
          </w:rPr>
          <w:t>orrection/fraction portfolio</w:t>
        </w:r>
      </w:ins>
      <w:ins w:id="111" w:author="Hilla Rafalovitz" w:date="2021-08-22T11:55:00Z">
        <w:r>
          <w:rPr>
            <w:rFonts w:ascii="Calibri" w:hAnsi="Calibri" w:cs="Calibri"/>
          </w:rPr>
          <w:t xml:space="preserve"> </w:t>
        </w:r>
        <w:del w:id="112" w:author="BENIWAL VIRENDER" w:date="2021-08-24T14:31:00Z">
          <w:r w:rsidDel="00A772AB">
            <w:rPr>
              <w:rFonts w:ascii="Calibri" w:hAnsi="Calibri" w:cs="Calibri"/>
            </w:rPr>
            <w:delText xml:space="preserve">trading </w:delText>
          </w:r>
        </w:del>
        <w:r w:rsidR="00063BBE">
          <w:rPr>
            <w:rFonts w:ascii="Calibri" w:hAnsi="Calibri" w:cs="Calibri"/>
          </w:rPr>
          <w:t>(for buy/ sell/ CA orders</w:t>
        </w:r>
        <w:r w:rsidR="00975B1B">
          <w:rPr>
            <w:rFonts w:ascii="Calibri" w:hAnsi="Calibri" w:cs="Calibri"/>
          </w:rPr>
          <w:t>, DF/RF</w:t>
        </w:r>
      </w:ins>
      <w:ins w:id="113" w:author="Hilla Rafalovitz" w:date="2021-08-22T11:56:00Z">
        <w:r w:rsidR="00975B1B">
          <w:rPr>
            <w:rFonts w:ascii="Calibri" w:hAnsi="Calibri" w:cs="Calibri"/>
          </w:rPr>
          <w:t>)</w:t>
        </w:r>
      </w:ins>
    </w:p>
    <w:p w14:paraId="2A49ED77" w14:textId="5E9CEC2E" w:rsidR="001C2FE9" w:rsidRDefault="00817993" w:rsidP="003764C2">
      <w:pPr>
        <w:pStyle w:val="ListParagraph"/>
        <w:numPr>
          <w:ilvl w:val="1"/>
          <w:numId w:val="28"/>
        </w:numPr>
        <w:rPr>
          <w:ins w:id="114" w:author="Hilla Rafalovitz" w:date="2021-08-22T11:56:00Z"/>
          <w:rFonts w:ascii="Calibri" w:hAnsi="Calibri" w:cs="Calibri"/>
        </w:rPr>
      </w:pPr>
      <w:ins w:id="115" w:author="Hilla Rafalovitz" w:date="2021-08-22T11:55:00Z">
        <w:del w:id="116" w:author="BENIWAL VIRENDER" w:date="2021-08-24T14:32:00Z">
          <w:r w:rsidRPr="00817993" w:rsidDel="00A772AB">
            <w:rPr>
              <w:rFonts w:ascii="Calibri" w:hAnsi="Calibri" w:cs="Calibri"/>
            </w:rPr>
            <w:delText>Trading</w:delText>
          </w:r>
        </w:del>
      </w:ins>
      <w:ins w:id="117" w:author="BENIWAL VIRENDER" w:date="2021-08-24T14:32:00Z">
        <w:r w:rsidR="00A772AB">
          <w:rPr>
            <w:rFonts w:ascii="Calibri" w:hAnsi="Calibri" w:cs="Calibri"/>
          </w:rPr>
          <w:t xml:space="preserve">Correction </w:t>
        </w:r>
      </w:ins>
      <w:ins w:id="118" w:author="Hilla Rafalovitz" w:date="2021-08-22T11:55:00Z">
        <w:r w:rsidRPr="00817993">
          <w:rPr>
            <w:rFonts w:ascii="Calibri" w:hAnsi="Calibri" w:cs="Calibri"/>
          </w:rPr>
          <w:t xml:space="preserve"> between a </w:t>
        </w:r>
        <w:del w:id="119" w:author="BENIWAL VIRENDER" w:date="2021-08-24T14:32:00Z">
          <w:r w:rsidRPr="00817993" w:rsidDel="00A772AB">
            <w:rPr>
              <w:rFonts w:ascii="Calibri" w:hAnsi="Calibri" w:cs="Calibri"/>
            </w:rPr>
            <w:delText>nostro</w:delText>
          </w:r>
        </w:del>
      </w:ins>
      <w:ins w:id="120" w:author="BENIWAL VIRENDER" w:date="2021-08-24T14:32:00Z">
        <w:r w:rsidR="00A772AB">
          <w:rPr>
            <w:rFonts w:ascii="Calibri" w:hAnsi="Calibri" w:cs="Calibri"/>
          </w:rPr>
          <w:t>correction</w:t>
        </w:r>
      </w:ins>
      <w:ins w:id="121" w:author="Hilla Rafalovitz" w:date="2021-08-22T11:55:00Z">
        <w:r w:rsidRPr="00817993">
          <w:rPr>
            <w:rFonts w:ascii="Calibri" w:hAnsi="Calibri" w:cs="Calibri"/>
          </w:rPr>
          <w:t xml:space="preserve"> account and a client account can only occur after 4-eyes approval</w:t>
        </w:r>
      </w:ins>
      <w:ins w:id="122" w:author="Hilla Rafalovitz" w:date="2021-08-22T11:56:00Z">
        <w:r w:rsidR="00975B1B">
          <w:rPr>
            <w:rFonts w:ascii="Calibri" w:hAnsi="Calibri" w:cs="Calibri"/>
          </w:rPr>
          <w:t>.</w:t>
        </w:r>
      </w:ins>
      <w:ins w:id="123" w:author="BENIWAL VIRENDER" w:date="2021-08-24T14:33:00Z">
        <w:r w:rsidR="00EE3AA4">
          <w:rPr>
            <w:rFonts w:ascii="Calibri" w:hAnsi="Calibri" w:cs="Calibri"/>
          </w:rPr>
          <w:t xml:space="preserve"> Once Approved, batch will process and settle ( covered under order amendment)</w:t>
        </w:r>
      </w:ins>
    </w:p>
    <w:p w14:paraId="405BEE05" w14:textId="352E64BE" w:rsidR="00975B1B" w:rsidRPr="00F53DA8" w:rsidRDefault="003A7BBC">
      <w:pPr>
        <w:pStyle w:val="ListParagraph"/>
        <w:numPr>
          <w:ilvl w:val="0"/>
          <w:numId w:val="28"/>
        </w:numPr>
        <w:rPr>
          <w:ins w:id="124" w:author="Hilla Rafalovitz" w:date="2021-08-22T11:32:00Z"/>
          <w:rFonts w:ascii="Calibri" w:hAnsi="Calibri" w:cs="Calibri"/>
          <w:rPrChange w:id="125" w:author="Hilla Rafalovitz" w:date="2021-09-09T12:29:00Z">
            <w:rPr>
              <w:ins w:id="126" w:author="Hilla Rafalovitz" w:date="2021-08-22T11:32:00Z"/>
            </w:rPr>
          </w:rPrChange>
        </w:rPr>
        <w:pPrChange w:id="127" w:author="Hilla Rafalovitz" w:date="2021-09-09T12:29:00Z">
          <w:pPr>
            <w:pStyle w:val="ListParagraph"/>
            <w:numPr>
              <w:numId w:val="27"/>
            </w:numPr>
            <w:ind w:left="2520" w:hanging="360"/>
          </w:pPr>
        </w:pPrChange>
      </w:pPr>
      <w:ins w:id="128" w:author="Hilla Rafalovitz" w:date="2021-08-22T12:00:00Z">
        <w:r w:rsidRPr="00F53DA8">
          <w:rPr>
            <w:rFonts w:ascii="Calibri" w:hAnsi="Calibri" w:cs="Calibri"/>
            <w:rPrChange w:id="129" w:author="Hilla Rafalovitz" w:date="2021-09-09T12:29:00Z">
              <w:rPr/>
            </w:rPrChange>
          </w:rPr>
          <w:t xml:space="preserve">After the set time, the nostro cannot </w:t>
        </w:r>
        <w:commentRangeStart w:id="130"/>
        <w:commentRangeStart w:id="131"/>
        <w:commentRangeStart w:id="132"/>
        <w:commentRangeStart w:id="133"/>
        <w:r w:rsidRPr="00F53DA8">
          <w:rPr>
            <w:rFonts w:ascii="Calibri" w:hAnsi="Calibri" w:cs="Calibri"/>
            <w:rPrChange w:id="134" w:author="Hilla Rafalovitz" w:date="2021-09-09T12:29:00Z">
              <w:rPr/>
            </w:rPrChange>
          </w:rPr>
          <w:t xml:space="preserve">leave </w:t>
        </w:r>
      </w:ins>
      <w:commentRangeEnd w:id="130"/>
      <w:r w:rsidR="00EE3AA4" w:rsidRPr="00F53DA8">
        <w:rPr>
          <w:rFonts w:ascii="Calibri" w:hAnsi="Calibri" w:cs="Calibri"/>
          <w:rPrChange w:id="135" w:author="Hilla Rafalovitz" w:date="2021-09-09T12:29:00Z">
            <w:rPr>
              <w:rStyle w:val="CommentReference"/>
            </w:rPr>
          </w:rPrChange>
        </w:rPr>
        <w:commentReference w:id="130"/>
      </w:r>
      <w:commentRangeEnd w:id="131"/>
      <w:r w:rsidR="00BE30DD" w:rsidRPr="00F53DA8">
        <w:rPr>
          <w:rFonts w:ascii="Calibri" w:hAnsi="Calibri" w:cs="Calibri"/>
          <w:rPrChange w:id="136" w:author="Hilla Rafalovitz" w:date="2021-09-09T12:29:00Z">
            <w:rPr>
              <w:rStyle w:val="CommentReference"/>
            </w:rPr>
          </w:rPrChange>
        </w:rPr>
        <w:commentReference w:id="131"/>
      </w:r>
      <w:commentRangeEnd w:id="132"/>
      <w:r w:rsidR="00504FB1">
        <w:rPr>
          <w:rStyle w:val="CommentReference"/>
        </w:rPr>
        <w:commentReference w:id="132"/>
      </w:r>
      <w:commentRangeEnd w:id="133"/>
      <w:r w:rsidR="00AD3D48">
        <w:rPr>
          <w:rStyle w:val="CommentReference"/>
        </w:rPr>
        <w:commentReference w:id="133"/>
      </w:r>
      <w:ins w:id="137" w:author="Hilla Rafalovitz" w:date="2021-08-22T12:00:00Z">
        <w:r w:rsidRPr="00F53DA8">
          <w:rPr>
            <w:rFonts w:ascii="Calibri" w:hAnsi="Calibri" w:cs="Calibri"/>
            <w:rPrChange w:id="138" w:author="Hilla Rafalovitz" w:date="2021-09-09T12:29:00Z">
              <w:rPr/>
            </w:rPrChange>
          </w:rPr>
          <w:t xml:space="preserve">an open </w:t>
        </w:r>
        <w:commentRangeStart w:id="139"/>
        <w:r w:rsidRPr="00F53DA8">
          <w:rPr>
            <w:rFonts w:ascii="Calibri" w:hAnsi="Calibri" w:cs="Calibri"/>
            <w:rPrChange w:id="140" w:author="Hilla Rafalovitz" w:date="2021-09-09T12:29:00Z">
              <w:rPr/>
            </w:rPrChange>
          </w:rPr>
          <w:t>order</w:t>
        </w:r>
        <w:commentRangeEnd w:id="139"/>
        <w:r w:rsidR="00740320" w:rsidRPr="00F53DA8">
          <w:rPr>
            <w:rFonts w:ascii="Calibri" w:hAnsi="Calibri" w:cs="Calibri"/>
            <w:rPrChange w:id="141" w:author="Hilla Rafalovitz" w:date="2021-09-09T12:29:00Z">
              <w:rPr>
                <w:rStyle w:val="CommentReference"/>
              </w:rPr>
            </w:rPrChange>
          </w:rPr>
          <w:commentReference w:id="139"/>
        </w:r>
        <w:r w:rsidRPr="00F53DA8">
          <w:rPr>
            <w:rFonts w:ascii="Calibri" w:hAnsi="Calibri" w:cs="Calibri"/>
            <w:rPrChange w:id="142" w:author="Hilla Rafalovitz" w:date="2021-09-09T12:29:00Z">
              <w:rPr/>
            </w:rPrChange>
          </w:rPr>
          <w:t xml:space="preserve"> .</w:t>
        </w:r>
      </w:ins>
    </w:p>
    <w:p w14:paraId="37FF2556" w14:textId="7F170034" w:rsidR="00850B63" w:rsidRPr="00385108" w:rsidRDefault="7F46E79D" w:rsidP="00850B63">
      <w:pPr>
        <w:ind w:left="720"/>
        <w:rPr>
          <w:rFonts w:ascii="Calibri" w:hAnsi="Calibri" w:cs="Calibri"/>
        </w:rPr>
      </w:pPr>
      <w:r w:rsidRPr="4A9B764A">
        <w:rPr>
          <w:rFonts w:ascii="Calibri" w:hAnsi="Calibri" w:cs="Calibri"/>
        </w:rPr>
        <w:t xml:space="preserve">Once the above validations </w:t>
      </w:r>
      <w:ins w:id="143" w:author="Hilla Rafalovitz" w:date="2021-08-22T11:32:00Z">
        <w:r w:rsidR="00102872">
          <w:rPr>
            <w:rFonts w:ascii="Calibri" w:hAnsi="Calibri" w:cs="Calibri"/>
          </w:rPr>
          <w:t xml:space="preserve">and </w:t>
        </w:r>
      </w:ins>
      <w:ins w:id="144" w:author="Hilla Rafalovitz" w:date="2021-08-22T11:33:00Z">
        <w:r w:rsidR="00102872">
          <w:rPr>
            <w:rFonts w:ascii="Calibri" w:hAnsi="Calibri" w:cs="Calibri"/>
          </w:rPr>
          <w:t xml:space="preserve">blocks </w:t>
        </w:r>
      </w:ins>
      <w:r w:rsidRPr="4A9B764A">
        <w:rPr>
          <w:rFonts w:ascii="Calibri" w:hAnsi="Calibri" w:cs="Calibri"/>
        </w:rPr>
        <w:t>are passed, order is confirmed in the system “Authorized Status”, and response is sent to ST. Upon receiving confirmation from Market via ST, order is moved to “Placed with Market” Status.</w:t>
      </w:r>
      <w:ins w:id="145" w:author="Eran Dayan" w:date="2021-08-22T02:59:00Z">
        <w:r w:rsidR="211468F6" w:rsidRPr="4A9B764A">
          <w:rPr>
            <w:rFonts w:ascii="Calibri" w:hAnsi="Calibri" w:cs="Calibri"/>
          </w:rPr>
          <w:t>`</w:t>
        </w:r>
      </w:ins>
    </w:p>
    <w:p w14:paraId="755EA978" w14:textId="63E3438A" w:rsidR="00850B63" w:rsidRPr="00385108" w:rsidRDefault="00850B63" w:rsidP="00850B63">
      <w:pPr>
        <w:ind w:left="720"/>
        <w:rPr>
          <w:rFonts w:ascii="Calibri" w:hAnsi="Calibri" w:cs="Calibri"/>
        </w:rPr>
      </w:pPr>
      <w:r w:rsidRPr="00385108">
        <w:rPr>
          <w:rFonts w:ascii="Calibri" w:hAnsi="Calibri" w:cs="Calibri"/>
        </w:rPr>
        <w:t xml:space="preserve">Upon the receipt of executions from the market the ST Allocations, ST Deals are captured, </w:t>
      </w:r>
      <w:r w:rsidR="009307F0" w:rsidRPr="00385108">
        <w:rPr>
          <w:rFonts w:ascii="Calibri" w:hAnsi="Calibri" w:cs="Calibri"/>
        </w:rPr>
        <w:t>c</w:t>
      </w:r>
      <w:r w:rsidRPr="00385108">
        <w:rPr>
          <w:rFonts w:ascii="Calibri" w:hAnsi="Calibri" w:cs="Calibri"/>
        </w:rPr>
        <w:t xml:space="preserve">ash/custody blocks are updated accordingly.  Order moves to </w:t>
      </w:r>
      <w:r w:rsidR="009307F0" w:rsidRPr="00385108">
        <w:rPr>
          <w:rFonts w:ascii="Calibri" w:hAnsi="Calibri" w:cs="Calibri"/>
        </w:rPr>
        <w:t>“</w:t>
      </w:r>
      <w:r w:rsidRPr="00385108">
        <w:rPr>
          <w:rFonts w:ascii="Calibri" w:hAnsi="Calibri" w:cs="Calibri"/>
        </w:rPr>
        <w:t>Partial executed</w:t>
      </w:r>
      <w:r w:rsidR="009307F0" w:rsidRPr="00385108">
        <w:rPr>
          <w:rFonts w:ascii="Calibri" w:hAnsi="Calibri" w:cs="Calibri"/>
        </w:rPr>
        <w:t>”</w:t>
      </w:r>
      <w:r w:rsidRPr="00385108">
        <w:rPr>
          <w:rFonts w:ascii="Calibri" w:hAnsi="Calibri" w:cs="Calibri"/>
        </w:rPr>
        <w:t xml:space="preserve"> </w:t>
      </w:r>
      <w:r w:rsidR="009307F0" w:rsidRPr="00385108">
        <w:rPr>
          <w:rFonts w:ascii="Calibri" w:hAnsi="Calibri" w:cs="Calibri"/>
        </w:rPr>
        <w:t>s</w:t>
      </w:r>
      <w:r w:rsidRPr="00385108">
        <w:rPr>
          <w:rFonts w:ascii="Calibri" w:hAnsi="Calibri" w:cs="Calibri"/>
        </w:rPr>
        <w:t>tatus.</w:t>
      </w:r>
      <w:r w:rsidR="009307F0" w:rsidRPr="00385108">
        <w:rPr>
          <w:rFonts w:ascii="Calibri" w:hAnsi="Calibri" w:cs="Calibri"/>
        </w:rPr>
        <w:t xml:space="preserve"> </w:t>
      </w:r>
      <w:r w:rsidRPr="00385108">
        <w:rPr>
          <w:rFonts w:ascii="Calibri" w:hAnsi="Calibri" w:cs="Calibri"/>
        </w:rPr>
        <w:t xml:space="preserve">When the </w:t>
      </w:r>
      <w:r w:rsidR="009307F0" w:rsidRPr="00385108">
        <w:rPr>
          <w:rFonts w:ascii="Calibri" w:hAnsi="Calibri" w:cs="Calibri"/>
        </w:rPr>
        <w:t>final execution is received the order is marked as “Executed”. Customer can modify/cancel the order before the final execution.</w:t>
      </w:r>
    </w:p>
    <w:p w14:paraId="3C0C53C8" w14:textId="50FD151D" w:rsidR="009307F0" w:rsidRPr="00385108" w:rsidRDefault="009307F0" w:rsidP="00850B63">
      <w:pPr>
        <w:ind w:left="720"/>
        <w:rPr>
          <w:rFonts w:ascii="Calibri" w:hAnsi="Calibri" w:cs="Calibri"/>
        </w:rPr>
      </w:pPr>
      <w:r w:rsidRPr="00385108">
        <w:rPr>
          <w:rFonts w:ascii="Calibri" w:hAnsi="Calibri" w:cs="Calibri"/>
        </w:rPr>
        <w:t xml:space="preserve">Attached is the document which </w:t>
      </w:r>
      <w:bookmarkStart w:id="146" w:name="_Hlk80181473"/>
      <w:r w:rsidRPr="00385108">
        <w:rPr>
          <w:rFonts w:ascii="Calibri" w:hAnsi="Calibri" w:cs="Calibri"/>
        </w:rPr>
        <w:t xml:space="preserve">depicts </w:t>
      </w:r>
      <w:bookmarkEnd w:id="146"/>
      <w:r w:rsidRPr="00385108">
        <w:rPr>
          <w:rFonts w:ascii="Calibri" w:hAnsi="Calibri" w:cs="Calibri"/>
        </w:rPr>
        <w:t>the flow in case of modifications and cancellations taking place during the order execution.</w:t>
      </w:r>
    </w:p>
    <w:p w14:paraId="181FE18A" w14:textId="3AFED92A" w:rsidR="009307F0" w:rsidRPr="00A772AB" w:rsidRDefault="00982DBC" w:rsidP="00850B63">
      <w:pPr>
        <w:ind w:left="720"/>
        <w:rPr>
          <w:rFonts w:ascii="Calibri" w:hAnsi="Calibri"/>
          <w:sz w:val="20"/>
          <w:szCs w:val="20"/>
          <w:lang w:bidi="he-IL"/>
        </w:rPr>
      </w:pPr>
      <w:r w:rsidRPr="00385108">
        <w:rPr>
          <w:rFonts w:ascii="Calibri" w:hAnsi="Calibri" w:cs="Calibri"/>
          <w:sz w:val="20"/>
          <w:szCs w:val="20"/>
        </w:rPr>
        <w:object w:dxaOrig="1311" w:dyaOrig="849" w14:anchorId="5F445960">
          <v:shape id="_x0000_i1026" type="#_x0000_t75" style="width:64.5pt;height:44pt" o:ole="">
            <v:imagedata r:id="rId21" o:title=""/>
          </v:shape>
          <o:OLEObject Type="Embed" ProgID="Acrobat.Document.DC" ShapeID="_x0000_i1026" DrawAspect="Icon" ObjectID="_1758361496" r:id="rId22"/>
        </w:object>
      </w:r>
    </w:p>
    <w:p w14:paraId="7E72A9F7" w14:textId="77777777" w:rsidR="009307F0" w:rsidRPr="00385108" w:rsidRDefault="009307F0" w:rsidP="00850B63">
      <w:pPr>
        <w:ind w:left="720"/>
        <w:rPr>
          <w:rFonts w:ascii="Calibri" w:hAnsi="Calibri" w:cs="Calibri"/>
          <w:sz w:val="20"/>
          <w:szCs w:val="20"/>
        </w:rPr>
      </w:pPr>
    </w:p>
    <w:p w14:paraId="3A0C1D20" w14:textId="7DC614FC" w:rsidR="00C05923" w:rsidRDefault="00C05923">
      <w:pPr>
        <w:rPr>
          <w:ins w:id="147" w:author="Sandip Sharma" w:date="2021-09-07T13:43:00Z"/>
          <w:rFonts w:asciiTheme="majorHAnsi" w:eastAsiaTheme="majorEastAsia" w:hAnsiTheme="majorHAnsi" w:cstheme="majorBidi"/>
          <w:color w:val="5B9BD5" w:themeColor="accent5"/>
          <w:sz w:val="32"/>
          <w:szCs w:val="32"/>
        </w:rPr>
      </w:pPr>
      <w:bookmarkStart w:id="148" w:name="_Toc79750028"/>
      <w:ins w:id="149" w:author="Sandip Sharma" w:date="2021-09-07T13:43:00Z">
        <w:r>
          <w:br w:type="page"/>
        </w:r>
      </w:ins>
    </w:p>
    <w:p w14:paraId="332008E0" w14:textId="77777777" w:rsidR="00C05923" w:rsidRDefault="00C05923">
      <w:pPr>
        <w:rPr>
          <w:ins w:id="150" w:author="Sandip Sharma" w:date="2021-09-07T13:43:00Z"/>
        </w:rPr>
        <w:pPrChange w:id="151" w:author="Sandip Sharma" w:date="2021-09-08T12:47:00Z">
          <w:pPr>
            <w:pStyle w:val="Heading1"/>
          </w:pPr>
        </w:pPrChange>
      </w:pPr>
    </w:p>
    <w:p w14:paraId="43EB9DED" w14:textId="1AB2023A" w:rsidR="003056CD" w:rsidRPr="00385108" w:rsidRDefault="003056CD" w:rsidP="006D1215">
      <w:pPr>
        <w:pStyle w:val="Heading1"/>
      </w:pPr>
      <w:r w:rsidRPr="00385108">
        <w:t>Trade Cycle</w:t>
      </w:r>
      <w:bookmarkEnd w:id="148"/>
    </w:p>
    <w:p w14:paraId="20065568" w14:textId="77777777" w:rsidR="003056CD" w:rsidRPr="00385108" w:rsidRDefault="003056CD" w:rsidP="003056CD">
      <w:pPr>
        <w:ind w:firstLine="720"/>
        <w:rPr>
          <w:rFonts w:ascii="Calibri" w:hAnsi="Calibri" w:cs="Calibri"/>
          <w:b/>
          <w:bCs/>
        </w:rPr>
      </w:pPr>
    </w:p>
    <w:p w14:paraId="372545A8" w14:textId="6000A311" w:rsidR="00B42F03" w:rsidRPr="00385108" w:rsidRDefault="00073FCD" w:rsidP="00290A3A">
      <w:pPr>
        <w:pStyle w:val="Heading2"/>
        <w:rPr>
          <w:rFonts w:ascii="Calibri" w:hAnsi="Calibri" w:cs="Calibri"/>
        </w:rPr>
      </w:pPr>
      <w:bookmarkStart w:id="152" w:name="_Toc79750029"/>
      <w:commentRangeStart w:id="153"/>
      <w:commentRangeStart w:id="154"/>
      <w:commentRangeStart w:id="155"/>
      <w:commentRangeStart w:id="156"/>
      <w:commentRangeStart w:id="157"/>
      <w:ins w:id="158" w:author="Sandip Sharma" w:date="2021-09-08T11:24:00Z">
        <w:r>
          <w:rPr>
            <w:rFonts w:ascii="Calibri" w:hAnsi="Calibri" w:cs="Calibri"/>
          </w:rPr>
          <w:t>Local</w:t>
        </w:r>
        <w:r w:rsidRPr="00385108">
          <w:rPr>
            <w:rFonts w:ascii="Calibri" w:hAnsi="Calibri" w:cs="Calibri"/>
          </w:rPr>
          <w:t xml:space="preserve"> </w:t>
        </w:r>
      </w:ins>
      <w:r w:rsidR="003056CD" w:rsidRPr="00385108">
        <w:rPr>
          <w:rFonts w:ascii="Calibri" w:hAnsi="Calibri" w:cs="Calibri"/>
        </w:rPr>
        <w:t>Trade</w:t>
      </w:r>
      <w:r w:rsidR="00B42F03" w:rsidRPr="00385108">
        <w:rPr>
          <w:rFonts w:ascii="Calibri" w:hAnsi="Calibri" w:cs="Calibri"/>
        </w:rPr>
        <w:t xml:space="preserve"> Settlement Lifecycle</w:t>
      </w:r>
      <w:bookmarkEnd w:id="152"/>
      <w:commentRangeEnd w:id="153"/>
      <w:r w:rsidR="006E74FD">
        <w:rPr>
          <w:rStyle w:val="CommentReference"/>
        </w:rPr>
        <w:commentReference w:id="153"/>
      </w:r>
      <w:commentRangeEnd w:id="154"/>
      <w:r w:rsidR="00F841DA">
        <w:rPr>
          <w:rStyle w:val="CommentReference"/>
        </w:rPr>
        <w:commentReference w:id="154"/>
      </w:r>
      <w:commentRangeEnd w:id="155"/>
      <w:r w:rsidR="00F80D28">
        <w:rPr>
          <w:rStyle w:val="CommentReference"/>
          <w:rtl/>
        </w:rPr>
        <w:commentReference w:id="155"/>
      </w:r>
      <w:commentRangeEnd w:id="156"/>
      <w:r>
        <w:rPr>
          <w:rStyle w:val="CommentReference"/>
        </w:rPr>
        <w:commentReference w:id="156"/>
      </w:r>
      <w:commentRangeEnd w:id="157"/>
      <w:r w:rsidR="0041267B">
        <w:rPr>
          <w:rStyle w:val="CommentReference"/>
          <w:rFonts w:asciiTheme="minorHAnsi" w:eastAsiaTheme="minorHAnsi" w:hAnsiTheme="minorHAnsi" w:cstheme="minorBidi"/>
          <w:color w:val="auto"/>
          <w:rtl/>
        </w:rPr>
        <w:commentReference w:id="157"/>
      </w:r>
    </w:p>
    <w:p w14:paraId="42B25481" w14:textId="77777777" w:rsidR="006567AB" w:rsidRPr="00385108" w:rsidRDefault="006567AB" w:rsidP="006567AB">
      <w:pPr>
        <w:ind w:left="360"/>
        <w:rPr>
          <w:rFonts w:ascii="Calibri" w:hAnsi="Calibri" w:cs="Calibri"/>
          <w:u w:val="single"/>
        </w:rPr>
      </w:pPr>
    </w:p>
    <w:p w14:paraId="4E60C416" w14:textId="6D1A9026" w:rsidR="006567AB" w:rsidRPr="00385108" w:rsidRDefault="00DE3209" w:rsidP="006567AB">
      <w:pPr>
        <w:ind w:left="360"/>
        <w:rPr>
          <w:rFonts w:ascii="Calibri" w:hAnsi="Calibri" w:cs="Calibri"/>
          <w:u w:val="single"/>
        </w:rPr>
      </w:pPr>
      <w:r w:rsidRPr="00385108">
        <w:rPr>
          <w:rFonts w:ascii="Calibri" w:hAnsi="Calibri" w:cs="Calibri"/>
          <w:noProof/>
          <w:u w:val="single"/>
        </w:rPr>
        <w:drawing>
          <wp:inline distT="0" distB="0" distL="0" distR="0" wp14:anchorId="3E7C9C9B" wp14:editId="247D11A4">
            <wp:extent cx="5943600" cy="301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016250"/>
                    </a:xfrm>
                    <a:prstGeom prst="rect">
                      <a:avLst/>
                    </a:prstGeom>
                    <a:noFill/>
                    <a:ln>
                      <a:noFill/>
                    </a:ln>
                  </pic:spPr>
                </pic:pic>
              </a:graphicData>
            </a:graphic>
          </wp:inline>
        </w:drawing>
      </w:r>
    </w:p>
    <w:p w14:paraId="6985F687" w14:textId="70A319BE" w:rsidR="003056CD" w:rsidRPr="00385108" w:rsidRDefault="003056CD" w:rsidP="009F7F8A">
      <w:pPr>
        <w:pStyle w:val="BodyText"/>
        <w:numPr>
          <w:ilvl w:val="0"/>
          <w:numId w:val="6"/>
        </w:numPr>
        <w:rPr>
          <w:rFonts w:ascii="Calibri" w:hAnsi="Calibri" w:cs="Calibri"/>
          <w:sz w:val="22"/>
          <w:szCs w:val="22"/>
        </w:rPr>
      </w:pPr>
      <w:r w:rsidRPr="00385108">
        <w:rPr>
          <w:rFonts w:ascii="Calibri" w:hAnsi="Calibri" w:cs="Calibri"/>
          <w:sz w:val="22"/>
          <w:szCs w:val="22"/>
        </w:rPr>
        <w:t>Trades will be received from TASE through ST-SP interface. As part of trades processing, system will update order with executed quantity and will generate he stock movements for client portfolio.</w:t>
      </w:r>
    </w:p>
    <w:p w14:paraId="1F9AB019" w14:textId="7FCC4036" w:rsidR="003056CD" w:rsidRPr="00385108" w:rsidRDefault="003056CD" w:rsidP="009F7F8A">
      <w:pPr>
        <w:pStyle w:val="BodyText"/>
        <w:numPr>
          <w:ilvl w:val="0"/>
          <w:numId w:val="6"/>
        </w:numPr>
        <w:rPr>
          <w:rFonts w:ascii="Calibri" w:hAnsi="Calibri" w:cs="Calibri"/>
          <w:sz w:val="22"/>
          <w:szCs w:val="22"/>
        </w:rPr>
      </w:pPr>
      <w:r w:rsidRPr="00385108">
        <w:rPr>
          <w:rFonts w:ascii="Calibri" w:hAnsi="Calibri" w:cs="Calibri"/>
          <w:sz w:val="22"/>
          <w:szCs w:val="22"/>
        </w:rPr>
        <w:t>For purchase orders, Cash blocks will be adjusted, and release date will be updated for executed portion of cash block.</w:t>
      </w:r>
    </w:p>
    <w:p w14:paraId="75C6E611" w14:textId="624CA2C3" w:rsidR="003056CD" w:rsidRPr="003A04ED" w:rsidRDefault="003056CD" w:rsidP="009F7F8A">
      <w:pPr>
        <w:pStyle w:val="BodyText"/>
        <w:numPr>
          <w:ilvl w:val="0"/>
          <w:numId w:val="6"/>
        </w:numPr>
        <w:rPr>
          <w:ins w:id="161" w:author="BENIWAL VIRENDER" w:date="2021-10-05T10:39:00Z"/>
          <w:rFonts w:ascii="Calibri" w:hAnsi="Calibri" w:cs="Calibri"/>
          <w:sz w:val="22"/>
          <w:szCs w:val="22"/>
        </w:rPr>
      </w:pPr>
      <w:r w:rsidRPr="00385108">
        <w:rPr>
          <w:rFonts w:ascii="Calibri" w:hAnsi="Calibri" w:cs="Calibri"/>
          <w:sz w:val="22"/>
          <w:szCs w:val="22"/>
        </w:rPr>
        <w:t xml:space="preserve">For sale orders, custody block will be removed, and entry will be created in sale proceeds table. This </w:t>
      </w:r>
      <w:r w:rsidRPr="003A04ED">
        <w:rPr>
          <w:rFonts w:ascii="Calibri" w:hAnsi="Calibri" w:cs="Calibri"/>
          <w:sz w:val="22"/>
          <w:szCs w:val="22"/>
        </w:rPr>
        <w:t>amount will be available in buying power of portfolio.</w:t>
      </w:r>
    </w:p>
    <w:p w14:paraId="310D0B40" w14:textId="5C756C1E" w:rsidR="003A04ED" w:rsidRPr="003A04ED" w:rsidRDefault="003A04ED" w:rsidP="009F7F8A">
      <w:pPr>
        <w:pStyle w:val="BodyText"/>
        <w:numPr>
          <w:ilvl w:val="0"/>
          <w:numId w:val="6"/>
        </w:numPr>
        <w:rPr>
          <w:rFonts w:ascii="Calibri" w:hAnsi="Calibri" w:cs="Calibri"/>
          <w:sz w:val="22"/>
          <w:szCs w:val="22"/>
        </w:rPr>
      </w:pPr>
      <w:ins w:id="162" w:author="BENIWAL VIRENDER" w:date="2021-10-05T10:39:00Z">
        <w:r w:rsidRPr="003A04ED">
          <w:rPr>
            <w:rFonts w:ascii="Calibri" w:hAnsi="Calibri" w:cs="Calibri"/>
            <w:sz w:val="22"/>
            <w:szCs w:val="22"/>
            <w:rPrChange w:id="163" w:author="BENIWAL VIRENDER" w:date="2021-10-05T10:39:00Z">
              <w:rPr>
                <w:rStyle w:val="CommentReference"/>
              </w:rPr>
            </w:rPrChange>
          </w:rPr>
          <w:t>Order with future validity dates if not executed on current business day, are handled by FO, FO will push those order to market every business day in the morning, until the order is executed or expired whichever is earlier.</w:t>
        </w:r>
      </w:ins>
    </w:p>
    <w:p w14:paraId="592D68B6" w14:textId="77777777" w:rsidR="003056CD" w:rsidRPr="00385108" w:rsidRDefault="003056CD" w:rsidP="009F7F8A">
      <w:pPr>
        <w:pStyle w:val="BodyText"/>
        <w:numPr>
          <w:ilvl w:val="0"/>
          <w:numId w:val="6"/>
        </w:numPr>
        <w:rPr>
          <w:rFonts w:ascii="Calibri" w:hAnsi="Calibri" w:cs="Calibri"/>
          <w:sz w:val="22"/>
          <w:szCs w:val="22"/>
        </w:rPr>
      </w:pPr>
      <w:r w:rsidRPr="00385108">
        <w:rPr>
          <w:rFonts w:ascii="Calibri" w:hAnsi="Calibri" w:cs="Calibri"/>
          <w:sz w:val="22"/>
          <w:szCs w:val="22"/>
        </w:rPr>
        <w:t>File 1051 will be received on trade date and will be used for reconciling trade records received during the day.  Matching will be done basis of following fields:</w:t>
      </w:r>
    </w:p>
    <w:p w14:paraId="3E16EAF4" w14:textId="77777777" w:rsidR="003056CD" w:rsidRPr="00385108" w:rsidRDefault="003056CD" w:rsidP="009F7F8A">
      <w:pPr>
        <w:pStyle w:val="BodyText"/>
        <w:numPr>
          <w:ilvl w:val="1"/>
          <w:numId w:val="6"/>
        </w:numPr>
        <w:rPr>
          <w:rFonts w:ascii="Calibri" w:hAnsi="Calibri" w:cs="Calibri"/>
          <w:sz w:val="22"/>
          <w:szCs w:val="22"/>
        </w:rPr>
      </w:pPr>
      <w:r w:rsidRPr="00385108">
        <w:rPr>
          <w:rFonts w:ascii="Calibri" w:hAnsi="Calibri" w:cs="Calibri"/>
          <w:sz w:val="22"/>
          <w:szCs w:val="22"/>
        </w:rPr>
        <w:t>Instrument</w:t>
      </w:r>
    </w:p>
    <w:p w14:paraId="10406E82" w14:textId="77777777" w:rsidR="003056CD" w:rsidRPr="00385108" w:rsidRDefault="003056CD" w:rsidP="009F7F8A">
      <w:pPr>
        <w:pStyle w:val="BodyText"/>
        <w:numPr>
          <w:ilvl w:val="1"/>
          <w:numId w:val="6"/>
        </w:numPr>
        <w:rPr>
          <w:rFonts w:ascii="Calibri" w:hAnsi="Calibri" w:cs="Calibri"/>
          <w:sz w:val="22"/>
          <w:szCs w:val="22"/>
        </w:rPr>
      </w:pPr>
      <w:r w:rsidRPr="00385108">
        <w:rPr>
          <w:rFonts w:ascii="Calibri" w:hAnsi="Calibri" w:cs="Calibri"/>
          <w:sz w:val="22"/>
          <w:szCs w:val="22"/>
        </w:rPr>
        <w:t>Quantity</w:t>
      </w:r>
    </w:p>
    <w:p w14:paraId="12DC18DE" w14:textId="77777777" w:rsidR="003056CD" w:rsidRPr="00385108" w:rsidRDefault="003056CD" w:rsidP="009F7F8A">
      <w:pPr>
        <w:pStyle w:val="BodyText"/>
        <w:numPr>
          <w:ilvl w:val="1"/>
          <w:numId w:val="6"/>
        </w:numPr>
        <w:rPr>
          <w:rFonts w:ascii="Calibri" w:hAnsi="Calibri" w:cs="Calibri"/>
          <w:sz w:val="22"/>
          <w:szCs w:val="22"/>
        </w:rPr>
      </w:pPr>
      <w:r w:rsidRPr="00385108">
        <w:rPr>
          <w:rFonts w:ascii="Calibri" w:hAnsi="Calibri" w:cs="Calibri"/>
          <w:sz w:val="22"/>
          <w:szCs w:val="22"/>
        </w:rPr>
        <w:t>Execution Id</w:t>
      </w:r>
    </w:p>
    <w:p w14:paraId="20B2B380" w14:textId="77777777" w:rsidR="003056CD" w:rsidRPr="00385108" w:rsidRDefault="003056CD" w:rsidP="009F7F8A">
      <w:pPr>
        <w:pStyle w:val="BodyText"/>
        <w:numPr>
          <w:ilvl w:val="1"/>
          <w:numId w:val="6"/>
        </w:numPr>
        <w:rPr>
          <w:rFonts w:ascii="Calibri" w:hAnsi="Calibri" w:cs="Calibri"/>
          <w:sz w:val="22"/>
          <w:szCs w:val="22"/>
        </w:rPr>
      </w:pPr>
      <w:r w:rsidRPr="00385108">
        <w:rPr>
          <w:rFonts w:ascii="Calibri" w:hAnsi="Calibri" w:cs="Calibri"/>
          <w:sz w:val="22"/>
          <w:szCs w:val="22"/>
        </w:rPr>
        <w:t>Price</w:t>
      </w:r>
    </w:p>
    <w:p w14:paraId="029CE77B" w14:textId="77777777" w:rsidR="003056CD" w:rsidRPr="00385108" w:rsidRDefault="003056CD" w:rsidP="009F7F8A">
      <w:pPr>
        <w:pStyle w:val="BodyText"/>
        <w:numPr>
          <w:ilvl w:val="1"/>
          <w:numId w:val="6"/>
        </w:numPr>
        <w:rPr>
          <w:rFonts w:ascii="Calibri" w:hAnsi="Calibri" w:cs="Calibri"/>
          <w:sz w:val="22"/>
          <w:szCs w:val="22"/>
        </w:rPr>
      </w:pPr>
      <w:r w:rsidRPr="00385108">
        <w:rPr>
          <w:rFonts w:ascii="Calibri" w:hAnsi="Calibri" w:cs="Calibri"/>
          <w:sz w:val="22"/>
          <w:szCs w:val="22"/>
        </w:rPr>
        <w:t>Trade date</w:t>
      </w:r>
    </w:p>
    <w:p w14:paraId="7C8C9832" w14:textId="3A7371B8" w:rsidR="003056CD" w:rsidRPr="00385108" w:rsidRDefault="003056CD" w:rsidP="009F7F8A">
      <w:pPr>
        <w:pStyle w:val="BodyText"/>
        <w:numPr>
          <w:ilvl w:val="0"/>
          <w:numId w:val="6"/>
        </w:numPr>
        <w:rPr>
          <w:rFonts w:ascii="Calibri" w:hAnsi="Calibri" w:cs="Calibri"/>
          <w:sz w:val="22"/>
          <w:szCs w:val="22"/>
        </w:rPr>
      </w:pPr>
      <w:r w:rsidRPr="00385108">
        <w:rPr>
          <w:rFonts w:ascii="Calibri" w:hAnsi="Calibri" w:cs="Calibri"/>
          <w:sz w:val="22"/>
          <w:szCs w:val="22"/>
        </w:rPr>
        <w:t>For deals matched with 1051 file, system will update reconciliation status as “Reconciled” at deal level. For unmatched deals, status will be updated as “Not Matched”.</w:t>
      </w:r>
    </w:p>
    <w:p w14:paraId="79DE8046" w14:textId="77777777" w:rsidR="0037280D" w:rsidRPr="00385108" w:rsidRDefault="0037280D" w:rsidP="0037280D">
      <w:pPr>
        <w:pStyle w:val="BodyText"/>
        <w:ind w:left="1530"/>
        <w:rPr>
          <w:rFonts w:ascii="Calibri" w:hAnsi="Calibri" w:cs="Calibri"/>
          <w:sz w:val="22"/>
          <w:szCs w:val="22"/>
        </w:rPr>
      </w:pPr>
    </w:p>
    <w:p w14:paraId="1FDAC877" w14:textId="2D2FD0B1" w:rsidR="003056CD" w:rsidRPr="00385108" w:rsidRDefault="003056CD" w:rsidP="009F7F8A">
      <w:pPr>
        <w:pStyle w:val="BodyText"/>
        <w:numPr>
          <w:ilvl w:val="0"/>
          <w:numId w:val="6"/>
        </w:numPr>
        <w:rPr>
          <w:rFonts w:ascii="Calibri" w:hAnsi="Calibri" w:cs="Calibri"/>
          <w:sz w:val="22"/>
          <w:szCs w:val="22"/>
        </w:rPr>
      </w:pPr>
      <w:r w:rsidRPr="00385108">
        <w:rPr>
          <w:rFonts w:ascii="Calibri" w:hAnsi="Calibri" w:cs="Calibri"/>
          <w:sz w:val="22"/>
          <w:szCs w:val="22"/>
        </w:rPr>
        <w:lastRenderedPageBreak/>
        <w:t>Report will be provided to user for mismatch trades:</w:t>
      </w:r>
    </w:p>
    <w:p w14:paraId="2749422B" w14:textId="121A7F65" w:rsidR="003056CD" w:rsidRPr="00385108" w:rsidRDefault="003056CD" w:rsidP="009F7F8A">
      <w:pPr>
        <w:pStyle w:val="BodyText"/>
        <w:numPr>
          <w:ilvl w:val="1"/>
          <w:numId w:val="6"/>
        </w:numPr>
        <w:rPr>
          <w:rFonts w:ascii="Calibri" w:hAnsi="Calibri" w:cs="Calibri"/>
          <w:sz w:val="22"/>
          <w:szCs w:val="22"/>
        </w:rPr>
      </w:pPr>
      <w:r w:rsidRPr="00385108">
        <w:rPr>
          <w:rFonts w:ascii="Calibri" w:hAnsi="Calibri" w:cs="Calibri"/>
          <w:sz w:val="22"/>
          <w:szCs w:val="22"/>
        </w:rPr>
        <w:t xml:space="preserve">Orders are available, but no trades are captured in </w:t>
      </w:r>
      <w:ins w:id="164" w:author="BENIWAL VIRENDER" w:date="2021-08-23T08:53:00Z">
        <w:r w:rsidR="009E0ED0">
          <w:rPr>
            <w:rFonts w:ascii="Calibri" w:hAnsi="Calibri" w:cs="Calibri"/>
            <w:sz w:val="22"/>
            <w:szCs w:val="22"/>
          </w:rPr>
          <w:t>Bancs</w:t>
        </w:r>
        <w:r w:rsidR="009E0ED0" w:rsidRPr="00385108">
          <w:rPr>
            <w:rFonts w:ascii="Calibri" w:hAnsi="Calibri" w:cs="Calibri"/>
            <w:sz w:val="22"/>
            <w:szCs w:val="22"/>
          </w:rPr>
          <w:t xml:space="preserve"> </w:t>
        </w:r>
      </w:ins>
    </w:p>
    <w:p w14:paraId="407C234B" w14:textId="024D6EFA" w:rsidR="003056CD" w:rsidRPr="00385108" w:rsidRDefault="003056CD" w:rsidP="009F7F8A">
      <w:pPr>
        <w:pStyle w:val="BodyText"/>
        <w:numPr>
          <w:ilvl w:val="1"/>
          <w:numId w:val="6"/>
        </w:numPr>
        <w:rPr>
          <w:rFonts w:ascii="Calibri" w:hAnsi="Calibri" w:cs="Calibri"/>
          <w:sz w:val="22"/>
          <w:szCs w:val="22"/>
        </w:rPr>
      </w:pPr>
      <w:r w:rsidRPr="00385108">
        <w:rPr>
          <w:rFonts w:ascii="Calibri" w:hAnsi="Calibri" w:cs="Calibri"/>
          <w:sz w:val="22"/>
          <w:szCs w:val="22"/>
        </w:rPr>
        <w:t xml:space="preserve">Trades present in </w:t>
      </w:r>
      <w:r w:rsidR="0037280D" w:rsidRPr="00385108">
        <w:rPr>
          <w:rFonts w:ascii="Calibri" w:hAnsi="Calibri" w:cs="Calibri"/>
          <w:sz w:val="22"/>
          <w:szCs w:val="22"/>
        </w:rPr>
        <w:t>BaNCS</w:t>
      </w:r>
      <w:r w:rsidRPr="00385108">
        <w:rPr>
          <w:rFonts w:ascii="Calibri" w:hAnsi="Calibri" w:cs="Calibri"/>
          <w:sz w:val="22"/>
          <w:szCs w:val="22"/>
        </w:rPr>
        <w:t>, but not reported in1051</w:t>
      </w:r>
    </w:p>
    <w:p w14:paraId="7562CC82" w14:textId="566C3CB6" w:rsidR="003056CD" w:rsidRPr="00385108" w:rsidRDefault="003056CD" w:rsidP="009F7F8A">
      <w:pPr>
        <w:pStyle w:val="BodyText"/>
        <w:numPr>
          <w:ilvl w:val="1"/>
          <w:numId w:val="6"/>
        </w:numPr>
        <w:rPr>
          <w:rFonts w:ascii="Calibri" w:hAnsi="Calibri" w:cs="Calibri"/>
          <w:sz w:val="22"/>
          <w:szCs w:val="22"/>
        </w:rPr>
      </w:pPr>
      <w:r w:rsidRPr="00385108">
        <w:rPr>
          <w:rFonts w:ascii="Calibri" w:hAnsi="Calibri" w:cs="Calibri"/>
          <w:sz w:val="22"/>
          <w:szCs w:val="22"/>
        </w:rPr>
        <w:t xml:space="preserve">Orders and trades not available in </w:t>
      </w:r>
      <w:ins w:id="165" w:author="BENIWAL VIRENDER" w:date="2021-08-23T08:53:00Z">
        <w:r w:rsidR="009E0ED0">
          <w:rPr>
            <w:rFonts w:ascii="Calibri" w:hAnsi="Calibri" w:cs="Calibri"/>
            <w:sz w:val="22"/>
            <w:szCs w:val="22"/>
          </w:rPr>
          <w:t>Bancs</w:t>
        </w:r>
      </w:ins>
      <w:ins w:id="166" w:author="BENIWAL VIRENDER" w:date="2021-08-24T14:48:00Z">
        <w:r w:rsidR="004118CD">
          <w:rPr>
            <w:rFonts w:ascii="Calibri" w:hAnsi="Calibri" w:cs="Calibri"/>
            <w:sz w:val="22"/>
            <w:szCs w:val="22"/>
          </w:rPr>
          <w:t xml:space="preserve"> </w:t>
        </w:r>
      </w:ins>
      <w:r w:rsidRPr="00385108">
        <w:rPr>
          <w:rFonts w:ascii="Calibri" w:hAnsi="Calibri" w:cs="Calibri"/>
          <w:sz w:val="22"/>
          <w:szCs w:val="22"/>
        </w:rPr>
        <w:t>for records reported in 1051</w:t>
      </w:r>
    </w:p>
    <w:p w14:paraId="7A2A0E4C" w14:textId="77777777" w:rsidR="0037280D" w:rsidRPr="00385108" w:rsidRDefault="0037280D" w:rsidP="0037280D">
      <w:pPr>
        <w:pStyle w:val="BodyText"/>
        <w:ind w:left="2250"/>
        <w:rPr>
          <w:rFonts w:ascii="Calibri" w:hAnsi="Calibri" w:cs="Calibri"/>
          <w:sz w:val="22"/>
          <w:szCs w:val="22"/>
        </w:rPr>
      </w:pPr>
    </w:p>
    <w:p w14:paraId="108235D4" w14:textId="77777777" w:rsidR="003056CD" w:rsidRPr="00385108" w:rsidRDefault="003056CD" w:rsidP="009F7F8A">
      <w:pPr>
        <w:pStyle w:val="BodyText"/>
        <w:numPr>
          <w:ilvl w:val="0"/>
          <w:numId w:val="6"/>
        </w:numPr>
        <w:rPr>
          <w:rFonts w:ascii="Calibri" w:hAnsi="Calibri" w:cs="Calibri"/>
          <w:sz w:val="22"/>
          <w:szCs w:val="22"/>
        </w:rPr>
      </w:pPr>
      <w:r w:rsidRPr="00385108">
        <w:rPr>
          <w:rFonts w:ascii="Calibri" w:hAnsi="Calibri" w:cs="Calibri"/>
          <w:sz w:val="22"/>
          <w:szCs w:val="22"/>
        </w:rPr>
        <w:t>File 1054 will be used for identifying failed/pending trades. Reconciliation status will be updated as Failed/ Pending (ST deal + Open delivery) based on data received in 1054 file.  Following are details of processing required:</w:t>
      </w:r>
    </w:p>
    <w:p w14:paraId="6E57C999" w14:textId="77777777" w:rsidR="003056CD" w:rsidRPr="00385108" w:rsidRDefault="003056CD" w:rsidP="009F7F8A">
      <w:pPr>
        <w:pStyle w:val="BodyText"/>
        <w:numPr>
          <w:ilvl w:val="1"/>
          <w:numId w:val="6"/>
        </w:numPr>
        <w:rPr>
          <w:rFonts w:ascii="Calibri" w:hAnsi="Calibri" w:cs="Calibri"/>
          <w:sz w:val="22"/>
          <w:szCs w:val="22"/>
        </w:rPr>
      </w:pPr>
      <w:r w:rsidRPr="00385108">
        <w:rPr>
          <w:rFonts w:ascii="Calibri" w:hAnsi="Calibri" w:cs="Calibri"/>
          <w:sz w:val="22"/>
          <w:szCs w:val="22"/>
        </w:rPr>
        <w:t xml:space="preserve">Buy trade </w:t>
      </w:r>
    </w:p>
    <w:p w14:paraId="38DDECA4" w14:textId="77777777" w:rsidR="003056CD" w:rsidRPr="00385108" w:rsidRDefault="003056CD" w:rsidP="009F7F8A">
      <w:pPr>
        <w:pStyle w:val="BodyText"/>
        <w:numPr>
          <w:ilvl w:val="2"/>
          <w:numId w:val="6"/>
        </w:numPr>
        <w:rPr>
          <w:rFonts w:ascii="Calibri" w:hAnsi="Calibri" w:cs="Calibri"/>
          <w:sz w:val="22"/>
          <w:szCs w:val="22"/>
        </w:rPr>
      </w:pPr>
      <w:r w:rsidRPr="00385108">
        <w:rPr>
          <w:rFonts w:ascii="Calibri" w:hAnsi="Calibri" w:cs="Calibri"/>
          <w:sz w:val="22"/>
          <w:szCs w:val="22"/>
        </w:rPr>
        <w:t>User will manually block custody positions in customer account.</w:t>
      </w:r>
    </w:p>
    <w:p w14:paraId="16C28688" w14:textId="4A43BCDA" w:rsidR="003056CD" w:rsidRPr="00385108" w:rsidRDefault="003056CD" w:rsidP="009F7F8A">
      <w:pPr>
        <w:pStyle w:val="BodyText"/>
        <w:numPr>
          <w:ilvl w:val="1"/>
          <w:numId w:val="6"/>
        </w:numPr>
        <w:rPr>
          <w:rFonts w:ascii="Calibri" w:hAnsi="Calibri" w:cs="Calibri"/>
          <w:sz w:val="22"/>
          <w:szCs w:val="22"/>
        </w:rPr>
      </w:pPr>
      <w:r w:rsidRPr="00385108">
        <w:rPr>
          <w:rFonts w:ascii="Calibri" w:hAnsi="Calibri" w:cs="Calibri"/>
          <w:sz w:val="22"/>
          <w:szCs w:val="22"/>
        </w:rPr>
        <w:t>Sale trades</w:t>
      </w:r>
    </w:p>
    <w:p w14:paraId="3FAFBACA" w14:textId="77777777" w:rsidR="003056CD" w:rsidRPr="00385108" w:rsidRDefault="003056CD" w:rsidP="009F7F8A">
      <w:pPr>
        <w:pStyle w:val="BodyText"/>
        <w:numPr>
          <w:ilvl w:val="2"/>
          <w:numId w:val="6"/>
        </w:numPr>
        <w:rPr>
          <w:rFonts w:ascii="Calibri" w:hAnsi="Calibri" w:cs="Calibri"/>
          <w:sz w:val="22"/>
          <w:szCs w:val="22"/>
        </w:rPr>
      </w:pPr>
      <w:r w:rsidRPr="00385108">
        <w:rPr>
          <w:rFonts w:ascii="Calibri" w:hAnsi="Calibri" w:cs="Calibri"/>
          <w:sz w:val="22"/>
          <w:szCs w:val="22"/>
        </w:rPr>
        <w:t>User will manually create cash blocks in customer account. System will allow cash block creation for amount more than available balance in cash account.</w:t>
      </w:r>
    </w:p>
    <w:p w14:paraId="6D477E30" w14:textId="77777777" w:rsidR="003056CD" w:rsidRPr="00385108" w:rsidRDefault="003056CD" w:rsidP="009F7F8A">
      <w:pPr>
        <w:pStyle w:val="BodyText"/>
        <w:numPr>
          <w:ilvl w:val="0"/>
          <w:numId w:val="6"/>
        </w:numPr>
        <w:rPr>
          <w:rFonts w:ascii="Calibri" w:hAnsi="Calibri" w:cs="Calibri"/>
          <w:sz w:val="22"/>
          <w:szCs w:val="22"/>
        </w:rPr>
      </w:pPr>
      <w:r w:rsidRPr="00385108">
        <w:rPr>
          <w:rFonts w:ascii="Calibri" w:hAnsi="Calibri" w:cs="Calibri"/>
          <w:sz w:val="22"/>
          <w:szCs w:val="22"/>
        </w:rPr>
        <w:t>After settlement release of cash/custody blocks will also be a manual process.</w:t>
      </w:r>
    </w:p>
    <w:p w14:paraId="6AC0F6AA" w14:textId="62981DF1" w:rsidR="003056CD" w:rsidRDefault="003056CD" w:rsidP="009F7F8A">
      <w:pPr>
        <w:pStyle w:val="BodyText"/>
        <w:numPr>
          <w:ilvl w:val="0"/>
          <w:numId w:val="6"/>
        </w:numPr>
        <w:rPr>
          <w:ins w:id="167" w:author="BENIWAL VIRENDER" w:date="2021-08-25T13:47:00Z"/>
          <w:rFonts w:ascii="Calibri" w:hAnsi="Calibri" w:cs="Calibri"/>
          <w:sz w:val="22"/>
          <w:szCs w:val="22"/>
        </w:rPr>
      </w:pPr>
      <w:r w:rsidRPr="00385108">
        <w:rPr>
          <w:rFonts w:ascii="Calibri" w:hAnsi="Calibri" w:cs="Calibri"/>
          <w:sz w:val="22"/>
          <w:szCs w:val="22"/>
        </w:rPr>
        <w:t xml:space="preserve">Client-side cash movements will be done on contractual </w:t>
      </w:r>
      <w:ins w:id="168" w:author="Hilla Rafalovitz" w:date="2021-08-19T23:52:00Z">
        <w:r w:rsidR="00413BF5">
          <w:rPr>
            <w:rFonts w:ascii="Calibri" w:hAnsi="Calibri" w:cs="Calibri"/>
            <w:sz w:val="22"/>
            <w:szCs w:val="22"/>
          </w:rPr>
          <w:t xml:space="preserve">or actual </w:t>
        </w:r>
        <w:r w:rsidR="00A220DE">
          <w:rPr>
            <w:rFonts w:ascii="Calibri" w:hAnsi="Calibri" w:cs="Calibri"/>
            <w:sz w:val="22"/>
            <w:szCs w:val="22"/>
          </w:rPr>
          <w:t>(</w:t>
        </w:r>
      </w:ins>
      <w:ins w:id="169" w:author="Hilla Rafalovitz" w:date="2021-08-19T23:54:00Z">
        <w:r w:rsidR="00D813D3" w:rsidRPr="00D813D3">
          <w:rPr>
            <w:rFonts w:ascii="Calibri" w:hAnsi="Calibri" w:cs="Calibri"/>
            <w:sz w:val="22"/>
            <w:szCs w:val="22"/>
          </w:rPr>
          <w:t>According to the bank's decision</w:t>
        </w:r>
        <w:r w:rsidR="004A3AC9">
          <w:rPr>
            <w:rFonts w:ascii="Calibri" w:hAnsi="Calibri" w:cstheme="minorBidi" w:hint="cs"/>
            <w:sz w:val="22"/>
            <w:szCs w:val="22"/>
            <w:rtl/>
            <w:lang w:bidi="he-IL"/>
          </w:rPr>
          <w:t>(</w:t>
        </w:r>
        <w:r w:rsidR="00D813D3" w:rsidRPr="00D813D3">
          <w:rPr>
            <w:rFonts w:ascii="Calibri" w:hAnsi="Calibri" w:cs="Calibri"/>
            <w:sz w:val="22"/>
            <w:szCs w:val="22"/>
          </w:rPr>
          <w:t xml:space="preserve"> </w:t>
        </w:r>
      </w:ins>
      <w:r w:rsidRPr="00385108">
        <w:rPr>
          <w:rFonts w:ascii="Calibri" w:hAnsi="Calibri" w:cs="Calibri"/>
          <w:sz w:val="22"/>
          <w:szCs w:val="22"/>
        </w:rPr>
        <w:t>basis by batch program on transaction settlement date.</w:t>
      </w:r>
      <w:ins w:id="170" w:author="Sandip Sharma" w:date="2021-09-07T15:04:00Z">
        <w:r w:rsidR="008C0490">
          <w:rPr>
            <w:rFonts w:ascii="Calibri" w:hAnsi="Calibri" w:cs="Calibri"/>
            <w:sz w:val="22"/>
            <w:szCs w:val="22"/>
          </w:rPr>
          <w:t xml:space="preserve"> Th</w:t>
        </w:r>
      </w:ins>
      <w:ins w:id="171" w:author="Sandip Sharma" w:date="2021-09-08T10:18:00Z">
        <w:r w:rsidR="00081E2B">
          <w:rPr>
            <w:rFonts w:ascii="Calibri" w:hAnsi="Calibri" w:cs="Calibri"/>
            <w:sz w:val="22"/>
            <w:szCs w:val="22"/>
          </w:rPr>
          <w:t xml:space="preserve">e </w:t>
        </w:r>
      </w:ins>
      <w:ins w:id="172" w:author="Sandip Sharma" w:date="2021-09-08T13:24:00Z">
        <w:r w:rsidR="00112E88">
          <w:rPr>
            <w:rFonts w:ascii="Calibri" w:hAnsi="Calibri" w:cs="Calibri"/>
            <w:sz w:val="22"/>
            <w:szCs w:val="22"/>
          </w:rPr>
          <w:t>‘A</w:t>
        </w:r>
      </w:ins>
      <w:ins w:id="173" w:author="Sandip Sharma" w:date="2021-09-08T10:18:00Z">
        <w:r w:rsidR="00081E2B">
          <w:rPr>
            <w:rFonts w:ascii="Calibri" w:hAnsi="Calibri" w:cs="Calibri"/>
            <w:sz w:val="22"/>
            <w:szCs w:val="22"/>
          </w:rPr>
          <w:t>ctual model</w:t>
        </w:r>
      </w:ins>
      <w:ins w:id="174" w:author="Sandip Sharma" w:date="2021-09-08T13:24:00Z">
        <w:r w:rsidR="00112E88">
          <w:rPr>
            <w:rFonts w:ascii="Calibri" w:hAnsi="Calibri" w:cs="Calibri"/>
            <w:sz w:val="22"/>
            <w:szCs w:val="22"/>
          </w:rPr>
          <w:t>’</w:t>
        </w:r>
      </w:ins>
      <w:ins w:id="175" w:author="Sandip Sharma" w:date="2021-09-08T10:18:00Z">
        <w:r w:rsidR="00081E2B">
          <w:rPr>
            <w:rFonts w:ascii="Calibri" w:hAnsi="Calibri" w:cs="Calibri"/>
            <w:sz w:val="22"/>
            <w:szCs w:val="22"/>
          </w:rPr>
          <w:t xml:space="preserve"> can</w:t>
        </w:r>
      </w:ins>
      <w:ins w:id="176" w:author="Sandip Sharma" w:date="2021-09-07T15:04:00Z">
        <w:r w:rsidR="008C0490">
          <w:rPr>
            <w:rFonts w:ascii="Calibri" w:hAnsi="Calibri" w:cs="Calibri"/>
            <w:sz w:val="22"/>
            <w:szCs w:val="22"/>
          </w:rPr>
          <w:t xml:space="preserve"> be simulated by running the client settlement batch close to 1052 processing</w:t>
        </w:r>
      </w:ins>
    </w:p>
    <w:p w14:paraId="53A54DE8" w14:textId="4EC38BC1" w:rsidR="00665650" w:rsidRPr="00385108" w:rsidRDefault="00665650" w:rsidP="009F7F8A">
      <w:pPr>
        <w:pStyle w:val="BodyText"/>
        <w:numPr>
          <w:ilvl w:val="0"/>
          <w:numId w:val="6"/>
        </w:numPr>
        <w:rPr>
          <w:rFonts w:ascii="Calibri" w:hAnsi="Calibri" w:cs="Calibri"/>
          <w:sz w:val="22"/>
          <w:szCs w:val="22"/>
        </w:rPr>
      </w:pPr>
      <w:ins w:id="177" w:author="BENIWAL VIRENDER" w:date="2021-08-25T13:47:00Z">
        <w:r>
          <w:rPr>
            <w:rFonts w:ascii="Calibri" w:hAnsi="Calibri" w:cs="Calibri"/>
            <w:sz w:val="22"/>
            <w:szCs w:val="22"/>
          </w:rPr>
          <w:t xml:space="preserve">Contractual/Actual is supported at system level for customers and cannot be </w:t>
        </w:r>
      </w:ins>
      <w:ins w:id="178" w:author="BENIWAL VIRENDER" w:date="2021-08-25T13:48:00Z">
        <w:r>
          <w:rPr>
            <w:rFonts w:ascii="Calibri" w:hAnsi="Calibri" w:cs="Calibri"/>
            <w:sz w:val="22"/>
            <w:szCs w:val="22"/>
          </w:rPr>
          <w:t>defined per market/exchange</w:t>
        </w:r>
      </w:ins>
    </w:p>
    <w:p w14:paraId="07C3C216" w14:textId="1A6B3E69" w:rsidR="003056CD" w:rsidRPr="00385108" w:rsidRDefault="003056CD" w:rsidP="009F7F8A">
      <w:pPr>
        <w:pStyle w:val="BodyText"/>
        <w:numPr>
          <w:ilvl w:val="0"/>
          <w:numId w:val="6"/>
        </w:numPr>
        <w:rPr>
          <w:rFonts w:ascii="Calibri" w:hAnsi="Calibri" w:cs="Calibri"/>
          <w:sz w:val="22"/>
          <w:szCs w:val="22"/>
        </w:rPr>
      </w:pPr>
      <w:r w:rsidRPr="00385108">
        <w:rPr>
          <w:rFonts w:ascii="Calibri" w:hAnsi="Calibri" w:cs="Calibri"/>
          <w:sz w:val="22"/>
          <w:szCs w:val="22"/>
        </w:rPr>
        <w:t>In case a trade is marked failed by stock exchange user will manually cancel order from “ST Order list” screen. This cancellation will reverse all movements and cancel order, deal, allocation, and open delivery records.</w:t>
      </w:r>
    </w:p>
    <w:p w14:paraId="1F45FA31" w14:textId="6EE72568" w:rsidR="003056CD" w:rsidRPr="00385108" w:rsidRDefault="003056CD" w:rsidP="009F7F8A">
      <w:pPr>
        <w:pStyle w:val="BodyText"/>
        <w:numPr>
          <w:ilvl w:val="0"/>
          <w:numId w:val="6"/>
        </w:numPr>
        <w:rPr>
          <w:rFonts w:ascii="Calibri" w:hAnsi="Calibri" w:cs="Calibri"/>
          <w:sz w:val="22"/>
          <w:szCs w:val="22"/>
        </w:rPr>
      </w:pPr>
      <w:r w:rsidRPr="00385108">
        <w:rPr>
          <w:rFonts w:ascii="Calibri" w:hAnsi="Calibri" w:cs="Calibri"/>
          <w:sz w:val="22"/>
          <w:szCs w:val="22"/>
        </w:rPr>
        <w:t xml:space="preserve">File 1052 will be used for street side cash and stocks processing. </w:t>
      </w:r>
    </w:p>
    <w:p w14:paraId="2D81050C" w14:textId="77777777" w:rsidR="003056CD" w:rsidRPr="00385108" w:rsidRDefault="003056CD" w:rsidP="009F7F8A">
      <w:pPr>
        <w:pStyle w:val="BodyText"/>
        <w:numPr>
          <w:ilvl w:val="1"/>
          <w:numId w:val="6"/>
        </w:numPr>
        <w:rPr>
          <w:rFonts w:ascii="Calibri" w:hAnsi="Calibri" w:cs="Calibri"/>
          <w:sz w:val="22"/>
          <w:szCs w:val="22"/>
        </w:rPr>
      </w:pPr>
      <w:r w:rsidRPr="00385108">
        <w:rPr>
          <w:rFonts w:ascii="Calibri" w:hAnsi="Calibri" w:cs="Calibri"/>
          <w:sz w:val="22"/>
          <w:szCs w:val="22"/>
        </w:rPr>
        <w:t>System will create settlement advice transactions for records received in 1052 file and will match them with trades /stock transfer open deliveries.</w:t>
      </w:r>
    </w:p>
    <w:p w14:paraId="49AB5C13" w14:textId="77777777" w:rsidR="003056CD" w:rsidRPr="00385108" w:rsidRDefault="003056CD" w:rsidP="009F7F8A">
      <w:pPr>
        <w:pStyle w:val="ListParagraph"/>
        <w:numPr>
          <w:ilvl w:val="1"/>
          <w:numId w:val="6"/>
        </w:numPr>
        <w:tabs>
          <w:tab w:val="left" w:pos="1080"/>
        </w:tabs>
        <w:spacing w:before="120" w:after="0" w:line="240" w:lineRule="auto"/>
        <w:contextualSpacing w:val="0"/>
        <w:jc w:val="both"/>
        <w:rPr>
          <w:rFonts w:ascii="Calibri" w:hAnsi="Calibri" w:cs="Calibri"/>
        </w:rPr>
      </w:pPr>
      <w:r w:rsidRPr="00385108">
        <w:rPr>
          <w:rFonts w:ascii="Calibri" w:hAnsi="Calibri" w:cs="Calibri"/>
        </w:rPr>
        <w:t>Settlement advice will not be created again if the settlement advice with same TASE movement id, Event id, Security id, Quantity and price already exits.</w:t>
      </w:r>
    </w:p>
    <w:p w14:paraId="42F10E7F" w14:textId="77777777" w:rsidR="003056CD" w:rsidRPr="00385108" w:rsidRDefault="003056CD" w:rsidP="009F7F8A">
      <w:pPr>
        <w:pStyle w:val="ListParagraph"/>
        <w:numPr>
          <w:ilvl w:val="1"/>
          <w:numId w:val="6"/>
        </w:numPr>
        <w:tabs>
          <w:tab w:val="left" w:pos="1080"/>
        </w:tabs>
        <w:spacing w:before="120" w:after="0" w:line="240" w:lineRule="auto"/>
        <w:contextualSpacing w:val="0"/>
        <w:jc w:val="both"/>
        <w:rPr>
          <w:rFonts w:ascii="Calibri" w:hAnsi="Calibri" w:cs="Calibri"/>
        </w:rPr>
      </w:pPr>
      <w:r w:rsidRPr="00385108">
        <w:rPr>
          <w:rFonts w:ascii="Calibri" w:hAnsi="Calibri" w:cs="Calibri"/>
        </w:rPr>
        <w:t>If manual matching is done for an open delivery it will not be part of reconciliation after that.</w:t>
      </w:r>
    </w:p>
    <w:p w14:paraId="2AB598C2" w14:textId="77777777" w:rsidR="003056CD" w:rsidRPr="00385108" w:rsidRDefault="003056CD" w:rsidP="009F7F8A">
      <w:pPr>
        <w:pStyle w:val="ListParagraph"/>
        <w:numPr>
          <w:ilvl w:val="1"/>
          <w:numId w:val="6"/>
        </w:numPr>
        <w:tabs>
          <w:tab w:val="left" w:pos="1080"/>
        </w:tabs>
        <w:spacing w:before="120" w:after="0" w:line="240" w:lineRule="auto"/>
        <w:contextualSpacing w:val="0"/>
        <w:jc w:val="both"/>
        <w:rPr>
          <w:rFonts w:ascii="Calibri" w:hAnsi="Calibri" w:cs="Calibri"/>
        </w:rPr>
      </w:pPr>
      <w:r w:rsidRPr="00385108">
        <w:rPr>
          <w:rFonts w:ascii="Calibri" w:hAnsi="Calibri" w:cs="Calibri"/>
        </w:rPr>
        <w:t>User will be able to track the un-matched events using the open delivery and settlement advices list screens.</w:t>
      </w:r>
    </w:p>
    <w:p w14:paraId="13B22717" w14:textId="77777777" w:rsidR="003056CD" w:rsidRPr="00385108" w:rsidRDefault="003056CD" w:rsidP="009F7F8A">
      <w:pPr>
        <w:pStyle w:val="ListParagraph"/>
        <w:numPr>
          <w:ilvl w:val="1"/>
          <w:numId w:val="6"/>
        </w:numPr>
        <w:tabs>
          <w:tab w:val="left" w:pos="1080"/>
        </w:tabs>
        <w:spacing w:before="120" w:after="0" w:line="240" w:lineRule="auto"/>
        <w:contextualSpacing w:val="0"/>
        <w:jc w:val="both"/>
        <w:rPr>
          <w:rFonts w:ascii="Calibri" w:hAnsi="Calibri" w:cs="Calibri"/>
        </w:rPr>
      </w:pPr>
      <w:r w:rsidRPr="00385108">
        <w:rPr>
          <w:rFonts w:ascii="Calibri" w:hAnsi="Calibri" w:cs="Calibri"/>
        </w:rPr>
        <w:t>Settlement process will run on predefined time and do the Street side settlement for all matched open deliveries.</w:t>
      </w:r>
    </w:p>
    <w:p w14:paraId="34926450" w14:textId="674EEB73" w:rsidR="003056CD" w:rsidRPr="00385108" w:rsidRDefault="003056CD" w:rsidP="009F7F8A">
      <w:pPr>
        <w:pStyle w:val="ListParagraph"/>
        <w:numPr>
          <w:ilvl w:val="1"/>
          <w:numId w:val="6"/>
        </w:numPr>
        <w:tabs>
          <w:tab w:val="left" w:pos="1080"/>
        </w:tabs>
        <w:spacing w:before="120" w:after="0" w:line="240" w:lineRule="auto"/>
        <w:contextualSpacing w:val="0"/>
        <w:jc w:val="both"/>
        <w:rPr>
          <w:rFonts w:ascii="Calibri" w:hAnsi="Calibri" w:cs="Calibri"/>
        </w:rPr>
      </w:pPr>
      <w:r w:rsidRPr="00385108">
        <w:rPr>
          <w:rFonts w:ascii="Calibri" w:hAnsi="Calibri" w:cs="Calibri"/>
        </w:rPr>
        <w:t>Matching status will be stored at open delivery and settlement advice level.</w:t>
      </w:r>
    </w:p>
    <w:p w14:paraId="59AB7E6E" w14:textId="77777777" w:rsidR="003056CD" w:rsidRPr="00385108" w:rsidRDefault="003056CD" w:rsidP="003056CD">
      <w:pPr>
        <w:pStyle w:val="ListParagraph"/>
        <w:tabs>
          <w:tab w:val="left" w:pos="1080"/>
        </w:tabs>
        <w:spacing w:before="120" w:after="0" w:line="240" w:lineRule="auto"/>
        <w:ind w:left="2250"/>
        <w:contextualSpacing w:val="0"/>
        <w:jc w:val="both"/>
        <w:rPr>
          <w:rFonts w:ascii="Calibri" w:hAnsi="Calibri" w:cs="Calibri"/>
        </w:rPr>
      </w:pPr>
    </w:p>
    <w:p w14:paraId="4E24F81B" w14:textId="44D7B81A" w:rsidR="003056CD" w:rsidRPr="00385108" w:rsidRDefault="003056CD" w:rsidP="009F7F8A">
      <w:pPr>
        <w:pStyle w:val="BodyText"/>
        <w:numPr>
          <w:ilvl w:val="0"/>
          <w:numId w:val="6"/>
        </w:numPr>
        <w:rPr>
          <w:rFonts w:ascii="Calibri" w:hAnsi="Calibri" w:cs="Calibri"/>
        </w:rPr>
      </w:pPr>
      <w:r w:rsidRPr="00385108">
        <w:rPr>
          <w:rFonts w:ascii="Calibri" w:hAnsi="Calibri" w:cs="Calibri"/>
          <w:sz w:val="22"/>
          <w:szCs w:val="22"/>
        </w:rPr>
        <w:t>Screen for linking of unmatched open deliveries and settlement advice records. Instrument id will be mandatory criteria for matching (Error to be raised in case instrument different between open delivery and settlement advice)</w:t>
      </w:r>
    </w:p>
    <w:p w14:paraId="7B4EFDCB" w14:textId="77777777" w:rsidR="003056CD" w:rsidRPr="00385108" w:rsidRDefault="003056CD" w:rsidP="003056CD">
      <w:pPr>
        <w:pStyle w:val="BodyText"/>
        <w:ind w:left="1530"/>
        <w:rPr>
          <w:rFonts w:ascii="Calibri" w:hAnsi="Calibri" w:cs="Calibri"/>
        </w:rPr>
      </w:pPr>
    </w:p>
    <w:p w14:paraId="2CF6CA39" w14:textId="77777777" w:rsidR="003056CD" w:rsidRPr="00385108" w:rsidRDefault="003056CD" w:rsidP="009F7F8A">
      <w:pPr>
        <w:pStyle w:val="BodyText"/>
        <w:numPr>
          <w:ilvl w:val="0"/>
          <w:numId w:val="6"/>
        </w:numPr>
        <w:rPr>
          <w:rFonts w:ascii="Calibri" w:hAnsi="Calibri" w:cs="Calibri"/>
          <w:sz w:val="22"/>
          <w:szCs w:val="22"/>
        </w:rPr>
      </w:pPr>
      <w:r w:rsidRPr="00385108">
        <w:rPr>
          <w:rFonts w:ascii="Calibri" w:hAnsi="Calibri" w:cs="Calibri"/>
          <w:sz w:val="22"/>
          <w:szCs w:val="22"/>
        </w:rPr>
        <w:t>Manual matching screen layout will be as follows:</w:t>
      </w:r>
    </w:p>
    <w:p w14:paraId="12B8C6D9" w14:textId="77777777" w:rsidR="003056CD" w:rsidRPr="00385108" w:rsidRDefault="003056CD" w:rsidP="003056CD">
      <w:pPr>
        <w:pStyle w:val="BodyText"/>
        <w:ind w:left="1530"/>
        <w:rPr>
          <w:rFonts w:ascii="Calibri" w:hAnsi="Calibri" w:cs="Calibri"/>
          <w:noProof/>
          <w:sz w:val="22"/>
          <w:szCs w:val="22"/>
          <w:lang w:eastAsia="en-US"/>
        </w:rPr>
      </w:pPr>
    </w:p>
    <w:p w14:paraId="443F2C89" w14:textId="1D149393" w:rsidR="003056CD" w:rsidRPr="00385108" w:rsidRDefault="003056CD" w:rsidP="003056CD">
      <w:pPr>
        <w:pStyle w:val="BodyText"/>
        <w:ind w:left="1530"/>
        <w:rPr>
          <w:rFonts w:ascii="Calibri" w:hAnsi="Calibri" w:cs="Calibri"/>
          <w:noProof/>
          <w:lang w:eastAsia="en-US"/>
        </w:rPr>
      </w:pPr>
      <w:r w:rsidRPr="00385108">
        <w:rPr>
          <w:rFonts w:ascii="Calibri" w:hAnsi="Calibri" w:cs="Calibri"/>
          <w:noProof/>
          <w:lang w:eastAsia="en-US"/>
        </w:rPr>
        <w:lastRenderedPageBreak/>
        <w:drawing>
          <wp:inline distT="0" distB="0" distL="0" distR="0" wp14:anchorId="396E2420" wp14:editId="329E0418">
            <wp:extent cx="5753100" cy="2876550"/>
            <wp:effectExtent l="19050" t="19050" r="19050" b="19050"/>
            <wp:docPr id="39139" name="Picture 39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2876550"/>
                    </a:xfrm>
                    <a:prstGeom prst="rect">
                      <a:avLst/>
                    </a:prstGeom>
                    <a:noFill/>
                    <a:ln w="6350" cmpd="sng">
                      <a:solidFill>
                        <a:srgbClr val="000000"/>
                      </a:solidFill>
                      <a:miter lim="800000"/>
                      <a:headEnd/>
                      <a:tailEnd/>
                    </a:ln>
                    <a:effectLst/>
                  </pic:spPr>
                </pic:pic>
              </a:graphicData>
            </a:graphic>
          </wp:inline>
        </w:drawing>
      </w:r>
    </w:p>
    <w:p w14:paraId="469C5E95" w14:textId="74772FAF" w:rsidR="003056CD" w:rsidRPr="00385108" w:rsidRDefault="003056CD" w:rsidP="003056CD">
      <w:pPr>
        <w:pStyle w:val="BodyText"/>
        <w:ind w:left="1530"/>
        <w:rPr>
          <w:rFonts w:ascii="Calibri" w:hAnsi="Calibri" w:cs="Calibri"/>
        </w:rPr>
      </w:pPr>
    </w:p>
    <w:p w14:paraId="77E559A9" w14:textId="77777777" w:rsidR="003056CD" w:rsidRPr="00385108" w:rsidRDefault="003056CD" w:rsidP="009F7F8A">
      <w:pPr>
        <w:pStyle w:val="BodyText"/>
        <w:numPr>
          <w:ilvl w:val="0"/>
          <w:numId w:val="6"/>
        </w:numPr>
        <w:rPr>
          <w:rFonts w:ascii="Calibri" w:hAnsi="Calibri" w:cs="Calibri"/>
          <w:sz w:val="22"/>
          <w:szCs w:val="22"/>
        </w:rPr>
      </w:pPr>
      <w:r w:rsidRPr="00385108">
        <w:rPr>
          <w:rFonts w:ascii="Calibri" w:hAnsi="Calibri" w:cs="Calibri"/>
          <w:sz w:val="22"/>
          <w:szCs w:val="22"/>
        </w:rPr>
        <w:t>System will validate the following fields for selected open delivery and settlement advice records:</w:t>
      </w:r>
    </w:p>
    <w:p w14:paraId="34AD98F0" w14:textId="77777777" w:rsidR="003056CD" w:rsidRPr="00385108" w:rsidRDefault="003056CD" w:rsidP="009F7F8A">
      <w:pPr>
        <w:pStyle w:val="BodyText"/>
        <w:numPr>
          <w:ilvl w:val="1"/>
          <w:numId w:val="6"/>
        </w:numPr>
        <w:rPr>
          <w:rFonts w:ascii="Calibri" w:hAnsi="Calibri" w:cs="Calibri"/>
          <w:sz w:val="22"/>
          <w:szCs w:val="22"/>
        </w:rPr>
      </w:pPr>
      <w:r w:rsidRPr="00385108">
        <w:rPr>
          <w:rFonts w:ascii="Calibri" w:hAnsi="Calibri" w:cs="Calibri"/>
          <w:sz w:val="22"/>
          <w:szCs w:val="22"/>
        </w:rPr>
        <w:t>Quantity</w:t>
      </w:r>
    </w:p>
    <w:p w14:paraId="02D10270" w14:textId="77777777" w:rsidR="003056CD" w:rsidRPr="00385108" w:rsidRDefault="003056CD" w:rsidP="009F7F8A">
      <w:pPr>
        <w:pStyle w:val="BodyText"/>
        <w:numPr>
          <w:ilvl w:val="1"/>
          <w:numId w:val="6"/>
        </w:numPr>
        <w:rPr>
          <w:rFonts w:ascii="Calibri" w:hAnsi="Calibri" w:cs="Calibri"/>
          <w:sz w:val="22"/>
          <w:szCs w:val="22"/>
        </w:rPr>
      </w:pPr>
      <w:r w:rsidRPr="00385108">
        <w:rPr>
          <w:rFonts w:ascii="Calibri" w:hAnsi="Calibri" w:cs="Calibri"/>
          <w:sz w:val="22"/>
          <w:szCs w:val="22"/>
        </w:rPr>
        <w:t>Instrument</w:t>
      </w:r>
    </w:p>
    <w:p w14:paraId="27572E99" w14:textId="77777777" w:rsidR="003056CD" w:rsidRPr="00385108" w:rsidRDefault="003056CD" w:rsidP="009F7F8A">
      <w:pPr>
        <w:pStyle w:val="BodyText"/>
        <w:numPr>
          <w:ilvl w:val="1"/>
          <w:numId w:val="6"/>
        </w:numPr>
        <w:rPr>
          <w:rFonts w:ascii="Calibri" w:hAnsi="Calibri" w:cs="Calibri"/>
          <w:sz w:val="22"/>
          <w:szCs w:val="22"/>
        </w:rPr>
      </w:pPr>
      <w:r w:rsidRPr="00385108">
        <w:rPr>
          <w:rFonts w:ascii="Calibri" w:hAnsi="Calibri" w:cs="Calibri"/>
          <w:sz w:val="22"/>
          <w:szCs w:val="22"/>
        </w:rPr>
        <w:t>Custodian</w:t>
      </w:r>
    </w:p>
    <w:p w14:paraId="56A367FE" w14:textId="77777777" w:rsidR="003056CD" w:rsidRPr="00385108" w:rsidRDefault="003056CD" w:rsidP="009F7F8A">
      <w:pPr>
        <w:pStyle w:val="BodyText"/>
        <w:numPr>
          <w:ilvl w:val="1"/>
          <w:numId w:val="6"/>
        </w:numPr>
        <w:rPr>
          <w:rFonts w:ascii="Calibri" w:hAnsi="Calibri" w:cs="Calibri"/>
          <w:sz w:val="22"/>
          <w:szCs w:val="22"/>
        </w:rPr>
      </w:pPr>
      <w:r w:rsidRPr="00385108">
        <w:rPr>
          <w:rFonts w:ascii="Calibri" w:hAnsi="Calibri" w:cs="Calibri"/>
          <w:sz w:val="22"/>
          <w:szCs w:val="22"/>
        </w:rPr>
        <w:t>Amount (Tolerance will be applicable as per existing functionality of specify tolerance at custodian role level).</w:t>
      </w:r>
    </w:p>
    <w:p w14:paraId="55D965E5" w14:textId="77777777" w:rsidR="003056CD" w:rsidRPr="00385108" w:rsidRDefault="003056CD" w:rsidP="009F7F8A">
      <w:pPr>
        <w:pStyle w:val="BodyText"/>
        <w:numPr>
          <w:ilvl w:val="1"/>
          <w:numId w:val="6"/>
        </w:numPr>
        <w:rPr>
          <w:rFonts w:ascii="Calibri" w:hAnsi="Calibri" w:cs="Calibri"/>
          <w:sz w:val="22"/>
          <w:szCs w:val="22"/>
        </w:rPr>
      </w:pPr>
      <w:r w:rsidRPr="00385108">
        <w:rPr>
          <w:rFonts w:ascii="Calibri" w:hAnsi="Calibri" w:cs="Calibri"/>
          <w:sz w:val="22"/>
          <w:szCs w:val="22"/>
        </w:rPr>
        <w:t>Settlement Type</w:t>
      </w:r>
    </w:p>
    <w:p w14:paraId="1026EE3E" w14:textId="137C9EBE" w:rsidR="003056CD" w:rsidRDefault="003056CD" w:rsidP="009F7F8A">
      <w:pPr>
        <w:pStyle w:val="BodyText"/>
        <w:numPr>
          <w:ilvl w:val="0"/>
          <w:numId w:val="6"/>
        </w:numPr>
        <w:rPr>
          <w:ins w:id="179" w:author="Sandip Sharma" w:date="2021-09-08T11:25:00Z"/>
          <w:rFonts w:ascii="Calibri" w:hAnsi="Calibri" w:cs="Calibri"/>
          <w:sz w:val="22"/>
          <w:szCs w:val="22"/>
        </w:rPr>
      </w:pPr>
      <w:r w:rsidRPr="00385108">
        <w:rPr>
          <w:rFonts w:ascii="Calibri" w:hAnsi="Calibri" w:cs="Calibri"/>
          <w:sz w:val="22"/>
          <w:szCs w:val="22"/>
        </w:rPr>
        <w:t>System will generate nostro side cash and stock positing as part of matching event.</w:t>
      </w:r>
    </w:p>
    <w:p w14:paraId="2EE29127" w14:textId="2ED40DC4" w:rsidR="00073FCD" w:rsidRDefault="00073FCD" w:rsidP="009F7F8A">
      <w:pPr>
        <w:pStyle w:val="BodyText"/>
        <w:numPr>
          <w:ilvl w:val="0"/>
          <w:numId w:val="6"/>
        </w:numPr>
        <w:rPr>
          <w:ins w:id="180" w:author="Sandip Sharma" w:date="2021-09-08T11:25:00Z"/>
          <w:rFonts w:ascii="Calibri" w:hAnsi="Calibri" w:cs="Calibri"/>
          <w:sz w:val="22"/>
          <w:szCs w:val="22"/>
        </w:rPr>
      </w:pPr>
      <w:ins w:id="181" w:author="Sandip Sharma" w:date="2021-09-08T11:25:00Z">
        <w:r>
          <w:rPr>
            <w:rFonts w:ascii="Calibri" w:hAnsi="Calibri" w:cs="Calibri"/>
            <w:sz w:val="22"/>
            <w:szCs w:val="22"/>
          </w:rPr>
          <w:t xml:space="preserve">Net Settlement </w:t>
        </w:r>
      </w:ins>
    </w:p>
    <w:p w14:paraId="360E5151" w14:textId="04DA1E6E" w:rsidR="00073FCD" w:rsidRDefault="00073FCD">
      <w:pPr>
        <w:pStyle w:val="BodyText"/>
        <w:numPr>
          <w:ilvl w:val="1"/>
          <w:numId w:val="6"/>
        </w:numPr>
        <w:rPr>
          <w:ins w:id="182" w:author="Sandip Sharma" w:date="2021-09-08T11:28:00Z"/>
          <w:rFonts w:ascii="Calibri" w:hAnsi="Calibri" w:cs="Calibri"/>
          <w:sz w:val="22"/>
          <w:szCs w:val="22"/>
        </w:rPr>
        <w:pPrChange w:id="183" w:author="Sandip Sharma" w:date="2021-09-08T11:26:00Z">
          <w:pPr>
            <w:pStyle w:val="BodyText"/>
            <w:numPr>
              <w:numId w:val="6"/>
            </w:numPr>
            <w:ind w:left="1530" w:hanging="360"/>
          </w:pPr>
        </w:pPrChange>
      </w:pPr>
      <w:ins w:id="184" w:author="Sandip Sharma" w:date="2021-09-08T11:28:00Z">
        <w:r>
          <w:rPr>
            <w:rFonts w:ascii="Calibri" w:hAnsi="Calibri" w:cs="Calibri"/>
            <w:sz w:val="22"/>
            <w:szCs w:val="22"/>
          </w:rPr>
          <w:t>TASE provides following files for net settlement and fee</w:t>
        </w:r>
      </w:ins>
    </w:p>
    <w:p w14:paraId="3ECE0447" w14:textId="1147CD3A" w:rsidR="00073FCD" w:rsidRDefault="00073FCD">
      <w:pPr>
        <w:pStyle w:val="BodyText"/>
        <w:numPr>
          <w:ilvl w:val="2"/>
          <w:numId w:val="6"/>
        </w:numPr>
        <w:rPr>
          <w:ins w:id="185" w:author="Sandip Sharma" w:date="2021-09-08T11:28:00Z"/>
          <w:rFonts w:ascii="Calibri" w:hAnsi="Calibri" w:cs="Calibri"/>
          <w:sz w:val="22"/>
          <w:szCs w:val="22"/>
        </w:rPr>
        <w:pPrChange w:id="186" w:author="Sandip Sharma" w:date="2021-09-08T11:28:00Z">
          <w:pPr>
            <w:pStyle w:val="BodyText"/>
            <w:numPr>
              <w:numId w:val="6"/>
            </w:numPr>
            <w:ind w:left="1530" w:hanging="360"/>
          </w:pPr>
        </w:pPrChange>
      </w:pPr>
      <w:ins w:id="187" w:author="Sandip Sharma" w:date="2021-09-08T11:28:00Z">
        <w:r>
          <w:rPr>
            <w:rFonts w:ascii="Calibri" w:hAnsi="Calibri" w:cs="Calibri"/>
            <w:sz w:val="22"/>
            <w:szCs w:val="22"/>
          </w:rPr>
          <w:t>File 31 – CA net settlement</w:t>
        </w:r>
      </w:ins>
      <w:ins w:id="188" w:author="Sandip Sharma" w:date="2021-09-08T12:01:00Z">
        <w:r w:rsidR="00F603D9">
          <w:rPr>
            <w:rFonts w:ascii="Calibri" w:hAnsi="Calibri" w:cs="Calibri"/>
            <w:sz w:val="22"/>
            <w:szCs w:val="22"/>
          </w:rPr>
          <w:t xml:space="preserve"> (Will be managed by CA component)</w:t>
        </w:r>
      </w:ins>
    </w:p>
    <w:p w14:paraId="4A9549E6" w14:textId="53BE2638" w:rsidR="00073FCD" w:rsidRDefault="00073FCD">
      <w:pPr>
        <w:pStyle w:val="BodyText"/>
        <w:numPr>
          <w:ilvl w:val="2"/>
          <w:numId w:val="6"/>
        </w:numPr>
        <w:rPr>
          <w:ins w:id="189" w:author="Sandip Sharma" w:date="2021-09-08T11:28:00Z"/>
          <w:rFonts w:ascii="Calibri" w:hAnsi="Calibri" w:cs="Calibri"/>
          <w:sz w:val="22"/>
          <w:szCs w:val="22"/>
        </w:rPr>
        <w:pPrChange w:id="190" w:author="Sandip Sharma" w:date="2021-09-08T11:28:00Z">
          <w:pPr>
            <w:pStyle w:val="BodyText"/>
            <w:numPr>
              <w:numId w:val="6"/>
            </w:numPr>
            <w:ind w:left="1530" w:hanging="360"/>
          </w:pPr>
        </w:pPrChange>
      </w:pPr>
      <w:ins w:id="191" w:author="Sandip Sharma" w:date="2021-09-08T11:28:00Z">
        <w:r>
          <w:rPr>
            <w:rFonts w:ascii="Calibri" w:hAnsi="Calibri" w:cs="Calibri"/>
            <w:sz w:val="22"/>
            <w:szCs w:val="22"/>
          </w:rPr>
          <w:t>File 32 – Trade and transfer net settlement</w:t>
        </w:r>
      </w:ins>
    </w:p>
    <w:p w14:paraId="40CD133A" w14:textId="49EF95D4" w:rsidR="00073FCD" w:rsidRDefault="00073FCD">
      <w:pPr>
        <w:pStyle w:val="BodyText"/>
        <w:numPr>
          <w:ilvl w:val="2"/>
          <w:numId w:val="6"/>
        </w:numPr>
        <w:rPr>
          <w:ins w:id="192" w:author="Sandip Sharma" w:date="2021-09-08T11:28:00Z"/>
          <w:rFonts w:ascii="Calibri" w:hAnsi="Calibri" w:cs="Calibri"/>
          <w:sz w:val="22"/>
          <w:szCs w:val="22"/>
        </w:rPr>
        <w:pPrChange w:id="193" w:author="Sandip Sharma" w:date="2021-09-08T11:28:00Z">
          <w:pPr>
            <w:pStyle w:val="BodyText"/>
            <w:numPr>
              <w:numId w:val="6"/>
            </w:numPr>
            <w:ind w:left="1530" w:hanging="360"/>
          </w:pPr>
        </w:pPrChange>
      </w:pPr>
      <w:ins w:id="194" w:author="Sandip Sharma" w:date="2021-09-08T11:28:00Z">
        <w:r>
          <w:rPr>
            <w:rFonts w:ascii="Calibri" w:hAnsi="Calibri" w:cs="Calibri"/>
            <w:sz w:val="22"/>
            <w:szCs w:val="22"/>
          </w:rPr>
          <w:t xml:space="preserve">1091 – </w:t>
        </w:r>
      </w:ins>
      <w:ins w:id="195" w:author="Sandip Sharma" w:date="2021-09-08T11:29:00Z">
        <w:r>
          <w:rPr>
            <w:rFonts w:ascii="Calibri" w:hAnsi="Calibri" w:cs="Calibri"/>
            <w:sz w:val="22"/>
            <w:szCs w:val="22"/>
          </w:rPr>
          <w:t xml:space="preserve">Detailed </w:t>
        </w:r>
      </w:ins>
      <w:ins w:id="196" w:author="Sandip Sharma" w:date="2021-09-08T11:28:00Z">
        <w:r>
          <w:rPr>
            <w:rFonts w:ascii="Calibri" w:hAnsi="Calibri" w:cs="Calibri"/>
            <w:sz w:val="22"/>
            <w:szCs w:val="22"/>
          </w:rPr>
          <w:t>TASE charges</w:t>
        </w:r>
      </w:ins>
      <w:ins w:id="197" w:author="Sandip Sharma" w:date="2021-09-08T11:29:00Z">
        <w:r>
          <w:rPr>
            <w:rFonts w:ascii="Calibri" w:hAnsi="Calibri" w:cs="Calibri"/>
            <w:sz w:val="22"/>
            <w:szCs w:val="22"/>
          </w:rPr>
          <w:t xml:space="preserve"> supporting the charges in file 31/32</w:t>
        </w:r>
      </w:ins>
    </w:p>
    <w:p w14:paraId="72835FC4" w14:textId="0844CAD9" w:rsidR="00073FCD" w:rsidRDefault="00073FCD">
      <w:pPr>
        <w:pStyle w:val="BodyText"/>
        <w:numPr>
          <w:ilvl w:val="1"/>
          <w:numId w:val="6"/>
        </w:numPr>
        <w:rPr>
          <w:ins w:id="198" w:author="Sandip Sharma" w:date="2021-09-08T11:26:00Z"/>
          <w:rFonts w:ascii="Calibri" w:hAnsi="Calibri" w:cs="Calibri"/>
          <w:sz w:val="22"/>
          <w:szCs w:val="22"/>
        </w:rPr>
        <w:pPrChange w:id="199" w:author="Eran Dayan" w:date="2021-09-09T11:50:00Z">
          <w:pPr>
            <w:pStyle w:val="BodyText"/>
            <w:numPr>
              <w:numId w:val="6"/>
            </w:numPr>
            <w:ind w:left="1530" w:hanging="360"/>
          </w:pPr>
        </w:pPrChange>
      </w:pPr>
      <w:commentRangeStart w:id="200"/>
      <w:commentRangeStart w:id="201"/>
      <w:ins w:id="202" w:author="Sandip Sharma" w:date="2021-09-08T11:26:00Z">
        <w:r>
          <w:rPr>
            <w:rFonts w:ascii="Calibri" w:hAnsi="Calibri" w:cs="Calibri"/>
            <w:sz w:val="22"/>
            <w:szCs w:val="22"/>
          </w:rPr>
          <w:t>Tase</w:t>
        </w:r>
        <w:commentRangeEnd w:id="200"/>
        <w:r>
          <w:rPr>
            <w:rStyle w:val="CommentReference"/>
            <w:rFonts w:asciiTheme="minorHAnsi" w:eastAsiaTheme="minorHAnsi" w:hAnsiTheme="minorHAnsi" w:cstheme="minorBidi"/>
            <w:kern w:val="0"/>
            <w:lang w:eastAsia="en-US"/>
          </w:rPr>
          <w:commentReference w:id="200"/>
        </w:r>
        <w:r>
          <w:rPr>
            <w:rFonts w:ascii="Calibri" w:hAnsi="Calibri" w:cs="Calibri"/>
            <w:sz w:val="22"/>
            <w:szCs w:val="22"/>
          </w:rPr>
          <w:t xml:space="preserve"> File </w:t>
        </w:r>
        <w:del w:id="203" w:author="Sandip Sharma" w:date="2021-09-08T12:01:00Z">
          <w:r w:rsidDel="00F603D9">
            <w:rPr>
              <w:rFonts w:ascii="Calibri" w:hAnsi="Calibri" w:cs="Calibri"/>
              <w:sz w:val="22"/>
              <w:szCs w:val="22"/>
            </w:rPr>
            <w:delText>31/</w:delText>
          </w:r>
        </w:del>
        <w:r>
          <w:rPr>
            <w:rFonts w:ascii="Calibri" w:hAnsi="Calibri" w:cs="Calibri"/>
            <w:sz w:val="22"/>
            <w:szCs w:val="22"/>
          </w:rPr>
          <w:t xml:space="preserve">32/1091 will be uploaded in Bancs for </w:t>
        </w:r>
        <w:del w:id="204" w:author="Sandip Sharma" w:date="2021-09-08T12:02:00Z">
          <w:r w:rsidDel="00F603D9">
            <w:rPr>
              <w:rFonts w:ascii="Calibri" w:hAnsi="Calibri" w:cs="Calibri"/>
              <w:sz w:val="22"/>
              <w:szCs w:val="22"/>
            </w:rPr>
            <w:delText>CA /</w:delText>
          </w:r>
        </w:del>
        <w:r>
          <w:rPr>
            <w:rFonts w:ascii="Calibri" w:hAnsi="Calibri" w:cs="Calibri"/>
            <w:sz w:val="22"/>
            <w:szCs w:val="22"/>
          </w:rPr>
          <w:t>Securities Retail</w:t>
        </w:r>
      </w:ins>
      <w:ins w:id="205" w:author="Sandip Sharma" w:date="2021-09-08T12:02:00Z">
        <w:r w:rsidR="00F603D9">
          <w:rPr>
            <w:rFonts w:ascii="Calibri" w:hAnsi="Calibri" w:cs="Calibri"/>
            <w:sz w:val="22"/>
            <w:szCs w:val="22"/>
          </w:rPr>
          <w:t xml:space="preserve"> and </w:t>
        </w:r>
      </w:ins>
      <w:ins w:id="206" w:author="Sandip Sharma" w:date="2021-09-08T11:26:00Z">
        <w:del w:id="207" w:author="Sandip Sharma" w:date="2021-09-08T12:02:00Z">
          <w:r w:rsidDel="00F603D9">
            <w:rPr>
              <w:rFonts w:ascii="Calibri" w:hAnsi="Calibri" w:cs="Calibri"/>
              <w:sz w:val="22"/>
              <w:szCs w:val="22"/>
            </w:rPr>
            <w:delText>/</w:delText>
          </w:r>
        </w:del>
        <w:r>
          <w:rPr>
            <w:rFonts w:ascii="Calibri" w:hAnsi="Calibri" w:cs="Calibri"/>
            <w:sz w:val="22"/>
            <w:szCs w:val="22"/>
          </w:rPr>
          <w:t xml:space="preserve">Nostro </w:t>
        </w:r>
        <w:del w:id="208" w:author="Sandip Sharma" w:date="2021-09-08T12:02:00Z">
          <w:r w:rsidDel="00F603D9">
            <w:rPr>
              <w:rFonts w:ascii="Calibri" w:hAnsi="Calibri" w:cs="Calibri"/>
              <w:sz w:val="22"/>
              <w:szCs w:val="22"/>
            </w:rPr>
            <w:delText>accounts</w:delText>
          </w:r>
        </w:del>
      </w:ins>
      <w:ins w:id="209" w:author="Sandip Sharma" w:date="2021-09-08T12:02:00Z">
        <w:r w:rsidR="00F603D9">
          <w:rPr>
            <w:rFonts w:ascii="Calibri" w:hAnsi="Calibri" w:cs="Calibri"/>
            <w:sz w:val="22"/>
            <w:szCs w:val="22"/>
          </w:rPr>
          <w:t>trades</w:t>
        </w:r>
      </w:ins>
      <w:ins w:id="210" w:author="Sandip Sharma" w:date="2021-09-08T11:26:00Z">
        <w:r>
          <w:rPr>
            <w:rFonts w:ascii="Calibri" w:hAnsi="Calibri" w:cs="Calibri"/>
            <w:sz w:val="22"/>
            <w:szCs w:val="22"/>
          </w:rPr>
          <w:t xml:space="preserve">. </w:t>
        </w:r>
        <w:commentRangeStart w:id="211"/>
        <w:r>
          <w:rPr>
            <w:rFonts w:ascii="Calibri" w:hAnsi="Calibri" w:cs="Calibri"/>
            <w:sz w:val="22"/>
            <w:szCs w:val="22"/>
          </w:rPr>
          <w:t xml:space="preserve">No processing will be </w:t>
        </w:r>
        <w:proofErr w:type="spellStart"/>
        <w:r>
          <w:rPr>
            <w:rFonts w:ascii="Calibri" w:hAnsi="Calibri" w:cs="Calibri"/>
            <w:sz w:val="22"/>
            <w:szCs w:val="22"/>
          </w:rPr>
          <w:t>done</w:t>
        </w:r>
        <w:del w:id="212" w:author="BENIWAL VIRENDER" w:date="2021-09-22T12:27:00Z">
          <w:r w:rsidDel="00A13D11">
            <w:rPr>
              <w:rFonts w:ascii="Calibri" w:hAnsi="Calibri" w:cs="Calibri"/>
              <w:sz w:val="22"/>
              <w:szCs w:val="22"/>
            </w:rPr>
            <w:delText>.</w:delText>
          </w:r>
          <w:commentRangeEnd w:id="211"/>
          <w:r w:rsidDel="00A13D11">
            <w:rPr>
              <w:rStyle w:val="CommentReference"/>
              <w:rFonts w:asciiTheme="minorHAnsi" w:eastAsiaTheme="minorHAnsi" w:hAnsiTheme="minorHAnsi" w:cstheme="minorBidi"/>
              <w:kern w:val="0"/>
              <w:lang w:eastAsia="en-US"/>
            </w:rPr>
            <w:commentReference w:id="211"/>
          </w:r>
        </w:del>
      </w:ins>
      <w:ins w:id="213" w:author="Sandip Sharma" w:date="2021-09-08T12:02:00Z">
        <w:del w:id="214" w:author="BENIWAL VIRENDER" w:date="2021-09-22T12:27:00Z">
          <w:r w:rsidR="00F603D9" w:rsidDel="00A13D11">
            <w:rPr>
              <w:rFonts w:ascii="Calibri" w:hAnsi="Calibri" w:cs="Calibri"/>
              <w:sz w:val="22"/>
              <w:szCs w:val="22"/>
            </w:rPr>
            <w:delText xml:space="preserve"> </w:delText>
          </w:r>
        </w:del>
      </w:ins>
      <w:ins w:id="215" w:author="BENIWAL VIRENDER" w:date="2021-09-22T12:27:00Z">
        <w:r w:rsidR="00A13D11">
          <w:rPr>
            <w:rFonts w:ascii="Calibri" w:hAnsi="Calibri" w:cs="Calibri"/>
            <w:sz w:val="22"/>
            <w:szCs w:val="22"/>
          </w:rPr>
          <w:t>,</w:t>
        </w:r>
      </w:ins>
      <w:ins w:id="216" w:author="Sandip Sharma" w:date="2021-09-08T12:02:00Z">
        <w:r w:rsidR="00F603D9">
          <w:rPr>
            <w:rFonts w:ascii="Calibri" w:hAnsi="Calibri" w:cs="Calibri"/>
            <w:sz w:val="22"/>
            <w:szCs w:val="22"/>
          </w:rPr>
          <w:t>on</w:t>
        </w:r>
        <w:proofErr w:type="spellEnd"/>
        <w:r w:rsidR="00F603D9">
          <w:rPr>
            <w:rFonts w:ascii="Calibri" w:hAnsi="Calibri" w:cs="Calibri"/>
            <w:sz w:val="22"/>
            <w:szCs w:val="22"/>
          </w:rPr>
          <w:t xml:space="preserve"> the files i.e. the data will be stor</w:t>
        </w:r>
      </w:ins>
      <w:ins w:id="217" w:author="Sandip Sharma" w:date="2021-09-08T13:26:00Z">
        <w:r w:rsidR="006F7122">
          <w:rPr>
            <w:rFonts w:ascii="Calibri" w:hAnsi="Calibri" w:cs="Calibri"/>
            <w:sz w:val="22"/>
            <w:szCs w:val="22"/>
          </w:rPr>
          <w:t>e</w:t>
        </w:r>
      </w:ins>
      <w:ins w:id="218" w:author="Sandip Sharma" w:date="2021-09-08T12:02:00Z">
        <w:r w:rsidR="00F603D9">
          <w:rPr>
            <w:rFonts w:ascii="Calibri" w:hAnsi="Calibri" w:cs="Calibri"/>
            <w:sz w:val="22"/>
            <w:szCs w:val="22"/>
          </w:rPr>
          <w:t>d in BaNCS as-is</w:t>
        </w:r>
      </w:ins>
      <w:commentRangeEnd w:id="201"/>
      <w:r w:rsidR="004A15E4">
        <w:rPr>
          <w:rStyle w:val="CommentReference"/>
          <w:rFonts w:asciiTheme="minorHAnsi" w:eastAsiaTheme="minorHAnsi" w:hAnsiTheme="minorHAnsi" w:cstheme="minorBidi"/>
          <w:kern w:val="0"/>
          <w:rtl/>
          <w:lang w:eastAsia="en-US"/>
        </w:rPr>
        <w:commentReference w:id="201"/>
      </w:r>
      <w:ins w:id="219" w:author="Eran Dayan" w:date="2021-09-09T11:51:00Z">
        <w:del w:id="220" w:author="BENIWAL VIRENDER" w:date="2021-09-20T14:39:00Z">
          <w:r w:rsidR="00351673" w:rsidDel="00E76E36">
            <w:rPr>
              <w:rFonts w:ascii="Calibri" w:hAnsi="Calibri" w:cs="Calibri"/>
              <w:sz w:val="22"/>
              <w:szCs w:val="22"/>
            </w:rPr>
            <w:delText>31-</w:delText>
          </w:r>
        </w:del>
        <w:r w:rsidR="00351673">
          <w:rPr>
            <w:rFonts w:ascii="Calibri" w:hAnsi="Calibri" w:cs="Calibri"/>
            <w:sz w:val="22"/>
            <w:szCs w:val="22"/>
          </w:rPr>
          <w:t xml:space="preserve">32 file report will be produced on </w:t>
        </w:r>
        <w:r w:rsidR="002A3584">
          <w:rPr>
            <w:rFonts w:ascii="Calibri" w:hAnsi="Calibri" w:cs="Calibri"/>
            <w:sz w:val="22"/>
            <w:szCs w:val="22"/>
          </w:rPr>
          <w:t>the last file received  from TASE for each file (</w:t>
        </w:r>
      </w:ins>
      <w:ins w:id="221" w:author="Eran Dayan" w:date="2021-09-09T11:52:00Z">
        <w:r w:rsidR="002A3584">
          <w:rPr>
            <w:rFonts w:ascii="Calibri" w:hAnsi="Calibri" w:cs="Calibri"/>
            <w:sz w:val="22"/>
            <w:szCs w:val="22"/>
          </w:rPr>
          <w:t>“</w:t>
        </w:r>
      </w:ins>
      <w:ins w:id="222" w:author="Eran Dayan" w:date="2021-09-09T11:51:00Z">
        <w:r w:rsidR="002A3584">
          <w:rPr>
            <w:rFonts w:ascii="Calibri" w:hAnsi="Calibri" w:cs="Calibri"/>
            <w:sz w:val="22"/>
            <w:szCs w:val="22"/>
          </w:rPr>
          <w:t>D”</w:t>
        </w:r>
      </w:ins>
      <w:ins w:id="223" w:author="Eran Dayan" w:date="2021-09-09T11:52:00Z">
        <w:r w:rsidR="002A3584">
          <w:rPr>
            <w:rFonts w:ascii="Calibri" w:hAnsi="Calibri" w:cs="Calibri"/>
            <w:sz w:val="22"/>
            <w:szCs w:val="22"/>
          </w:rPr>
          <w:t xml:space="preserve"> in record </w:t>
        </w:r>
        <w:r w:rsidR="00B340FB">
          <w:rPr>
            <w:rFonts w:ascii="Calibri" w:hAnsi="Calibri" w:cs="Calibri"/>
            <w:sz w:val="22"/>
            <w:szCs w:val="22"/>
          </w:rPr>
          <w:t>01) attached the report mapping according to the fields of each record type</w:t>
        </w:r>
      </w:ins>
      <w:ins w:id="224" w:author="Hilla Rafalovitz" w:date="2021-09-09T12:41:00Z">
        <w:r w:rsidR="00281956">
          <w:rPr>
            <w:rFonts w:ascii="Calibri" w:hAnsi="Calibri" w:cs="Calibri"/>
            <w:sz w:val="22"/>
            <w:szCs w:val="22"/>
            <w:lang w:bidi="he-IL"/>
          </w:rPr>
          <w:t>.</w:t>
        </w:r>
      </w:ins>
      <w:ins w:id="225" w:author="BENIWAL VIRENDER" w:date="2021-09-22T12:50:00Z">
        <w:r w:rsidR="00BD6D80">
          <w:rPr>
            <w:rFonts w:ascii="Calibri" w:hAnsi="Calibri" w:cs="Calibri"/>
            <w:sz w:val="22"/>
            <w:szCs w:val="22"/>
            <w:lang w:bidi="he-IL"/>
          </w:rPr>
          <w:t xml:space="preserve"> 1091 report will at trade level with </w:t>
        </w:r>
        <w:r w:rsidR="004C3558">
          <w:rPr>
            <w:rFonts w:ascii="Calibri" w:hAnsi="Calibri" w:cs="Calibri"/>
            <w:sz w:val="22"/>
            <w:szCs w:val="22"/>
            <w:lang w:bidi="he-IL"/>
          </w:rPr>
          <w:t>Commission</w:t>
        </w:r>
        <w:r w:rsidR="00BD6D80">
          <w:rPr>
            <w:rFonts w:ascii="Calibri" w:hAnsi="Calibri" w:cs="Calibri"/>
            <w:sz w:val="22"/>
            <w:szCs w:val="22"/>
            <w:lang w:bidi="he-IL"/>
          </w:rPr>
          <w:t xml:space="preserve"> charges in Bancs And </w:t>
        </w:r>
        <w:r w:rsidR="004C3558">
          <w:rPr>
            <w:rFonts w:ascii="Calibri" w:hAnsi="Calibri" w:cs="Calibri"/>
            <w:sz w:val="22"/>
            <w:szCs w:val="22"/>
            <w:lang w:bidi="he-IL"/>
          </w:rPr>
          <w:t>coming in tase</w:t>
        </w:r>
      </w:ins>
      <w:ins w:id="226" w:author="BENIWAL VIRENDER" w:date="2021-09-22T12:51:00Z">
        <w:r w:rsidR="00154677">
          <w:rPr>
            <w:rFonts w:ascii="Calibri" w:hAnsi="Calibri" w:cs="Calibri"/>
            <w:sz w:val="22"/>
            <w:szCs w:val="22"/>
            <w:lang w:bidi="he-IL"/>
          </w:rPr>
          <w:t xml:space="preserve"> </w:t>
        </w:r>
      </w:ins>
      <w:ins w:id="227" w:author="BENIWAL VIRENDER" w:date="2021-09-22T12:50:00Z">
        <w:r w:rsidR="004C3558">
          <w:rPr>
            <w:rFonts w:ascii="Calibri" w:hAnsi="Calibri" w:cs="Calibri"/>
            <w:sz w:val="22"/>
            <w:szCs w:val="22"/>
            <w:lang w:bidi="he-IL"/>
          </w:rPr>
          <w:t xml:space="preserve">file 1091, Also a column for the difference in the charges will be </w:t>
        </w:r>
      </w:ins>
      <w:ins w:id="228" w:author="BENIWAL VIRENDER" w:date="2021-09-22T12:51:00Z">
        <w:r w:rsidR="004C3558">
          <w:rPr>
            <w:rFonts w:ascii="Calibri" w:hAnsi="Calibri" w:cs="Calibri"/>
            <w:sz w:val="22"/>
            <w:szCs w:val="22"/>
            <w:lang w:bidi="he-IL"/>
          </w:rPr>
          <w:t>presented.</w:t>
        </w:r>
      </w:ins>
      <w:ins w:id="229" w:author="Hilla Rafalovitz" w:date="2021-09-09T12:41:00Z">
        <w:r w:rsidR="00281956">
          <w:rPr>
            <w:rFonts w:ascii="Calibri" w:hAnsi="Calibri" w:cs="Calibri"/>
            <w:sz w:val="22"/>
            <w:szCs w:val="22"/>
            <w:lang w:bidi="he-IL"/>
          </w:rPr>
          <w:t xml:space="preserve"> </w:t>
        </w:r>
        <w:del w:id="230" w:author="BENIWAL VIRENDER" w:date="2021-09-20T14:38:00Z">
          <w:r w:rsidR="00281956" w:rsidDel="00652D85">
            <w:rPr>
              <w:rFonts w:ascii="Calibri" w:hAnsi="Calibri" w:cs="Calibri"/>
              <w:sz w:val="22"/>
              <w:szCs w:val="22"/>
              <w:lang w:bidi="he-IL"/>
            </w:rPr>
            <w:delText xml:space="preserve">Also BaNCS will send </w:delText>
          </w:r>
        </w:del>
      </w:ins>
      <w:ins w:id="231" w:author="Hilla Rafalovitz" w:date="2021-09-09T12:43:00Z">
        <w:del w:id="232" w:author="BENIWAL VIRENDER" w:date="2021-09-20T14:38:00Z">
          <w:r w:rsidR="00BF015D" w:rsidDel="00652D85">
            <w:rPr>
              <w:rFonts w:ascii="Calibri" w:hAnsi="Calibri" w:cs="Calibri"/>
              <w:sz w:val="22"/>
              <w:szCs w:val="22"/>
              <w:lang w:bidi="he-IL"/>
            </w:rPr>
            <w:delText>events</w:delText>
          </w:r>
        </w:del>
      </w:ins>
      <w:ins w:id="233" w:author="Hilla Rafalovitz" w:date="2021-09-09T12:42:00Z">
        <w:del w:id="234" w:author="BENIWAL VIRENDER" w:date="2021-09-20T14:38:00Z">
          <w:r w:rsidR="00511D52" w:rsidDel="00652D85">
            <w:rPr>
              <w:rFonts w:ascii="Calibri" w:hAnsi="Calibri" w:cs="Calibri"/>
              <w:sz w:val="22"/>
              <w:szCs w:val="22"/>
              <w:lang w:bidi="he-IL"/>
            </w:rPr>
            <w:delText xml:space="preserve"> </w:delText>
          </w:r>
          <w:r w:rsidR="00F20C04" w:rsidDel="00652D85">
            <w:rPr>
              <w:rFonts w:ascii="Calibri" w:hAnsi="Calibri" w:cs="Calibri"/>
              <w:sz w:val="22"/>
              <w:szCs w:val="22"/>
              <w:lang w:bidi="he-IL"/>
            </w:rPr>
            <w:delText xml:space="preserve">according </w:delText>
          </w:r>
        </w:del>
      </w:ins>
      <w:ins w:id="235" w:author="Hilla Rafalovitz" w:date="2021-09-09T12:43:00Z">
        <w:del w:id="236" w:author="BENIWAL VIRENDER" w:date="2021-09-20T14:38:00Z">
          <w:r w:rsidR="00BF015D" w:rsidDel="00652D85">
            <w:rPr>
              <w:rFonts w:ascii="Calibri" w:hAnsi="Calibri" w:cs="Calibri"/>
              <w:sz w:val="22"/>
              <w:szCs w:val="22"/>
              <w:lang w:bidi="he-IL"/>
            </w:rPr>
            <w:delText xml:space="preserve">to </w:delText>
          </w:r>
        </w:del>
      </w:ins>
      <w:ins w:id="237" w:author="Hilla Rafalovitz" w:date="2021-09-09T12:42:00Z">
        <w:del w:id="238" w:author="BENIWAL VIRENDER" w:date="2021-09-20T14:38:00Z">
          <w:r w:rsidR="00F20C04" w:rsidDel="00652D85">
            <w:rPr>
              <w:rFonts w:ascii="Calibri" w:hAnsi="Calibri" w:cs="Calibri"/>
              <w:sz w:val="22"/>
              <w:szCs w:val="22"/>
              <w:lang w:bidi="he-IL"/>
            </w:rPr>
            <w:delText xml:space="preserve">the captured </w:delText>
          </w:r>
        </w:del>
      </w:ins>
      <w:ins w:id="239" w:author="Hilla Rafalovitz" w:date="2021-09-09T12:44:00Z">
        <w:del w:id="240" w:author="BENIWAL VIRENDER" w:date="2021-09-20T14:38:00Z">
          <w:r w:rsidR="00D063B8" w:rsidDel="00652D85">
            <w:rPr>
              <w:rFonts w:ascii="Calibri" w:hAnsi="Calibri" w:cs="Calibri"/>
              <w:sz w:val="22"/>
              <w:szCs w:val="22"/>
              <w:lang w:bidi="he-IL"/>
            </w:rPr>
            <w:delText xml:space="preserve">records </w:delText>
          </w:r>
        </w:del>
      </w:ins>
      <w:ins w:id="241" w:author="Hilla Rafalovitz" w:date="2021-09-09T12:42:00Z">
        <w:del w:id="242" w:author="BENIWAL VIRENDER" w:date="2021-09-20T14:38:00Z">
          <w:r w:rsidR="00F20C04" w:rsidDel="00652D85">
            <w:rPr>
              <w:rFonts w:ascii="Calibri" w:hAnsi="Calibri" w:cs="Calibri"/>
              <w:sz w:val="22"/>
              <w:szCs w:val="22"/>
              <w:lang w:bidi="he-IL"/>
            </w:rPr>
            <w:delText>from the fi</w:delText>
          </w:r>
        </w:del>
      </w:ins>
      <w:ins w:id="243" w:author="Hilla Rafalovitz" w:date="2021-09-09T12:43:00Z">
        <w:del w:id="244" w:author="BENIWAL VIRENDER" w:date="2021-09-20T14:38:00Z">
          <w:r w:rsidR="00F20C04" w:rsidDel="00652D85">
            <w:rPr>
              <w:rFonts w:ascii="Calibri" w:hAnsi="Calibri" w:cs="Calibri"/>
              <w:sz w:val="22"/>
              <w:szCs w:val="22"/>
              <w:lang w:bidi="he-IL"/>
            </w:rPr>
            <w:delText>les.</w:delText>
          </w:r>
        </w:del>
      </w:ins>
      <w:ins w:id="245" w:author="Eran Dayan" w:date="2021-09-09T11:52:00Z">
        <w:del w:id="246" w:author="BENIWAL VIRENDER" w:date="2021-09-20T14:38:00Z">
          <w:r w:rsidR="00B340FB" w:rsidDel="00652D85">
            <w:rPr>
              <w:rFonts w:ascii="Calibri" w:hAnsi="Calibri" w:cs="Calibri"/>
              <w:sz w:val="22"/>
              <w:szCs w:val="22"/>
            </w:rPr>
            <w:delText>.</w:delText>
          </w:r>
        </w:del>
      </w:ins>
      <w:ins w:id="247" w:author="BENIWAL VIRENDER" w:date="2021-09-20T14:38:00Z">
        <w:r w:rsidR="005F6171">
          <w:rPr>
            <w:rFonts w:ascii="Calibri" w:hAnsi="Calibri" w:cs="Calibri"/>
            <w:sz w:val="22"/>
            <w:szCs w:val="22"/>
          </w:rPr>
          <w:t xml:space="preserve"> The Files can be routed to by </w:t>
        </w:r>
        <w:proofErr w:type="spellStart"/>
        <w:r w:rsidR="005F6171">
          <w:rPr>
            <w:rFonts w:ascii="Calibri" w:hAnsi="Calibri" w:cs="Calibri"/>
            <w:sz w:val="22"/>
            <w:szCs w:val="22"/>
          </w:rPr>
          <w:t>GoAny</w:t>
        </w:r>
      </w:ins>
      <w:ins w:id="248" w:author="BENIWAL VIRENDER" w:date="2021-09-20T14:39:00Z">
        <w:r w:rsidR="005F6171">
          <w:rPr>
            <w:rFonts w:ascii="Calibri" w:hAnsi="Calibri" w:cs="Calibri"/>
            <w:sz w:val="22"/>
            <w:szCs w:val="22"/>
          </w:rPr>
          <w:t>where</w:t>
        </w:r>
        <w:proofErr w:type="spellEnd"/>
        <w:r w:rsidR="005F6171">
          <w:rPr>
            <w:rFonts w:ascii="Calibri" w:hAnsi="Calibri" w:cs="Calibri"/>
            <w:sz w:val="22"/>
            <w:szCs w:val="22"/>
          </w:rPr>
          <w:t xml:space="preserve"> to multiple destinations. For BO, BI</w:t>
        </w:r>
        <w:r w:rsidR="00E76E36">
          <w:rPr>
            <w:rFonts w:ascii="Calibri" w:hAnsi="Calibri" w:cs="Calibri"/>
            <w:sz w:val="22"/>
            <w:szCs w:val="22"/>
          </w:rPr>
          <w:t xml:space="preserve"> System.</w:t>
        </w:r>
      </w:ins>
    </w:p>
    <w:p w14:paraId="34FDCF73" w14:textId="628B1781" w:rsidR="00073FCD" w:rsidDel="00F603D9" w:rsidRDefault="00825B9A">
      <w:pPr>
        <w:pStyle w:val="BodyText"/>
        <w:numPr>
          <w:ilvl w:val="1"/>
          <w:numId w:val="6"/>
        </w:numPr>
        <w:rPr>
          <w:ins w:id="249" w:author="Sandip Sharma" w:date="2021-09-08T11:26:00Z"/>
          <w:del w:id="250" w:author="Sandip Sharma" w:date="2021-09-08T12:06:00Z"/>
          <w:rFonts w:ascii="Calibri" w:hAnsi="Calibri" w:cs="Calibri"/>
          <w:sz w:val="22"/>
          <w:szCs w:val="22"/>
        </w:rPr>
      </w:pPr>
      <w:ins w:id="251" w:author="BENIWAL VIRENDER" w:date="2021-09-20T14:41:00Z">
        <w:r w:rsidRPr="00EC02DD" w:rsidDel="00825B9A">
          <w:rPr>
            <w:rFonts w:ascii="Calibri" w:hAnsi="Calibri" w:cs="Calibri"/>
            <w:sz w:val="22"/>
            <w:szCs w:val="22"/>
          </w:rPr>
          <w:t xml:space="preserve"> </w:t>
        </w:r>
      </w:ins>
      <w:commentRangeStart w:id="252"/>
      <w:ins w:id="253" w:author="Sandip Sharma" w:date="2021-09-08T12:03:00Z">
        <w:del w:id="254" w:author="BENIWAL VIRENDER" w:date="2021-09-20T14:41:00Z">
          <w:r w:rsidR="00F603D9" w:rsidRPr="00061AB5" w:rsidDel="00825B9A">
            <w:rPr>
              <w:rFonts w:ascii="Calibri" w:hAnsi="Calibri" w:cs="Calibri"/>
              <w:color w:val="FFFFFF" w:themeColor="background1"/>
              <w:rPrChange w:id="255" w:author="Hilla Rafalovitz" w:date="2021-10-04T11:52:00Z">
                <w:rPr>
                  <w:rFonts w:ascii="Calibri" w:hAnsi="Calibri" w:cs="Calibri"/>
                </w:rPr>
              </w:rPrChange>
            </w:rPr>
            <w:delText>BaNCS will generate one EOD report list</w:delText>
          </w:r>
        </w:del>
      </w:ins>
      <w:ins w:id="256" w:author="Sandip Sharma" w:date="2021-09-08T12:04:00Z">
        <w:del w:id="257" w:author="BENIWAL VIRENDER" w:date="2021-09-20T14:41:00Z">
          <w:r w:rsidR="00F603D9" w:rsidRPr="00061AB5" w:rsidDel="00825B9A">
            <w:rPr>
              <w:rFonts w:ascii="Calibri" w:hAnsi="Calibri" w:cs="Calibri"/>
              <w:color w:val="FFFFFF" w:themeColor="background1"/>
              <w:rPrChange w:id="258" w:author="Hilla Rafalovitz" w:date="2021-10-04T11:52:00Z">
                <w:rPr>
                  <w:rFonts w:ascii="Calibri" w:hAnsi="Calibri" w:cs="Calibri"/>
                </w:rPr>
              </w:rPrChange>
            </w:rPr>
            <w:delText>ing</w:delText>
          </w:r>
        </w:del>
      </w:ins>
      <w:ins w:id="259" w:author="Sandip Sharma" w:date="2021-09-08T12:03:00Z">
        <w:del w:id="260" w:author="BENIWAL VIRENDER" w:date="2021-09-20T14:41:00Z">
          <w:r w:rsidR="00F603D9" w:rsidRPr="00061AB5" w:rsidDel="00825B9A">
            <w:rPr>
              <w:rFonts w:ascii="Calibri" w:hAnsi="Calibri" w:cs="Calibri"/>
              <w:color w:val="FFFFFF" w:themeColor="background1"/>
              <w:rPrChange w:id="261" w:author="Hilla Rafalovitz" w:date="2021-10-04T11:52:00Z">
                <w:rPr>
                  <w:rFonts w:ascii="Calibri" w:hAnsi="Calibri" w:cs="Calibri"/>
                </w:rPr>
              </w:rPrChange>
            </w:rPr>
            <w:delText xml:space="preserve"> </w:delText>
          </w:r>
        </w:del>
      </w:ins>
      <w:ins w:id="262" w:author="Sandip Sharma" w:date="2021-09-08T11:26:00Z">
        <w:del w:id="263" w:author="BENIWAL VIRENDER" w:date="2021-09-20T14:41:00Z">
          <w:r w:rsidR="00073FCD" w:rsidRPr="00061AB5" w:rsidDel="00825B9A">
            <w:rPr>
              <w:rFonts w:ascii="Calibri" w:hAnsi="Calibri" w:cs="Calibri"/>
              <w:color w:val="FFFFFF" w:themeColor="background1"/>
              <w:rPrChange w:id="264" w:author="Hilla Rafalovitz" w:date="2021-10-04T11:52:00Z">
                <w:rPr>
                  <w:rFonts w:ascii="Calibri" w:hAnsi="Calibri" w:cs="Calibri"/>
                </w:rPr>
              </w:rPrChange>
            </w:rPr>
            <w:delText xml:space="preserve">EOD report will present two tables </w:delText>
          </w:r>
        </w:del>
      </w:ins>
      <w:ins w:id="265" w:author="Sandip Sharma" w:date="2021-09-08T12:06:00Z">
        <w:del w:id="266" w:author="BENIWAL VIRENDER" w:date="2021-09-20T14:41:00Z">
          <w:r w:rsidR="00F603D9" w:rsidRPr="00061AB5" w:rsidDel="00825B9A">
            <w:rPr>
              <w:rFonts w:ascii="Calibri" w:hAnsi="Calibri" w:cs="Calibri"/>
              <w:color w:val="FFFFFF" w:themeColor="background1"/>
              <w:rPrChange w:id="267" w:author="Hilla Rafalovitz" w:date="2021-10-04T11:52:00Z">
                <w:rPr>
                  <w:rFonts w:ascii="Calibri" w:hAnsi="Calibri" w:cs="Calibri"/>
                </w:rPr>
              </w:rPrChange>
            </w:rPr>
            <w:delText>side by side</w:delText>
          </w:r>
        </w:del>
      </w:ins>
      <w:ins w:id="268" w:author="Sandip Sharma" w:date="2021-09-08T12:04:00Z">
        <w:del w:id="269" w:author="BENIWAL VIRENDER" w:date="2021-09-20T14:41:00Z">
          <w:r w:rsidR="00F603D9" w:rsidRPr="00061AB5" w:rsidDel="00825B9A">
            <w:rPr>
              <w:rFonts w:ascii="Calibri" w:hAnsi="Calibri" w:cs="Calibri"/>
              <w:color w:val="FFFFFF" w:themeColor="background1"/>
              <w:rPrChange w:id="270" w:author="Hilla Rafalovitz" w:date="2021-10-04T11:52:00Z">
                <w:rPr>
                  <w:rFonts w:ascii="Calibri" w:hAnsi="Calibri" w:cs="Calibri"/>
                </w:rPr>
              </w:rPrChange>
            </w:rPr>
            <w:delText>– One table showing data from 32 &amp; other table showing data from BaNCS SP</w:delText>
          </w:r>
        </w:del>
      </w:ins>
      <w:ins w:id="271" w:author="Sandip Sharma" w:date="2021-09-08T11:26:00Z">
        <w:r w:rsidR="00073FCD" w:rsidRPr="00061AB5">
          <w:rPr>
            <w:rFonts w:ascii="Calibri" w:hAnsi="Calibri" w:cs="Calibri"/>
            <w:color w:val="FFFFFF" w:themeColor="background1"/>
            <w:rPrChange w:id="272" w:author="Hilla Rafalovitz" w:date="2021-10-04T11:52:00Z">
              <w:rPr>
                <w:rFonts w:ascii="Calibri" w:hAnsi="Calibri" w:cs="Calibri"/>
              </w:rPr>
            </w:rPrChange>
          </w:rPr>
          <w:t>(</w:t>
        </w:r>
        <w:del w:id="273" w:author="Sandip Sharma" w:date="2021-09-08T12:03:00Z">
          <w:r w:rsidR="00073FCD" w:rsidRPr="00061AB5" w:rsidDel="00F603D9">
            <w:rPr>
              <w:rFonts w:ascii="Calibri" w:hAnsi="Calibri" w:cs="Calibri"/>
              <w:color w:val="FFFFFF" w:themeColor="background1"/>
              <w:rPrChange w:id="274" w:author="Hilla Rafalovitz" w:date="2021-10-04T11:52:00Z">
                <w:rPr>
                  <w:rFonts w:ascii="Calibri" w:hAnsi="Calibri" w:cs="Calibri"/>
                </w:rPr>
              </w:rPrChange>
            </w:rPr>
            <w:delText>final report format to be discussed</w:delText>
          </w:r>
        </w:del>
        <w:r w:rsidR="00073FCD" w:rsidRPr="00061AB5">
          <w:rPr>
            <w:rFonts w:ascii="Calibri" w:hAnsi="Calibri" w:cs="Calibri"/>
            <w:color w:val="FFFFFF" w:themeColor="background1"/>
            <w:rPrChange w:id="275" w:author="Hilla Rafalovitz" w:date="2021-10-04T11:52:00Z">
              <w:rPr>
                <w:rFonts w:ascii="Calibri" w:hAnsi="Calibri" w:cs="Calibri"/>
              </w:rPr>
            </w:rPrChange>
          </w:rPr>
          <w:t>)</w:t>
        </w:r>
      </w:ins>
      <w:commentRangeEnd w:id="252"/>
      <w:r w:rsidR="00D327EB" w:rsidRPr="00061AB5">
        <w:rPr>
          <w:rStyle w:val="CommentReference"/>
          <w:color w:val="FFFFFF" w:themeColor="background1"/>
          <w:rtl/>
          <w:rPrChange w:id="276" w:author="Hilla Rafalovitz" w:date="2021-10-04T11:52:00Z">
            <w:rPr>
              <w:rStyle w:val="CommentReference"/>
              <w:rtl/>
            </w:rPr>
          </w:rPrChange>
        </w:rPr>
        <w:commentReference w:id="252"/>
      </w:r>
      <w:ins w:id="277" w:author="BENIWAL VIRENDER" w:date="2021-09-20T14:41:00Z">
        <w:r>
          <w:rPr>
            <w:rFonts w:ascii="Calibri" w:hAnsi="Calibri" w:cs="Calibri"/>
            <w:sz w:val="22"/>
            <w:szCs w:val="22"/>
          </w:rPr>
          <w:t xml:space="preserve"> Report Format attached.</w:t>
        </w:r>
      </w:ins>
    </w:p>
    <w:p w14:paraId="080C4253" w14:textId="4738355D" w:rsidR="00073FCD" w:rsidDel="00B31D13" w:rsidRDefault="00073FCD">
      <w:pPr>
        <w:pStyle w:val="BodyText"/>
        <w:numPr>
          <w:ilvl w:val="1"/>
          <w:numId w:val="6"/>
        </w:numPr>
        <w:rPr>
          <w:del w:id="278" w:author="Sandip Sharma" w:date="2021-09-08T12:06:00Z"/>
          <w:rFonts w:ascii="Calibri" w:hAnsi="Calibri" w:cs="Calibri"/>
          <w:sz w:val="22"/>
          <w:szCs w:val="22"/>
        </w:rPr>
      </w:pPr>
      <w:ins w:id="279" w:author="Sandip Sharma" w:date="2021-09-08T11:26:00Z">
        <w:del w:id="280" w:author="Sandip Sharma" w:date="2021-09-08T12:06:00Z">
          <w:r w:rsidRPr="00EC02DD" w:rsidDel="00F603D9">
            <w:rPr>
              <w:rFonts w:ascii="Calibri" w:hAnsi="Calibri" w:cs="Calibri"/>
              <w:sz w:val="22"/>
              <w:szCs w:val="22"/>
            </w:rPr>
            <w:delText>From Tase 31/32 /1091</w:delText>
          </w:r>
        </w:del>
      </w:ins>
    </w:p>
    <w:bookmarkStart w:id="281" w:name="_MON_1693047433"/>
    <w:bookmarkEnd w:id="281"/>
    <w:p w14:paraId="52641B55" w14:textId="40510334" w:rsidR="00B31D13" w:rsidRPr="00EC02DD" w:rsidRDefault="00B31D13">
      <w:pPr>
        <w:pStyle w:val="BodyText"/>
        <w:numPr>
          <w:ilvl w:val="1"/>
          <w:numId w:val="6"/>
        </w:numPr>
        <w:rPr>
          <w:ins w:id="282" w:author="Sandip Sharma" w:date="2021-09-08T11:26:00Z"/>
          <w:rFonts w:ascii="Calibri" w:hAnsi="Calibri" w:cs="Calibri"/>
          <w:sz w:val="22"/>
          <w:szCs w:val="22"/>
        </w:rPr>
        <w:pPrChange w:id="283" w:author="Sandip Sharma" w:date="2021-09-08T12:06:00Z">
          <w:pPr>
            <w:pStyle w:val="BodyText"/>
            <w:numPr>
              <w:ilvl w:val="2"/>
              <w:numId w:val="6"/>
            </w:numPr>
            <w:ind w:left="2970" w:hanging="360"/>
          </w:pPr>
        </w:pPrChange>
      </w:pPr>
      <w:ins w:id="284" w:author="Eran Dayan" w:date="2021-09-09T11:50:00Z">
        <w:del w:id="285" w:author="BENIWAL VIRENDER" w:date="2021-09-20T13:49:00Z">
          <w:r w:rsidDel="007B55DF">
            <w:rPr>
              <w:rFonts w:ascii="Calibri" w:hAnsi="Calibri" w:cs="Calibri"/>
              <w:sz w:val="22"/>
              <w:szCs w:val="22"/>
            </w:rPr>
            <w:object w:dxaOrig="1504" w:dyaOrig="982" w14:anchorId="657970F5">
              <v:shape id="_x0000_i1027" type="#_x0000_t75" style="width:1in;height:49.5pt" o:ole="">
                <v:imagedata r:id="rId25" o:title=""/>
              </v:shape>
              <o:OLEObject Type="Embed" ProgID="Excel.Sheet.12" ShapeID="_x0000_i1027" DrawAspect="Icon" ObjectID="_1758361497" r:id="rId26"/>
            </w:object>
          </w:r>
        </w:del>
      </w:ins>
      <w:ins w:id="286" w:author="BENIWAL VIRENDER" w:date="2021-09-20T13:50:00Z">
        <w:r w:rsidR="00C55CB0">
          <w:rPr>
            <w:rFonts w:ascii="Calibri" w:hAnsi="Calibri" w:cs="Calibri"/>
            <w:sz w:val="22"/>
            <w:szCs w:val="22"/>
          </w:rPr>
          <w:object w:dxaOrig="1311" w:dyaOrig="849" w14:anchorId="2CCCF9BE">
            <v:shape id="_x0000_i1028" type="#_x0000_t75" style="width:65pt;height:42pt" o:ole="">
              <v:imagedata r:id="rId27" o:title=""/>
            </v:shape>
            <o:OLEObject Type="Embed" ProgID="Excel.Sheet.12" ShapeID="_x0000_i1028" DrawAspect="Icon" ObjectID="_1758361498" r:id="rId28"/>
          </w:object>
        </w:r>
      </w:ins>
    </w:p>
    <w:p w14:paraId="595931EF" w14:textId="4C35BAB8" w:rsidR="00073FCD" w:rsidRDefault="00073FCD">
      <w:pPr>
        <w:pStyle w:val="BodyText"/>
        <w:numPr>
          <w:ilvl w:val="1"/>
          <w:numId w:val="6"/>
        </w:numPr>
        <w:rPr>
          <w:ins w:id="287" w:author="Sandip Sharma" w:date="2021-09-08T12:07:00Z"/>
          <w:rFonts w:ascii="Calibri" w:hAnsi="Calibri" w:cs="Calibri"/>
          <w:sz w:val="22"/>
          <w:szCs w:val="22"/>
        </w:rPr>
        <w:pPrChange w:id="288" w:author="Sandip Sharma" w:date="2021-09-08T12:06:00Z">
          <w:pPr>
            <w:pStyle w:val="BodyText"/>
            <w:numPr>
              <w:ilvl w:val="2"/>
              <w:numId w:val="6"/>
            </w:numPr>
            <w:ind w:left="2970" w:hanging="360"/>
          </w:pPr>
        </w:pPrChange>
      </w:pPr>
      <w:ins w:id="289" w:author="Sandip Sharma" w:date="2021-09-08T11:26:00Z">
        <w:del w:id="290" w:author="Sandip Sharma" w:date="2021-09-08T12:06:00Z">
          <w:r w:rsidRPr="00EC02DD" w:rsidDel="00F603D9">
            <w:rPr>
              <w:rFonts w:ascii="Calibri" w:hAnsi="Calibri" w:cs="Calibri"/>
              <w:sz w:val="22"/>
              <w:szCs w:val="22"/>
            </w:rPr>
            <w:delText>Data from Bancs for Retail/Nostro Accounts comparable to Tase 31/32.</w:delText>
          </w:r>
        </w:del>
      </w:ins>
    </w:p>
    <w:p w14:paraId="3C9C41EF" w14:textId="330354B5" w:rsidR="00F603D9" w:rsidRDefault="00F603D9">
      <w:pPr>
        <w:pStyle w:val="BodyText"/>
        <w:numPr>
          <w:ilvl w:val="1"/>
          <w:numId w:val="6"/>
        </w:numPr>
        <w:rPr>
          <w:ins w:id="291" w:author="Sandip Sharma" w:date="2021-09-08T12:08:00Z"/>
          <w:rFonts w:ascii="Calibri" w:hAnsi="Calibri" w:cs="Calibri"/>
          <w:sz w:val="22"/>
          <w:szCs w:val="22"/>
        </w:rPr>
        <w:pPrChange w:id="292" w:author="Sandip Sharma" w:date="2021-09-08T12:06:00Z">
          <w:pPr>
            <w:pStyle w:val="BodyText"/>
            <w:numPr>
              <w:ilvl w:val="2"/>
              <w:numId w:val="6"/>
            </w:numPr>
            <w:ind w:left="2970" w:hanging="360"/>
          </w:pPr>
        </w:pPrChange>
      </w:pPr>
      <w:ins w:id="293" w:author="Sandip Sharma" w:date="2021-09-08T12:07:00Z">
        <w:r>
          <w:rPr>
            <w:rFonts w:ascii="Calibri" w:hAnsi="Calibri" w:cs="Calibri"/>
            <w:sz w:val="22"/>
            <w:szCs w:val="22"/>
          </w:rPr>
          <w:t xml:space="preserve">File 1091 reconciliation depends on TASE </w:t>
        </w:r>
      </w:ins>
      <w:ins w:id="294" w:author="Sandip Sharma" w:date="2021-09-08T12:09:00Z">
        <w:r w:rsidR="00BB5151">
          <w:rPr>
            <w:rFonts w:ascii="Calibri" w:hAnsi="Calibri" w:cs="Calibri"/>
            <w:sz w:val="22"/>
            <w:szCs w:val="22"/>
          </w:rPr>
          <w:t xml:space="preserve">trading </w:t>
        </w:r>
      </w:ins>
      <w:ins w:id="295" w:author="Sandip Sharma" w:date="2021-09-08T12:07:00Z">
        <w:r w:rsidR="00BB5151">
          <w:rPr>
            <w:rFonts w:ascii="Calibri" w:hAnsi="Calibri" w:cs="Calibri"/>
            <w:sz w:val="22"/>
            <w:szCs w:val="22"/>
          </w:rPr>
          <w:t>charges setup feasibility</w:t>
        </w:r>
        <w:r>
          <w:rPr>
            <w:rFonts w:ascii="Calibri" w:hAnsi="Calibri" w:cs="Calibri"/>
            <w:sz w:val="22"/>
            <w:szCs w:val="22"/>
          </w:rPr>
          <w:t xml:space="preserve"> </w:t>
        </w:r>
      </w:ins>
    </w:p>
    <w:p w14:paraId="24368138" w14:textId="77777777" w:rsidR="00BB5151" w:rsidRDefault="00F603D9" w:rsidP="00EC02DD">
      <w:pPr>
        <w:pStyle w:val="BodyText"/>
        <w:numPr>
          <w:ilvl w:val="2"/>
          <w:numId w:val="6"/>
        </w:numPr>
        <w:rPr>
          <w:ins w:id="296" w:author="Sandip Sharma" w:date="2021-09-08T12:09:00Z"/>
          <w:rFonts w:ascii="Calibri" w:hAnsi="Calibri" w:cs="Calibri"/>
          <w:sz w:val="22"/>
          <w:szCs w:val="22"/>
        </w:rPr>
      </w:pPr>
      <w:ins w:id="297" w:author="Sandip Sharma" w:date="2021-09-08T12:08:00Z">
        <w:r>
          <w:rPr>
            <w:rFonts w:ascii="Calibri" w:hAnsi="Calibri" w:cs="Calibri"/>
            <w:sz w:val="22"/>
            <w:szCs w:val="22"/>
          </w:rPr>
          <w:t xml:space="preserve">If TASE </w:t>
        </w:r>
      </w:ins>
      <w:ins w:id="298" w:author="Sandip Sharma" w:date="2021-09-08T12:09:00Z">
        <w:r w:rsidR="00BB5151">
          <w:rPr>
            <w:rFonts w:ascii="Calibri" w:hAnsi="Calibri" w:cs="Calibri"/>
            <w:sz w:val="22"/>
            <w:szCs w:val="22"/>
          </w:rPr>
          <w:t xml:space="preserve">trading </w:t>
        </w:r>
      </w:ins>
      <w:ins w:id="299" w:author="Sandip Sharma" w:date="2021-09-08T12:08:00Z">
        <w:r>
          <w:rPr>
            <w:rFonts w:ascii="Calibri" w:hAnsi="Calibri" w:cs="Calibri"/>
            <w:sz w:val="22"/>
            <w:szCs w:val="22"/>
          </w:rPr>
          <w:t xml:space="preserve">charges can be setup then BaNCS will reconcile the 1091 </w:t>
        </w:r>
      </w:ins>
      <w:ins w:id="300" w:author="Sandip Sharma" w:date="2021-09-08T12:09:00Z">
        <w:r w:rsidR="00BB5151">
          <w:rPr>
            <w:rFonts w:ascii="Calibri" w:hAnsi="Calibri" w:cs="Calibri"/>
            <w:sz w:val="22"/>
            <w:szCs w:val="22"/>
          </w:rPr>
          <w:t xml:space="preserve">data </w:t>
        </w:r>
      </w:ins>
      <w:ins w:id="301" w:author="Sandip Sharma" w:date="2021-09-08T12:08:00Z">
        <w:r>
          <w:rPr>
            <w:rFonts w:ascii="Calibri" w:hAnsi="Calibri" w:cs="Calibri"/>
            <w:sz w:val="22"/>
            <w:szCs w:val="22"/>
          </w:rPr>
          <w:t>v</w:t>
        </w:r>
      </w:ins>
      <w:ins w:id="302" w:author="Sandip Sharma" w:date="2021-09-08T12:09:00Z">
        <w:r>
          <w:rPr>
            <w:rFonts w:ascii="Calibri" w:hAnsi="Calibri" w:cs="Calibri"/>
            <w:sz w:val="22"/>
            <w:szCs w:val="22"/>
          </w:rPr>
          <w:t>s</w:t>
        </w:r>
      </w:ins>
      <w:ins w:id="303" w:author="Sandip Sharma" w:date="2021-09-08T12:08:00Z">
        <w:r>
          <w:rPr>
            <w:rFonts w:ascii="Calibri" w:hAnsi="Calibri" w:cs="Calibri"/>
            <w:sz w:val="22"/>
            <w:szCs w:val="22"/>
          </w:rPr>
          <w:t xml:space="preserve"> data from BaNCS for trading only</w:t>
        </w:r>
      </w:ins>
      <w:ins w:id="304" w:author="Sandip Sharma" w:date="2021-09-08T12:09:00Z">
        <w:r w:rsidR="00BB5151">
          <w:rPr>
            <w:rFonts w:ascii="Calibri" w:hAnsi="Calibri" w:cs="Calibri"/>
            <w:sz w:val="22"/>
            <w:szCs w:val="22"/>
          </w:rPr>
          <w:t xml:space="preserve"> and show the difference.</w:t>
        </w:r>
      </w:ins>
    </w:p>
    <w:p w14:paraId="280F472C" w14:textId="6C63ABB0" w:rsidR="00F603D9" w:rsidRDefault="00BB5151" w:rsidP="00EC02DD">
      <w:pPr>
        <w:pStyle w:val="BodyText"/>
        <w:numPr>
          <w:ilvl w:val="2"/>
          <w:numId w:val="6"/>
        </w:numPr>
        <w:rPr>
          <w:ins w:id="305" w:author="Sandip Sharma" w:date="2021-09-08T12:08:00Z"/>
          <w:rFonts w:ascii="Calibri" w:hAnsi="Calibri" w:cs="Calibri"/>
          <w:sz w:val="22"/>
          <w:szCs w:val="22"/>
        </w:rPr>
      </w:pPr>
      <w:ins w:id="306" w:author="Sandip Sharma" w:date="2021-09-08T12:09:00Z">
        <w:r>
          <w:rPr>
            <w:rFonts w:ascii="Calibri" w:hAnsi="Calibri" w:cs="Calibri"/>
            <w:sz w:val="22"/>
            <w:szCs w:val="22"/>
          </w:rPr>
          <w:lastRenderedPageBreak/>
          <w:t xml:space="preserve">As of now </w:t>
        </w:r>
      </w:ins>
      <w:ins w:id="307" w:author="Sandip Sharma" w:date="2021-09-08T12:10:00Z">
        <w:r>
          <w:rPr>
            <w:rFonts w:ascii="Calibri" w:hAnsi="Calibri" w:cs="Calibri"/>
            <w:sz w:val="22"/>
            <w:szCs w:val="22"/>
          </w:rPr>
          <w:t>no TASE charges will be setup for transfer or CA and hence these charges will always come as mismatch in recon process</w:t>
        </w:r>
      </w:ins>
    </w:p>
    <w:p w14:paraId="4448F47E" w14:textId="1E5AAC88" w:rsidR="00F603D9" w:rsidRDefault="00F603D9" w:rsidP="00EC02DD">
      <w:pPr>
        <w:pStyle w:val="BodyText"/>
        <w:numPr>
          <w:ilvl w:val="2"/>
          <w:numId w:val="6"/>
        </w:numPr>
        <w:rPr>
          <w:ins w:id="308" w:author="Sandip Sharma" w:date="2021-09-08T12:11:00Z"/>
          <w:rFonts w:ascii="Calibri" w:hAnsi="Calibri" w:cs="Calibri"/>
          <w:sz w:val="22"/>
          <w:szCs w:val="22"/>
        </w:rPr>
      </w:pPr>
      <w:ins w:id="309" w:author="Sandip Sharma" w:date="2021-09-08T12:07:00Z">
        <w:r>
          <w:rPr>
            <w:rFonts w:ascii="Calibri" w:hAnsi="Calibri" w:cs="Calibri"/>
            <w:sz w:val="22"/>
            <w:szCs w:val="22"/>
          </w:rPr>
          <w:t xml:space="preserve">If TASE </w:t>
        </w:r>
      </w:ins>
      <w:ins w:id="310" w:author="Sandip Sharma" w:date="2021-09-08T12:10:00Z">
        <w:r w:rsidR="00BB5151">
          <w:rPr>
            <w:rFonts w:ascii="Calibri" w:hAnsi="Calibri" w:cs="Calibri"/>
            <w:sz w:val="22"/>
            <w:szCs w:val="22"/>
          </w:rPr>
          <w:t xml:space="preserve">trading </w:t>
        </w:r>
      </w:ins>
      <w:ins w:id="311" w:author="Sandip Sharma" w:date="2021-09-08T12:07:00Z">
        <w:r>
          <w:rPr>
            <w:rFonts w:ascii="Calibri" w:hAnsi="Calibri" w:cs="Calibri"/>
            <w:sz w:val="22"/>
            <w:szCs w:val="22"/>
          </w:rPr>
          <w:t xml:space="preserve">charges can’t </w:t>
        </w:r>
      </w:ins>
      <w:ins w:id="312" w:author="Sandip Sharma" w:date="2021-09-08T12:10:00Z">
        <w:r w:rsidR="00BB5151">
          <w:rPr>
            <w:rFonts w:ascii="Calibri" w:hAnsi="Calibri" w:cs="Calibri"/>
            <w:sz w:val="22"/>
            <w:szCs w:val="22"/>
          </w:rPr>
          <w:t xml:space="preserve">be </w:t>
        </w:r>
      </w:ins>
      <w:ins w:id="313" w:author="Sandip Sharma" w:date="2021-09-08T12:07:00Z">
        <w:r>
          <w:rPr>
            <w:rFonts w:ascii="Calibri" w:hAnsi="Calibri" w:cs="Calibri"/>
            <w:sz w:val="22"/>
            <w:szCs w:val="22"/>
          </w:rPr>
          <w:t xml:space="preserve">setup then BaNCS will provide a data extract </w:t>
        </w:r>
      </w:ins>
      <w:ins w:id="314" w:author="Sandip Sharma" w:date="2021-09-08T12:10:00Z">
        <w:r w:rsidR="00BB5151">
          <w:rPr>
            <w:rFonts w:ascii="Calibri" w:hAnsi="Calibri" w:cs="Calibri"/>
            <w:sz w:val="22"/>
            <w:szCs w:val="22"/>
          </w:rPr>
          <w:t xml:space="preserve">using which Bank will need to calculate charges and </w:t>
        </w:r>
      </w:ins>
      <w:ins w:id="315" w:author="Sandip Sharma" w:date="2021-09-08T12:11:00Z">
        <w:r w:rsidR="00FC3225">
          <w:rPr>
            <w:rFonts w:ascii="Calibri" w:hAnsi="Calibri" w:cs="Calibri"/>
            <w:sz w:val="22"/>
            <w:szCs w:val="22"/>
          </w:rPr>
          <w:t>match the same manually with 1091.</w:t>
        </w:r>
      </w:ins>
    </w:p>
    <w:p w14:paraId="1799A976" w14:textId="10FAEA62" w:rsidR="00FC3225" w:rsidRPr="00EC02DD" w:rsidRDefault="00FC3225" w:rsidP="00EC02DD">
      <w:pPr>
        <w:pStyle w:val="BodyText"/>
        <w:numPr>
          <w:ilvl w:val="2"/>
          <w:numId w:val="6"/>
        </w:numPr>
        <w:rPr>
          <w:ins w:id="316" w:author="Sandip Sharma" w:date="2021-09-08T11:26:00Z"/>
          <w:rFonts w:ascii="Calibri" w:hAnsi="Calibri" w:cs="Calibri"/>
          <w:sz w:val="22"/>
          <w:szCs w:val="22"/>
        </w:rPr>
      </w:pPr>
      <w:ins w:id="317" w:author="Sandip Sharma" w:date="2021-09-08T12:11:00Z">
        <w:r>
          <w:rPr>
            <w:rFonts w:ascii="Calibri" w:hAnsi="Calibri" w:cs="Calibri"/>
            <w:sz w:val="22"/>
            <w:szCs w:val="22"/>
          </w:rPr>
          <w:t>File 32 also has total charges being reported in the file and reconciliation for that also depends on the feasibility of TASE trading fee setup</w:t>
        </w:r>
      </w:ins>
    </w:p>
    <w:p w14:paraId="4DDD781D" w14:textId="5514D345" w:rsidR="00073FCD" w:rsidDel="00F603D9" w:rsidRDefault="00073FCD">
      <w:pPr>
        <w:pStyle w:val="BodyText"/>
        <w:numPr>
          <w:ilvl w:val="1"/>
          <w:numId w:val="6"/>
        </w:numPr>
        <w:rPr>
          <w:ins w:id="318" w:author="Sandip Sharma" w:date="2021-09-08T11:26:00Z"/>
          <w:del w:id="319" w:author="Sandip Sharma" w:date="2021-09-08T11:59:00Z"/>
          <w:rFonts w:ascii="Calibri" w:hAnsi="Calibri" w:cs="Calibri"/>
          <w:sz w:val="22"/>
          <w:szCs w:val="22"/>
        </w:rPr>
        <w:pPrChange w:id="320" w:author="Sandip Sharma" w:date="2021-09-08T11:26:00Z">
          <w:pPr>
            <w:pStyle w:val="BodyText"/>
            <w:numPr>
              <w:numId w:val="26"/>
            </w:numPr>
            <w:ind w:left="2520" w:hanging="360"/>
          </w:pPr>
        </w:pPrChange>
      </w:pPr>
      <w:ins w:id="321" w:author="Sandip Sharma" w:date="2021-09-08T11:26:00Z">
        <w:del w:id="322" w:author="Sandip Sharma" w:date="2021-09-08T11:59:00Z">
          <w:r w:rsidDel="00F603D9">
            <w:rPr>
              <w:rFonts w:ascii="Calibri" w:hAnsi="Calibri" w:cs="Calibri"/>
              <w:sz w:val="22"/>
              <w:szCs w:val="22"/>
            </w:rPr>
            <w:delText>File 31/32 Open points and format attached</w:delText>
          </w:r>
        </w:del>
      </w:ins>
    </w:p>
    <w:commentRangeStart w:id="323"/>
    <w:bookmarkStart w:id="324" w:name="_MON_1692605580"/>
    <w:bookmarkEnd w:id="324"/>
    <w:p w14:paraId="4455C5A7" w14:textId="3D6A449D" w:rsidR="00073FCD" w:rsidRPr="00385108" w:rsidDel="00DF7A1A" w:rsidRDefault="00073FCD" w:rsidP="00073FCD">
      <w:pPr>
        <w:pStyle w:val="BodyText"/>
        <w:ind w:left="1440"/>
        <w:rPr>
          <w:ins w:id="325" w:author="Sandip Sharma" w:date="2021-09-08T11:26:00Z"/>
          <w:del w:id="326" w:author="BENIWAL VIRENDER" w:date="2021-09-20T14:27:00Z"/>
          <w:rFonts w:ascii="Calibri" w:hAnsi="Calibri" w:cs="Calibri"/>
          <w:sz w:val="22"/>
          <w:szCs w:val="22"/>
        </w:rPr>
      </w:pPr>
      <w:ins w:id="327" w:author="Sandip Sharma" w:date="2021-09-08T11:26:00Z">
        <w:del w:id="328" w:author="BENIWAL VIRENDER" w:date="2021-09-20T14:27:00Z">
          <w:r w:rsidDel="00DF7A1A">
            <w:rPr>
              <w:rFonts w:ascii="Calibri" w:hAnsi="Calibri" w:cs="Calibri"/>
              <w:sz w:val="22"/>
              <w:szCs w:val="22"/>
            </w:rPr>
            <w:object w:dxaOrig="1534" w:dyaOrig="997" w14:anchorId="1EA31C5A">
              <v:shape id="_x0000_i1029" type="#_x0000_t75" style="width:80pt;height:50pt" o:ole="">
                <v:imagedata r:id="rId29" o:title=""/>
              </v:shape>
              <o:OLEObject Type="Embed" ProgID="Word.Document.12" ShapeID="_x0000_i1029" DrawAspect="Icon" ObjectID="_1758361499" r:id="rId30">
                <o:FieldCodes>\s</o:FieldCodes>
              </o:OLEObject>
            </w:object>
          </w:r>
        </w:del>
      </w:ins>
      <w:commentRangeEnd w:id="323"/>
      <w:ins w:id="329" w:author="Sandip Sharma" w:date="2021-09-08T11:26:00Z">
        <w:del w:id="330" w:author="BENIWAL VIRENDER" w:date="2021-09-20T14:27:00Z">
          <w:r w:rsidDel="00DF7A1A">
            <w:rPr>
              <w:rStyle w:val="CommentReference"/>
              <w:rFonts w:asciiTheme="minorHAnsi" w:eastAsiaTheme="minorHAnsi" w:hAnsiTheme="minorHAnsi" w:cstheme="minorBidi"/>
              <w:kern w:val="0"/>
              <w:lang w:eastAsia="en-US"/>
            </w:rPr>
            <w:commentReference w:id="323"/>
          </w:r>
        </w:del>
      </w:ins>
    </w:p>
    <w:p w14:paraId="1820E981" w14:textId="77777777" w:rsidR="00073FCD" w:rsidRPr="00385108" w:rsidRDefault="00073FCD">
      <w:pPr>
        <w:pStyle w:val="BodyText"/>
        <w:ind w:left="2250"/>
        <w:rPr>
          <w:rFonts w:ascii="Calibri" w:hAnsi="Calibri" w:cs="Calibri"/>
          <w:sz w:val="22"/>
          <w:szCs w:val="22"/>
        </w:rPr>
        <w:pPrChange w:id="331" w:author="Sandip Sharma" w:date="2021-09-08T11:26:00Z">
          <w:pPr>
            <w:pStyle w:val="BodyText"/>
            <w:numPr>
              <w:numId w:val="6"/>
            </w:numPr>
            <w:ind w:left="1530" w:hanging="360"/>
          </w:pPr>
        </w:pPrChange>
      </w:pPr>
    </w:p>
    <w:p w14:paraId="0604DED2" w14:textId="03E4C6FB" w:rsidR="003056CD" w:rsidRPr="00385108" w:rsidRDefault="003056CD" w:rsidP="003056CD">
      <w:pPr>
        <w:pStyle w:val="BodyText"/>
        <w:rPr>
          <w:rFonts w:ascii="Calibri" w:hAnsi="Calibri" w:cs="Calibri"/>
          <w:sz w:val="22"/>
          <w:szCs w:val="22"/>
        </w:rPr>
      </w:pPr>
    </w:p>
    <w:p w14:paraId="657D9DA0" w14:textId="3E6CFAB4" w:rsidR="00B42F03" w:rsidRPr="00385108" w:rsidRDefault="003056CD" w:rsidP="00290A3A">
      <w:pPr>
        <w:pStyle w:val="Heading2"/>
        <w:rPr>
          <w:rFonts w:ascii="Calibri" w:hAnsi="Calibri" w:cs="Calibri"/>
        </w:rPr>
      </w:pPr>
      <w:bookmarkStart w:id="332" w:name="_Toc79750030"/>
      <w:r w:rsidRPr="00385108">
        <w:rPr>
          <w:rFonts w:ascii="Calibri" w:hAnsi="Calibri" w:cs="Calibri"/>
        </w:rPr>
        <w:t>Foreign</w:t>
      </w:r>
      <w:r w:rsidRPr="00385108">
        <w:rPr>
          <w:rFonts w:ascii="Calibri" w:hAnsi="Calibri" w:cs="Calibri"/>
          <w:sz w:val="22"/>
          <w:szCs w:val="22"/>
        </w:rPr>
        <w:t xml:space="preserve"> </w:t>
      </w:r>
      <w:r w:rsidRPr="00385108">
        <w:rPr>
          <w:rFonts w:ascii="Calibri" w:hAnsi="Calibri" w:cs="Calibri"/>
        </w:rPr>
        <w:t>Trade Settlement Lifecycle</w:t>
      </w:r>
      <w:bookmarkEnd w:id="332"/>
    </w:p>
    <w:p w14:paraId="22B060FD" w14:textId="77777777" w:rsidR="003056CD" w:rsidRPr="00385108" w:rsidRDefault="003056CD" w:rsidP="003056CD">
      <w:pPr>
        <w:pStyle w:val="BodyText"/>
        <w:ind w:left="720"/>
        <w:rPr>
          <w:rFonts w:ascii="Calibri" w:hAnsi="Calibri" w:cs="Calibri"/>
          <w:b/>
          <w:bCs/>
        </w:rPr>
      </w:pPr>
    </w:p>
    <w:p w14:paraId="527654BE" w14:textId="501A39A1" w:rsidR="003056CD" w:rsidRPr="00385108" w:rsidRDefault="003056CD" w:rsidP="009F7F8A">
      <w:pPr>
        <w:pStyle w:val="BodyText"/>
        <w:numPr>
          <w:ilvl w:val="0"/>
          <w:numId w:val="6"/>
        </w:numPr>
        <w:rPr>
          <w:rFonts w:ascii="Calibri" w:hAnsi="Calibri" w:cs="Calibri"/>
          <w:sz w:val="22"/>
          <w:szCs w:val="22"/>
        </w:rPr>
      </w:pPr>
      <w:r w:rsidRPr="00385108">
        <w:rPr>
          <w:rFonts w:ascii="Calibri" w:hAnsi="Calibri" w:cs="Calibri"/>
          <w:sz w:val="22"/>
          <w:szCs w:val="22"/>
        </w:rPr>
        <w:t xml:space="preserve">Trades will be received through ST-SP interface. As part of trades processing, system will update order with executed quantity and will generate </w:t>
      </w:r>
      <w:ins w:id="333" w:author="Eran Dayan" w:date="2021-08-18T12:13:00Z">
        <w:r w:rsidR="00016049">
          <w:rPr>
            <w:rFonts w:ascii="Calibri" w:hAnsi="Calibri" w:cs="Calibri"/>
            <w:sz w:val="22"/>
            <w:szCs w:val="22"/>
          </w:rPr>
          <w:t>t</w:t>
        </w:r>
      </w:ins>
      <w:r w:rsidRPr="00385108">
        <w:rPr>
          <w:rFonts w:ascii="Calibri" w:hAnsi="Calibri" w:cs="Calibri"/>
          <w:sz w:val="22"/>
          <w:szCs w:val="22"/>
        </w:rPr>
        <w:t xml:space="preserve">he </w:t>
      </w:r>
      <w:ins w:id="334" w:author="Hilla Rafalovitz" w:date="2021-08-19T23:57:00Z">
        <w:r w:rsidR="002D0A40">
          <w:rPr>
            <w:rFonts w:ascii="Calibri" w:hAnsi="Calibri" w:cstheme="minorBidi"/>
            <w:sz w:val="22"/>
            <w:szCs w:val="22"/>
            <w:lang w:bidi="he-IL"/>
          </w:rPr>
          <w:t>securities</w:t>
        </w:r>
        <w:r w:rsidR="002D0A40" w:rsidRPr="00385108">
          <w:rPr>
            <w:rFonts w:ascii="Calibri" w:hAnsi="Calibri" w:cs="Calibri"/>
            <w:sz w:val="22"/>
            <w:szCs w:val="22"/>
          </w:rPr>
          <w:t xml:space="preserve"> </w:t>
        </w:r>
      </w:ins>
      <w:r w:rsidRPr="00385108">
        <w:rPr>
          <w:rFonts w:ascii="Calibri" w:hAnsi="Calibri" w:cs="Calibri"/>
          <w:sz w:val="22"/>
          <w:szCs w:val="22"/>
        </w:rPr>
        <w:t>movements for client portfolio.</w:t>
      </w:r>
    </w:p>
    <w:p w14:paraId="209DE939" w14:textId="66980B6F" w:rsidR="003056CD" w:rsidRPr="00385108" w:rsidRDefault="003056CD" w:rsidP="009F7F8A">
      <w:pPr>
        <w:pStyle w:val="BodyText"/>
        <w:numPr>
          <w:ilvl w:val="0"/>
          <w:numId w:val="6"/>
        </w:numPr>
        <w:rPr>
          <w:rFonts w:ascii="Calibri" w:hAnsi="Calibri" w:cs="Calibri"/>
          <w:sz w:val="22"/>
          <w:szCs w:val="22"/>
        </w:rPr>
      </w:pPr>
      <w:r w:rsidRPr="00385108">
        <w:rPr>
          <w:rFonts w:ascii="Calibri" w:hAnsi="Calibri" w:cs="Calibri"/>
          <w:sz w:val="22"/>
          <w:szCs w:val="22"/>
        </w:rPr>
        <w:t>For purchase orders, Cash blocks will be adjusted, and release date will be updated for executed portion of cash block.</w:t>
      </w:r>
    </w:p>
    <w:p w14:paraId="6508EE45" w14:textId="1F39F389" w:rsidR="003056CD" w:rsidRPr="00385108" w:rsidRDefault="003056CD" w:rsidP="009F7F8A">
      <w:pPr>
        <w:pStyle w:val="BodyText"/>
        <w:numPr>
          <w:ilvl w:val="0"/>
          <w:numId w:val="6"/>
        </w:numPr>
        <w:rPr>
          <w:rFonts w:ascii="Calibri" w:hAnsi="Calibri" w:cs="Calibri"/>
          <w:sz w:val="22"/>
          <w:szCs w:val="22"/>
        </w:rPr>
      </w:pPr>
      <w:r w:rsidRPr="00385108">
        <w:rPr>
          <w:rFonts w:ascii="Calibri" w:hAnsi="Calibri" w:cs="Calibri"/>
          <w:sz w:val="22"/>
          <w:szCs w:val="22"/>
        </w:rPr>
        <w:t>For sale orders, custody block will be removed, and entry will be created in sale proceeds table. This amount will be available in buying power of portfolio.</w:t>
      </w:r>
    </w:p>
    <w:p w14:paraId="0D4086E5" w14:textId="1150BD00" w:rsidR="003056CD" w:rsidRPr="00385108" w:rsidRDefault="00B83F23" w:rsidP="009F7F8A">
      <w:pPr>
        <w:pStyle w:val="BodyText"/>
        <w:numPr>
          <w:ilvl w:val="0"/>
          <w:numId w:val="6"/>
        </w:numPr>
        <w:rPr>
          <w:rFonts w:ascii="Calibri" w:hAnsi="Calibri" w:cs="Calibri"/>
          <w:sz w:val="22"/>
          <w:szCs w:val="22"/>
        </w:rPr>
      </w:pPr>
      <w:r w:rsidRPr="00385108">
        <w:rPr>
          <w:rFonts w:ascii="Calibri" w:hAnsi="Calibri" w:cs="Calibri"/>
          <w:sz w:val="22"/>
          <w:szCs w:val="22"/>
        </w:rPr>
        <w:t>Bancs</w:t>
      </w:r>
      <w:ins w:id="335" w:author="BENIWAL VIRENDER" w:date="2021-09-22T11:40:00Z">
        <w:r w:rsidR="00723023">
          <w:rPr>
            <w:rFonts w:ascii="Calibri" w:hAnsi="Calibri" w:cs="Calibri"/>
            <w:sz w:val="22"/>
            <w:szCs w:val="22"/>
          </w:rPr>
          <w:t xml:space="preserve"> Front Office</w:t>
        </w:r>
      </w:ins>
      <w:r w:rsidRPr="00385108">
        <w:rPr>
          <w:rFonts w:ascii="Calibri" w:hAnsi="Calibri" w:cs="Calibri"/>
          <w:sz w:val="22"/>
          <w:szCs w:val="22"/>
        </w:rPr>
        <w:t xml:space="preserve"> </w:t>
      </w:r>
      <w:r w:rsidR="00391503" w:rsidRPr="00385108">
        <w:rPr>
          <w:rFonts w:ascii="Calibri" w:hAnsi="Calibri" w:cs="Calibri"/>
          <w:sz w:val="22"/>
          <w:szCs w:val="22"/>
        </w:rPr>
        <w:t>will</w:t>
      </w:r>
      <w:r w:rsidRPr="00385108">
        <w:rPr>
          <w:rFonts w:ascii="Calibri" w:hAnsi="Calibri" w:cs="Calibri"/>
          <w:sz w:val="22"/>
          <w:szCs w:val="22"/>
        </w:rPr>
        <w:t xml:space="preserve"> process a Broker file at EOD.</w:t>
      </w:r>
    </w:p>
    <w:p w14:paraId="0E70ACA8" w14:textId="7C0DAB07" w:rsidR="00B83F23" w:rsidRPr="00385108" w:rsidDel="00EC75ED" w:rsidRDefault="008E54BB" w:rsidP="009F7F8A">
      <w:pPr>
        <w:pStyle w:val="BodyText"/>
        <w:numPr>
          <w:ilvl w:val="1"/>
          <w:numId w:val="6"/>
        </w:numPr>
        <w:rPr>
          <w:del w:id="336" w:author="BENIWAL VIRENDER" w:date="2021-09-22T11:41:00Z"/>
          <w:rFonts w:ascii="Calibri" w:hAnsi="Calibri" w:cs="Calibri"/>
          <w:sz w:val="22"/>
          <w:szCs w:val="22"/>
        </w:rPr>
      </w:pPr>
      <w:del w:id="337" w:author="BENIWAL VIRENDER" w:date="2021-09-22T11:41:00Z">
        <w:r w:rsidRPr="00385108" w:rsidDel="00EC75ED">
          <w:rPr>
            <w:rFonts w:ascii="Calibri" w:hAnsi="Calibri" w:cs="Calibri"/>
            <w:sz w:val="22"/>
            <w:szCs w:val="22"/>
          </w:rPr>
          <w:delText>For t</w:delText>
        </w:r>
        <w:r w:rsidR="00B83F23" w:rsidRPr="00385108" w:rsidDel="00EC75ED">
          <w:rPr>
            <w:rFonts w:ascii="Calibri" w:hAnsi="Calibri" w:cs="Calibri"/>
            <w:sz w:val="22"/>
            <w:szCs w:val="22"/>
          </w:rPr>
          <w:delText>he Orders received</w:delText>
        </w:r>
        <w:r w:rsidRPr="00385108" w:rsidDel="00EC75ED">
          <w:rPr>
            <w:rFonts w:ascii="Calibri" w:hAnsi="Calibri" w:cs="Calibri"/>
            <w:sz w:val="22"/>
            <w:szCs w:val="22"/>
          </w:rPr>
          <w:delText>, Bancs</w:delText>
        </w:r>
        <w:r w:rsidRPr="00385108" w:rsidDel="00FD3343">
          <w:rPr>
            <w:rFonts w:ascii="Calibri" w:hAnsi="Calibri" w:cs="Calibri"/>
            <w:sz w:val="22"/>
            <w:szCs w:val="22"/>
          </w:rPr>
          <w:delText xml:space="preserve"> </w:delText>
        </w:r>
        <w:r w:rsidRPr="00385108" w:rsidDel="00EC75ED">
          <w:rPr>
            <w:rFonts w:ascii="Calibri" w:hAnsi="Calibri" w:cs="Calibri"/>
            <w:sz w:val="22"/>
            <w:szCs w:val="22"/>
          </w:rPr>
          <w:delText xml:space="preserve">will cancel all the trade executions and will capture the trade as it was </w:delText>
        </w:r>
        <w:r w:rsidR="00713739" w:rsidRPr="00385108" w:rsidDel="00EC75ED">
          <w:rPr>
            <w:rFonts w:ascii="Calibri" w:hAnsi="Calibri" w:cs="Calibri"/>
            <w:sz w:val="22"/>
            <w:szCs w:val="22"/>
          </w:rPr>
          <w:delText xml:space="preserve">received. </w:delText>
        </w:r>
      </w:del>
    </w:p>
    <w:p w14:paraId="01A2A96C" w14:textId="2F03653C" w:rsidR="00713739" w:rsidRPr="00EC75ED" w:rsidDel="00EC75ED" w:rsidRDefault="00713739" w:rsidP="009F7F8A">
      <w:pPr>
        <w:pStyle w:val="BodyText"/>
        <w:numPr>
          <w:ilvl w:val="1"/>
          <w:numId w:val="6"/>
        </w:numPr>
        <w:rPr>
          <w:del w:id="338" w:author="BENIWAL VIRENDER" w:date="2021-09-22T11:41:00Z"/>
          <w:rFonts w:ascii="Calibri" w:hAnsi="Calibri" w:cs="Calibri"/>
          <w:sz w:val="22"/>
          <w:szCs w:val="22"/>
          <w:rPrChange w:id="339" w:author="BENIWAL VIRENDER" w:date="2021-09-22T11:42:00Z">
            <w:rPr>
              <w:del w:id="340" w:author="BENIWAL VIRENDER" w:date="2021-09-22T11:41:00Z"/>
              <w:rFonts w:cs="Calibri"/>
              <w:color w:val="4472C4" w:themeColor="accent1"/>
            </w:rPr>
          </w:rPrChange>
        </w:rPr>
      </w:pPr>
      <w:del w:id="341" w:author="BENIWAL VIRENDER" w:date="2021-09-22T12:14:00Z">
        <w:r w:rsidRPr="00385108" w:rsidDel="00974254">
          <w:rPr>
            <w:rFonts w:ascii="Calibri" w:hAnsi="Calibri" w:cs="Calibri"/>
            <w:sz w:val="22"/>
            <w:szCs w:val="22"/>
          </w:rPr>
          <w:delText>Deal and OD will be marked as Matched.</w:delText>
        </w:r>
      </w:del>
    </w:p>
    <w:p w14:paraId="048465C6" w14:textId="77777777" w:rsidR="00EC75ED" w:rsidRDefault="00EC75ED">
      <w:pPr>
        <w:pStyle w:val="BodyText"/>
        <w:ind w:left="2250"/>
        <w:rPr>
          <w:ins w:id="342" w:author="BENIWAL VIRENDER" w:date="2021-09-22T11:42:00Z"/>
          <w:rFonts w:ascii="Calibri" w:hAnsi="Calibri" w:cs="Calibri"/>
          <w:sz w:val="22"/>
          <w:szCs w:val="22"/>
        </w:rPr>
        <w:pPrChange w:id="343" w:author="BENIWAL VIRENDER" w:date="2021-09-22T11:42:00Z">
          <w:pPr>
            <w:pStyle w:val="BodyText"/>
            <w:numPr>
              <w:ilvl w:val="1"/>
              <w:numId w:val="6"/>
            </w:numPr>
            <w:ind w:left="2250" w:hanging="360"/>
          </w:pPr>
        </w:pPrChange>
      </w:pPr>
    </w:p>
    <w:p w14:paraId="3BE5338C" w14:textId="007B2E4E" w:rsidR="00EC75ED" w:rsidRPr="001231D7" w:rsidRDefault="00EC75ED">
      <w:pPr>
        <w:pStyle w:val="BodyText"/>
        <w:numPr>
          <w:ilvl w:val="1"/>
          <w:numId w:val="6"/>
        </w:numPr>
        <w:rPr>
          <w:ins w:id="344" w:author="BENIWAL VIRENDER" w:date="2021-09-22T11:42:00Z"/>
          <w:rFonts w:asciiTheme="minorHAnsi" w:hAnsiTheme="minorHAnsi" w:cstheme="minorHAnsi"/>
          <w:color w:val="4472C4" w:themeColor="accent1"/>
          <w:sz w:val="22"/>
          <w:szCs w:val="22"/>
          <w:rPrChange w:id="345" w:author="BENIWAL VIRENDER" w:date="2021-09-22T11:45:00Z">
            <w:rPr>
              <w:ins w:id="346" w:author="BENIWAL VIRENDER" w:date="2021-09-22T11:42:00Z"/>
              <w:rFonts w:cs="Calibri"/>
              <w:color w:val="4472C4" w:themeColor="accent1"/>
            </w:rPr>
          </w:rPrChange>
        </w:rPr>
        <w:pPrChange w:id="347" w:author="BENIWAL VIRENDER" w:date="2021-09-22T11:42:00Z">
          <w:pPr>
            <w:pStyle w:val="BodyText"/>
            <w:ind w:left="1890"/>
          </w:pPr>
        </w:pPrChange>
      </w:pPr>
      <w:ins w:id="348" w:author="BENIWAL VIRENDER" w:date="2021-09-22T11:42:00Z">
        <w:r w:rsidRPr="001231D7">
          <w:rPr>
            <w:rFonts w:asciiTheme="minorHAnsi" w:hAnsiTheme="minorHAnsi" w:cstheme="minorHAnsi"/>
            <w:color w:val="4472C4" w:themeColor="accent1"/>
            <w:sz w:val="22"/>
            <w:szCs w:val="22"/>
            <w:rPrChange w:id="349" w:author="BENIWAL VIRENDER" w:date="2021-09-22T11:45:00Z">
              <w:rPr>
                <w:rFonts w:cs="Calibri"/>
                <w:color w:val="4472C4" w:themeColor="accent1"/>
              </w:rPr>
            </w:rPrChange>
          </w:rPr>
          <w:t xml:space="preserve">FO system will match broker order reference and for each of the orders cancel all the existing trades in the </w:t>
        </w:r>
        <w:proofErr w:type="spellStart"/>
        <w:r w:rsidRPr="001231D7">
          <w:rPr>
            <w:rFonts w:asciiTheme="minorHAnsi" w:hAnsiTheme="minorHAnsi" w:cstheme="minorHAnsi"/>
            <w:color w:val="4472C4" w:themeColor="accent1"/>
            <w:sz w:val="22"/>
            <w:szCs w:val="22"/>
            <w:rPrChange w:id="350" w:author="BENIWAL VIRENDER" w:date="2021-09-22T11:45:00Z">
              <w:rPr>
                <w:rFonts w:cs="Calibri"/>
                <w:color w:val="4472C4" w:themeColor="accent1"/>
              </w:rPr>
            </w:rPrChange>
          </w:rPr>
          <w:t>BaNCS</w:t>
        </w:r>
        <w:proofErr w:type="spellEnd"/>
        <w:r w:rsidRPr="001231D7">
          <w:rPr>
            <w:rFonts w:asciiTheme="minorHAnsi" w:hAnsiTheme="minorHAnsi" w:cstheme="minorHAnsi"/>
            <w:color w:val="4472C4" w:themeColor="accent1"/>
            <w:sz w:val="22"/>
            <w:szCs w:val="22"/>
            <w:rPrChange w:id="351" w:author="BENIWAL VIRENDER" w:date="2021-09-22T11:45:00Z">
              <w:rPr>
                <w:rFonts w:cs="Calibri"/>
                <w:color w:val="4472C4" w:themeColor="accent1"/>
              </w:rPr>
            </w:rPrChange>
          </w:rPr>
          <w:t xml:space="preserve"> system and capture one average price trades as per the details available in the file. The trade cancellation and new average price trades will also be sent to Back office. As part of the trade information, FO will send all the charges (Broker commission, SEC &amp; TAF) in separate tags along with principal </w:t>
        </w:r>
        <w:commentRangeStart w:id="352"/>
        <w:commentRangeStart w:id="353"/>
        <w:r w:rsidRPr="001231D7">
          <w:rPr>
            <w:rFonts w:asciiTheme="minorHAnsi" w:hAnsiTheme="minorHAnsi" w:cstheme="minorHAnsi"/>
            <w:color w:val="4472C4" w:themeColor="accent1"/>
            <w:sz w:val="22"/>
            <w:szCs w:val="22"/>
            <w:rPrChange w:id="354" w:author="BENIWAL VIRENDER" w:date="2021-09-22T11:45:00Z">
              <w:rPr>
                <w:rFonts w:cs="Calibri"/>
                <w:color w:val="4472C4" w:themeColor="accent1"/>
              </w:rPr>
            </w:rPrChange>
          </w:rPr>
          <w:t>amount</w:t>
        </w:r>
      </w:ins>
      <w:commentRangeEnd w:id="352"/>
      <w:r w:rsidR="00A84393">
        <w:rPr>
          <w:rStyle w:val="CommentReference"/>
          <w:rFonts w:asciiTheme="minorHAnsi" w:eastAsiaTheme="minorHAnsi" w:hAnsiTheme="minorHAnsi" w:cstheme="minorBidi"/>
          <w:kern w:val="0"/>
          <w:lang w:eastAsia="en-US"/>
        </w:rPr>
        <w:commentReference w:id="352"/>
      </w:r>
      <w:commentRangeEnd w:id="353"/>
      <w:r w:rsidR="00EF4ECF">
        <w:rPr>
          <w:rStyle w:val="CommentReference"/>
          <w:rFonts w:asciiTheme="minorHAnsi" w:eastAsiaTheme="minorHAnsi" w:hAnsiTheme="minorHAnsi" w:cstheme="minorBidi"/>
          <w:kern w:val="0"/>
          <w:lang w:eastAsia="en-US"/>
        </w:rPr>
        <w:commentReference w:id="353"/>
      </w:r>
      <w:ins w:id="355" w:author="BENIWAL VIRENDER" w:date="2021-09-22T11:42:00Z">
        <w:r w:rsidRPr="001231D7">
          <w:rPr>
            <w:rFonts w:asciiTheme="minorHAnsi" w:hAnsiTheme="minorHAnsi" w:cstheme="minorHAnsi"/>
            <w:color w:val="4472C4" w:themeColor="accent1"/>
            <w:sz w:val="22"/>
            <w:szCs w:val="22"/>
            <w:rPrChange w:id="356" w:author="BENIWAL VIRENDER" w:date="2021-09-22T11:45:00Z">
              <w:rPr>
                <w:rFonts w:cs="Calibri"/>
                <w:color w:val="4472C4" w:themeColor="accent1"/>
              </w:rPr>
            </w:rPrChange>
          </w:rPr>
          <w:t>.</w:t>
        </w:r>
      </w:ins>
    </w:p>
    <w:tbl>
      <w:tblPr>
        <w:tblW w:w="7545" w:type="dxa"/>
        <w:tblInd w:w="1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357" w:author="BENIWAL VIRENDER" w:date="2021-09-22T11:42:00Z">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960"/>
        <w:gridCol w:w="1633"/>
        <w:gridCol w:w="1542"/>
        <w:gridCol w:w="810"/>
        <w:gridCol w:w="2600"/>
        <w:tblGridChange w:id="358">
          <w:tblGrid>
            <w:gridCol w:w="960"/>
            <w:gridCol w:w="1633"/>
            <w:gridCol w:w="1542"/>
            <w:gridCol w:w="810"/>
            <w:gridCol w:w="4230"/>
          </w:tblGrid>
        </w:tblGridChange>
      </w:tblGrid>
      <w:tr w:rsidR="00CE2799" w:rsidRPr="001231D7" w14:paraId="4350C30C" w14:textId="77777777" w:rsidTr="00CE2799">
        <w:trPr>
          <w:trHeight w:val="300"/>
          <w:ins w:id="359" w:author="BENIWAL VIRENDER" w:date="2021-09-22T11:42:00Z"/>
          <w:trPrChange w:id="360" w:author="BENIWAL VIRENDER" w:date="2021-09-22T11:42:00Z">
            <w:trPr>
              <w:trHeight w:val="300"/>
            </w:trPr>
          </w:trPrChange>
        </w:trPr>
        <w:tc>
          <w:tcPr>
            <w:tcW w:w="960" w:type="dxa"/>
            <w:shd w:val="clear" w:color="auto" w:fill="auto"/>
            <w:noWrap/>
            <w:vAlign w:val="bottom"/>
            <w:tcPrChange w:id="361" w:author="BENIWAL VIRENDER" w:date="2021-09-22T11:42:00Z">
              <w:tcPr>
                <w:tcW w:w="960" w:type="dxa"/>
                <w:shd w:val="clear" w:color="auto" w:fill="auto"/>
                <w:noWrap/>
                <w:vAlign w:val="bottom"/>
              </w:tcPr>
            </w:tcPrChange>
          </w:tcPr>
          <w:p w14:paraId="49C2BD95" w14:textId="77777777" w:rsidR="00CE2799" w:rsidRPr="00974254" w:rsidRDefault="00CE2799" w:rsidP="00C97A3E">
            <w:pPr>
              <w:spacing w:after="0" w:line="240" w:lineRule="auto"/>
              <w:jc w:val="right"/>
              <w:rPr>
                <w:ins w:id="362" w:author="BENIWAL VIRENDER" w:date="2021-09-22T11:42:00Z"/>
                <w:rFonts w:eastAsia="Times New Roman" w:cstheme="minorHAnsi"/>
                <w:color w:val="000000"/>
              </w:rPr>
            </w:pPr>
            <w:ins w:id="363" w:author="BENIWAL VIRENDER" w:date="2021-09-22T11:42:00Z">
              <w:r w:rsidRPr="00974254">
                <w:rPr>
                  <w:rFonts w:eastAsia="Times New Roman" w:cstheme="minorHAnsi"/>
                  <w:color w:val="000000"/>
                </w:rPr>
                <w:t>14</w:t>
              </w:r>
            </w:ins>
          </w:p>
        </w:tc>
        <w:tc>
          <w:tcPr>
            <w:tcW w:w="1633" w:type="dxa"/>
            <w:shd w:val="clear" w:color="auto" w:fill="auto"/>
            <w:noWrap/>
            <w:vAlign w:val="bottom"/>
            <w:tcPrChange w:id="364" w:author="BENIWAL VIRENDER" w:date="2021-09-22T11:42:00Z">
              <w:tcPr>
                <w:tcW w:w="1633" w:type="dxa"/>
                <w:shd w:val="clear" w:color="auto" w:fill="auto"/>
                <w:noWrap/>
                <w:vAlign w:val="bottom"/>
              </w:tcPr>
            </w:tcPrChange>
          </w:tcPr>
          <w:p w14:paraId="4EEFC74F" w14:textId="77777777" w:rsidR="00CE2799" w:rsidRPr="00974254" w:rsidRDefault="00CE2799" w:rsidP="00C97A3E">
            <w:pPr>
              <w:spacing w:after="0" w:line="240" w:lineRule="auto"/>
              <w:rPr>
                <w:ins w:id="365" w:author="BENIWAL VIRENDER" w:date="2021-09-22T11:42:00Z"/>
                <w:rFonts w:eastAsia="Times New Roman" w:cstheme="minorHAnsi"/>
                <w:color w:val="000000"/>
              </w:rPr>
            </w:pPr>
            <w:ins w:id="366" w:author="BENIWAL VIRENDER" w:date="2021-09-22T11:42:00Z">
              <w:r w:rsidRPr="00974254">
                <w:rPr>
                  <w:rFonts w:eastAsia="Times New Roman" w:cstheme="minorHAnsi"/>
                  <w:color w:val="000000"/>
                </w:rPr>
                <w:t>Comm</w:t>
              </w:r>
            </w:ins>
          </w:p>
        </w:tc>
        <w:tc>
          <w:tcPr>
            <w:tcW w:w="1542" w:type="dxa"/>
            <w:shd w:val="clear" w:color="auto" w:fill="auto"/>
            <w:noWrap/>
            <w:vAlign w:val="center"/>
            <w:tcPrChange w:id="367" w:author="BENIWAL VIRENDER" w:date="2021-09-22T11:42:00Z">
              <w:tcPr>
                <w:tcW w:w="1542" w:type="dxa"/>
                <w:shd w:val="clear" w:color="auto" w:fill="auto"/>
                <w:noWrap/>
                <w:vAlign w:val="center"/>
              </w:tcPr>
            </w:tcPrChange>
          </w:tcPr>
          <w:p w14:paraId="5FBDF4CB" w14:textId="77777777" w:rsidR="00CE2799" w:rsidRPr="006351D5" w:rsidRDefault="00CE2799" w:rsidP="00C97A3E">
            <w:pPr>
              <w:spacing w:after="0" w:line="240" w:lineRule="auto"/>
              <w:rPr>
                <w:ins w:id="368" w:author="BENIWAL VIRENDER" w:date="2021-09-22T11:42:00Z"/>
                <w:rFonts w:eastAsia="Times New Roman" w:cstheme="minorHAnsi"/>
                <w:color w:val="000000"/>
              </w:rPr>
            </w:pPr>
            <w:ins w:id="369" w:author="BENIWAL VIRENDER" w:date="2021-09-22T11:42:00Z">
              <w:r w:rsidRPr="006351D5">
                <w:rPr>
                  <w:rFonts w:eastAsia="Times New Roman" w:cstheme="minorHAnsi"/>
                  <w:color w:val="000000"/>
                </w:rPr>
                <w:t>Number</w:t>
              </w:r>
            </w:ins>
          </w:p>
        </w:tc>
        <w:tc>
          <w:tcPr>
            <w:tcW w:w="810" w:type="dxa"/>
            <w:shd w:val="clear" w:color="auto" w:fill="auto"/>
            <w:noWrap/>
            <w:vAlign w:val="bottom"/>
            <w:tcPrChange w:id="370" w:author="BENIWAL VIRENDER" w:date="2021-09-22T11:42:00Z">
              <w:tcPr>
                <w:tcW w:w="810" w:type="dxa"/>
                <w:shd w:val="clear" w:color="auto" w:fill="auto"/>
                <w:noWrap/>
                <w:vAlign w:val="bottom"/>
              </w:tcPr>
            </w:tcPrChange>
          </w:tcPr>
          <w:p w14:paraId="1564FA72" w14:textId="77777777" w:rsidR="00CE2799" w:rsidRPr="00C361E8" w:rsidRDefault="00CE2799" w:rsidP="00C97A3E">
            <w:pPr>
              <w:spacing w:after="0" w:line="240" w:lineRule="auto"/>
              <w:rPr>
                <w:ins w:id="371" w:author="BENIWAL VIRENDER" w:date="2021-09-22T11:42:00Z"/>
                <w:rFonts w:eastAsia="Times New Roman" w:cstheme="minorHAnsi"/>
                <w:color w:val="000000"/>
              </w:rPr>
            </w:pPr>
            <w:ins w:id="372" w:author="BENIWAL VIRENDER" w:date="2021-09-22T11:42:00Z">
              <w:r w:rsidRPr="00C361E8">
                <w:rPr>
                  <w:rFonts w:eastAsia="Times New Roman" w:cstheme="minorHAnsi"/>
                  <w:color w:val="000000"/>
                </w:rPr>
                <w:t>(21,7)</w:t>
              </w:r>
            </w:ins>
          </w:p>
        </w:tc>
        <w:tc>
          <w:tcPr>
            <w:tcW w:w="2600" w:type="dxa"/>
            <w:shd w:val="clear" w:color="auto" w:fill="auto"/>
            <w:noWrap/>
            <w:vAlign w:val="bottom"/>
            <w:tcPrChange w:id="373" w:author="BENIWAL VIRENDER" w:date="2021-09-22T11:42:00Z">
              <w:tcPr>
                <w:tcW w:w="4230" w:type="dxa"/>
                <w:shd w:val="clear" w:color="auto" w:fill="auto"/>
                <w:noWrap/>
                <w:vAlign w:val="bottom"/>
              </w:tcPr>
            </w:tcPrChange>
          </w:tcPr>
          <w:p w14:paraId="5DE8B410" w14:textId="77777777" w:rsidR="00CE2799" w:rsidRPr="00BD5FF9" w:rsidRDefault="00CE2799" w:rsidP="00C97A3E">
            <w:pPr>
              <w:spacing w:after="0" w:line="240" w:lineRule="auto"/>
              <w:rPr>
                <w:ins w:id="374" w:author="BENIWAL VIRENDER" w:date="2021-09-22T11:42:00Z"/>
                <w:rFonts w:eastAsia="Times New Roman" w:cstheme="minorHAnsi"/>
                <w:color w:val="000000"/>
              </w:rPr>
            </w:pPr>
            <w:ins w:id="375" w:author="BENIWAL VIRENDER" w:date="2021-09-22T11:42:00Z">
              <w:r w:rsidRPr="00133D68">
                <w:rPr>
                  <w:rFonts w:eastAsia="Times New Roman" w:cstheme="minorHAnsi"/>
                  <w:color w:val="000000"/>
                </w:rPr>
                <w:t>Broker Commission</w:t>
              </w:r>
            </w:ins>
          </w:p>
        </w:tc>
      </w:tr>
      <w:tr w:rsidR="00CE2799" w:rsidRPr="001231D7" w14:paraId="1750DD98" w14:textId="77777777" w:rsidTr="00CE2799">
        <w:trPr>
          <w:trHeight w:val="300"/>
          <w:ins w:id="376" w:author="BENIWAL VIRENDER" w:date="2021-09-22T11:42:00Z"/>
          <w:trPrChange w:id="377" w:author="BENIWAL VIRENDER" w:date="2021-09-22T11:42:00Z">
            <w:trPr>
              <w:trHeight w:val="300"/>
            </w:trPr>
          </w:trPrChange>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Change w:id="378" w:author="BENIWAL VIRENDER" w:date="2021-09-22T11:42:00Z">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tcPrChange>
          </w:tcPr>
          <w:p w14:paraId="2F3629E3" w14:textId="77777777" w:rsidR="00CE2799" w:rsidRPr="00C361E8" w:rsidRDefault="00CE2799" w:rsidP="00C97A3E">
            <w:pPr>
              <w:spacing w:after="0" w:line="240" w:lineRule="auto"/>
              <w:jc w:val="right"/>
              <w:rPr>
                <w:ins w:id="379" w:author="BENIWAL VIRENDER" w:date="2021-09-22T11:42:00Z"/>
                <w:rFonts w:eastAsia="Times New Roman" w:cstheme="minorHAnsi"/>
                <w:color w:val="000000"/>
              </w:rPr>
            </w:pPr>
            <w:ins w:id="380" w:author="BENIWAL VIRENDER" w:date="2021-09-22T11:42:00Z">
              <w:r w:rsidRPr="00C361E8">
                <w:rPr>
                  <w:rFonts w:eastAsia="Times New Roman" w:cstheme="minorHAnsi"/>
                  <w:color w:val="000000"/>
                </w:rPr>
                <w:t>16</w:t>
              </w:r>
            </w:ins>
          </w:p>
        </w:tc>
        <w:tc>
          <w:tcPr>
            <w:tcW w:w="1633" w:type="dxa"/>
            <w:tcBorders>
              <w:top w:val="single" w:sz="4" w:space="0" w:color="auto"/>
              <w:left w:val="single" w:sz="4" w:space="0" w:color="auto"/>
              <w:bottom w:val="single" w:sz="4" w:space="0" w:color="auto"/>
              <w:right w:val="single" w:sz="4" w:space="0" w:color="auto"/>
            </w:tcBorders>
            <w:shd w:val="clear" w:color="auto" w:fill="auto"/>
            <w:noWrap/>
            <w:vAlign w:val="bottom"/>
            <w:tcPrChange w:id="381" w:author="BENIWAL VIRENDER" w:date="2021-09-22T11:42:00Z">
              <w:tcPr>
                <w:tcW w:w="1633" w:type="dxa"/>
                <w:tcBorders>
                  <w:top w:val="single" w:sz="4" w:space="0" w:color="auto"/>
                  <w:left w:val="single" w:sz="4" w:space="0" w:color="auto"/>
                  <w:bottom w:val="single" w:sz="4" w:space="0" w:color="auto"/>
                  <w:right w:val="single" w:sz="4" w:space="0" w:color="auto"/>
                </w:tcBorders>
                <w:shd w:val="clear" w:color="auto" w:fill="auto"/>
                <w:noWrap/>
                <w:vAlign w:val="bottom"/>
              </w:tcPr>
            </w:tcPrChange>
          </w:tcPr>
          <w:p w14:paraId="4BF1B5BE" w14:textId="77777777" w:rsidR="00CE2799" w:rsidRPr="00BD5FF9" w:rsidRDefault="00CE2799" w:rsidP="00C97A3E">
            <w:pPr>
              <w:spacing w:after="0" w:line="240" w:lineRule="auto"/>
              <w:rPr>
                <w:ins w:id="382" w:author="BENIWAL VIRENDER" w:date="2021-09-22T11:42:00Z"/>
                <w:rFonts w:eastAsia="Times New Roman" w:cstheme="minorHAnsi"/>
                <w:color w:val="000000"/>
              </w:rPr>
            </w:pPr>
            <w:ins w:id="383" w:author="BENIWAL VIRENDER" w:date="2021-09-22T11:42:00Z">
              <w:r w:rsidRPr="00133D68">
                <w:rPr>
                  <w:rFonts w:eastAsia="Times New Roman" w:cstheme="minorHAnsi"/>
                  <w:color w:val="000000"/>
                </w:rPr>
                <w:t>TAF</w:t>
              </w:r>
            </w:ins>
          </w:p>
        </w:tc>
        <w:tc>
          <w:tcPr>
            <w:tcW w:w="1542" w:type="dxa"/>
            <w:tcBorders>
              <w:top w:val="single" w:sz="4" w:space="0" w:color="auto"/>
              <w:left w:val="single" w:sz="4" w:space="0" w:color="auto"/>
              <w:bottom w:val="single" w:sz="4" w:space="0" w:color="auto"/>
              <w:right w:val="single" w:sz="4" w:space="0" w:color="auto"/>
            </w:tcBorders>
            <w:shd w:val="clear" w:color="auto" w:fill="auto"/>
            <w:noWrap/>
            <w:vAlign w:val="center"/>
            <w:tcPrChange w:id="384" w:author="BENIWAL VIRENDER" w:date="2021-09-22T11:42:00Z">
              <w:tcPr>
                <w:tcW w:w="1542" w:type="dxa"/>
                <w:tcBorders>
                  <w:top w:val="single" w:sz="4" w:space="0" w:color="auto"/>
                  <w:left w:val="single" w:sz="4" w:space="0" w:color="auto"/>
                  <w:bottom w:val="single" w:sz="4" w:space="0" w:color="auto"/>
                  <w:right w:val="single" w:sz="4" w:space="0" w:color="auto"/>
                </w:tcBorders>
                <w:shd w:val="clear" w:color="auto" w:fill="auto"/>
                <w:noWrap/>
                <w:vAlign w:val="center"/>
              </w:tcPr>
            </w:tcPrChange>
          </w:tcPr>
          <w:p w14:paraId="12D6106B" w14:textId="77777777" w:rsidR="00CE2799" w:rsidRPr="00261241" w:rsidRDefault="00CE2799" w:rsidP="00C97A3E">
            <w:pPr>
              <w:spacing w:after="0" w:line="240" w:lineRule="auto"/>
              <w:rPr>
                <w:ins w:id="385" w:author="BENIWAL VIRENDER" w:date="2021-09-22T11:42:00Z"/>
                <w:rFonts w:eastAsia="Times New Roman" w:cstheme="minorHAnsi"/>
                <w:color w:val="000000"/>
              </w:rPr>
            </w:pPr>
            <w:ins w:id="386" w:author="BENIWAL VIRENDER" w:date="2021-09-22T11:42:00Z">
              <w:r w:rsidRPr="00D9502F">
                <w:rPr>
                  <w:rFonts w:eastAsia="Times New Roman" w:cstheme="minorHAnsi"/>
                  <w:color w:val="000000"/>
                </w:rPr>
                <w:t>Number</w:t>
              </w:r>
            </w:ins>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Change w:id="387" w:author="BENIWAL VIRENDER" w:date="2021-09-22T11:42:00Z">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tcPrChange>
          </w:tcPr>
          <w:p w14:paraId="39409CE8" w14:textId="77777777" w:rsidR="00CE2799" w:rsidRPr="00B70A4D" w:rsidRDefault="00CE2799" w:rsidP="00C97A3E">
            <w:pPr>
              <w:spacing w:after="0" w:line="240" w:lineRule="auto"/>
              <w:rPr>
                <w:ins w:id="388" w:author="BENIWAL VIRENDER" w:date="2021-09-22T11:42:00Z"/>
                <w:rFonts w:eastAsia="Times New Roman" w:cstheme="minorHAnsi"/>
                <w:color w:val="000000"/>
              </w:rPr>
            </w:pPr>
            <w:ins w:id="389" w:author="BENIWAL VIRENDER" w:date="2021-09-22T11:42:00Z">
              <w:r w:rsidRPr="00B70A4D">
                <w:rPr>
                  <w:rFonts w:eastAsia="Times New Roman" w:cstheme="minorHAnsi"/>
                  <w:color w:val="000000"/>
                </w:rPr>
                <w:t>(21,7)</w:t>
              </w:r>
            </w:ins>
          </w:p>
        </w:tc>
        <w:tc>
          <w:tcPr>
            <w:tcW w:w="2600" w:type="dxa"/>
            <w:tcBorders>
              <w:top w:val="single" w:sz="4" w:space="0" w:color="auto"/>
              <w:left w:val="single" w:sz="4" w:space="0" w:color="auto"/>
              <w:bottom w:val="single" w:sz="4" w:space="0" w:color="auto"/>
              <w:right w:val="single" w:sz="4" w:space="0" w:color="auto"/>
            </w:tcBorders>
            <w:shd w:val="clear" w:color="auto" w:fill="auto"/>
            <w:noWrap/>
            <w:vAlign w:val="bottom"/>
            <w:tcPrChange w:id="390" w:author="BENIWAL VIRENDER" w:date="2021-09-22T11:42:00Z">
              <w:tcPr>
                <w:tcW w:w="4230" w:type="dxa"/>
                <w:tcBorders>
                  <w:top w:val="single" w:sz="4" w:space="0" w:color="auto"/>
                  <w:left w:val="single" w:sz="4" w:space="0" w:color="auto"/>
                  <w:bottom w:val="single" w:sz="4" w:space="0" w:color="auto"/>
                  <w:right w:val="single" w:sz="4" w:space="0" w:color="auto"/>
                </w:tcBorders>
                <w:shd w:val="clear" w:color="auto" w:fill="auto"/>
                <w:noWrap/>
                <w:vAlign w:val="bottom"/>
              </w:tcPr>
            </w:tcPrChange>
          </w:tcPr>
          <w:p w14:paraId="7ED0476B" w14:textId="77777777" w:rsidR="00CE2799" w:rsidRPr="00B70A4D" w:rsidRDefault="00CE2799" w:rsidP="00C97A3E">
            <w:pPr>
              <w:spacing w:after="0" w:line="240" w:lineRule="auto"/>
              <w:rPr>
                <w:ins w:id="391" w:author="BENIWAL VIRENDER" w:date="2021-09-22T11:42:00Z"/>
                <w:rFonts w:eastAsia="Times New Roman" w:cstheme="minorHAnsi"/>
                <w:color w:val="000000"/>
              </w:rPr>
            </w:pPr>
            <w:ins w:id="392" w:author="BENIWAL VIRENDER" w:date="2021-09-22T11:42:00Z">
              <w:r w:rsidRPr="00B70A4D">
                <w:rPr>
                  <w:rFonts w:eastAsia="Times New Roman" w:cstheme="minorHAnsi"/>
                  <w:color w:val="000000"/>
                </w:rPr>
                <w:t>Third Party Fee</w:t>
              </w:r>
            </w:ins>
          </w:p>
        </w:tc>
      </w:tr>
    </w:tbl>
    <w:p w14:paraId="10AC0835" w14:textId="2A77FE86" w:rsidR="00EC75ED" w:rsidRDefault="00EC75ED" w:rsidP="00EC75ED">
      <w:pPr>
        <w:pStyle w:val="BodyText"/>
        <w:ind w:left="1890"/>
        <w:rPr>
          <w:ins w:id="393" w:author="BENIWAL VIRENDER" w:date="2021-10-04T16:53:00Z"/>
          <w:rFonts w:asciiTheme="minorHAnsi" w:hAnsiTheme="minorHAnsi" w:cstheme="minorHAnsi"/>
          <w:sz w:val="22"/>
          <w:szCs w:val="22"/>
        </w:rPr>
      </w:pPr>
    </w:p>
    <w:p w14:paraId="45A8CFA0" w14:textId="77777777" w:rsidR="00570C5A" w:rsidRPr="0049196B" w:rsidRDefault="00EF4ECF" w:rsidP="00570C5A">
      <w:pPr>
        <w:pStyle w:val="Figurecaption"/>
        <w:spacing w:line="240" w:lineRule="auto"/>
        <w:ind w:left="1440"/>
        <w:jc w:val="left"/>
        <w:rPr>
          <w:ins w:id="394" w:author="Hilla Rafalovitz" w:date="2021-10-07T12:55:00Z"/>
          <w:rFonts w:asciiTheme="minorHAnsi" w:hAnsiTheme="minorHAnsi" w:cstheme="minorHAnsi"/>
          <w:color w:val="4472C4" w:themeColor="accent1"/>
          <w:sz w:val="22"/>
          <w:szCs w:val="22"/>
        </w:rPr>
      </w:pPr>
      <w:ins w:id="395" w:author="BENIWAL VIRENDER" w:date="2021-10-04T16:53:00Z">
        <w:r>
          <w:rPr>
            <w:rFonts w:asciiTheme="minorHAnsi" w:hAnsiTheme="minorHAnsi" w:cstheme="minorHAnsi"/>
            <w:sz w:val="22"/>
            <w:szCs w:val="22"/>
          </w:rPr>
          <w:t>SEC Fee w</w:t>
        </w:r>
      </w:ins>
      <w:ins w:id="396" w:author="BENIWAL VIRENDER" w:date="2021-10-04T16:54:00Z">
        <w:r>
          <w:rPr>
            <w:rFonts w:asciiTheme="minorHAnsi" w:hAnsiTheme="minorHAnsi" w:cstheme="minorHAnsi"/>
            <w:sz w:val="22"/>
            <w:szCs w:val="22"/>
          </w:rPr>
          <w:t>ill be charge</w:t>
        </w:r>
      </w:ins>
      <w:ins w:id="397" w:author="BENIWAL VIRENDER" w:date="2021-10-04T16:58:00Z">
        <w:r w:rsidR="00115EEE">
          <w:rPr>
            <w:rFonts w:asciiTheme="minorHAnsi" w:hAnsiTheme="minorHAnsi" w:cstheme="minorHAnsi"/>
            <w:sz w:val="22"/>
            <w:szCs w:val="22"/>
          </w:rPr>
          <w:t>d</w:t>
        </w:r>
      </w:ins>
      <w:ins w:id="398" w:author="BENIWAL VIRENDER" w:date="2021-10-04T16:54:00Z">
        <w:r>
          <w:rPr>
            <w:rFonts w:asciiTheme="minorHAnsi" w:hAnsiTheme="minorHAnsi" w:cstheme="minorHAnsi"/>
            <w:sz w:val="22"/>
            <w:szCs w:val="22"/>
          </w:rPr>
          <w:t xml:space="preserve"> to the customer along with the commission as per setup.</w:t>
        </w:r>
      </w:ins>
      <w:ins w:id="399" w:author="Hilla Rafalovitz" w:date="2021-10-07T12:54:00Z">
        <w:r w:rsidR="009A0E05">
          <w:rPr>
            <w:rFonts w:asciiTheme="minorHAnsi" w:hAnsiTheme="minorHAnsi" w:cstheme="minorHAnsi"/>
            <w:sz w:val="22"/>
            <w:szCs w:val="22"/>
          </w:rPr>
          <w:t xml:space="preserve"> </w:t>
        </w:r>
      </w:ins>
      <w:ins w:id="400" w:author="Hilla Rafalovitz" w:date="2021-10-07T12:55:00Z">
        <w:r w:rsidR="00570C5A">
          <w:rPr>
            <w:rFonts w:asciiTheme="minorHAnsi" w:hAnsiTheme="minorHAnsi" w:cstheme="minorHAnsi"/>
            <w:color w:val="4472C4" w:themeColor="accent1"/>
            <w:sz w:val="22"/>
            <w:szCs w:val="22"/>
          </w:rPr>
          <w:t>Will be separated and marked as 3</w:t>
        </w:r>
        <w:r w:rsidR="00570C5A" w:rsidRPr="0049196B">
          <w:rPr>
            <w:rFonts w:asciiTheme="minorHAnsi" w:hAnsiTheme="minorHAnsi" w:cstheme="minorHAnsi"/>
            <w:color w:val="4472C4" w:themeColor="accent1"/>
            <w:sz w:val="22"/>
            <w:szCs w:val="22"/>
            <w:vertAlign w:val="superscript"/>
          </w:rPr>
          <w:t>rd</w:t>
        </w:r>
        <w:r w:rsidR="00570C5A">
          <w:rPr>
            <w:rFonts w:asciiTheme="minorHAnsi" w:hAnsiTheme="minorHAnsi" w:cstheme="minorHAnsi"/>
            <w:color w:val="4472C4" w:themeColor="accent1"/>
            <w:sz w:val="22"/>
            <w:szCs w:val="22"/>
          </w:rPr>
          <w:t xml:space="preserve"> party fee in customer’s account.</w:t>
        </w:r>
      </w:ins>
    </w:p>
    <w:p w14:paraId="054F8D93" w14:textId="77777777" w:rsidR="00C361E8" w:rsidRPr="001231D7" w:rsidRDefault="00C361E8" w:rsidP="00EC75ED">
      <w:pPr>
        <w:pStyle w:val="BodyText"/>
        <w:ind w:left="1890"/>
        <w:rPr>
          <w:ins w:id="401" w:author="BENIWAL VIRENDER" w:date="2021-09-22T11:43:00Z"/>
          <w:rFonts w:asciiTheme="minorHAnsi" w:hAnsiTheme="minorHAnsi" w:cstheme="minorHAnsi"/>
          <w:sz w:val="22"/>
          <w:szCs w:val="22"/>
          <w:rPrChange w:id="402" w:author="BENIWAL VIRENDER" w:date="2021-09-22T11:45:00Z">
            <w:rPr>
              <w:ins w:id="403" w:author="BENIWAL VIRENDER" w:date="2021-09-22T11:43:00Z"/>
              <w:rFonts w:ascii="Calibri" w:hAnsi="Calibri" w:cs="Calibri"/>
              <w:sz w:val="22"/>
              <w:szCs w:val="22"/>
            </w:rPr>
          </w:rPrChange>
        </w:rPr>
      </w:pPr>
    </w:p>
    <w:p w14:paraId="330DBE84" w14:textId="77777777" w:rsidR="008A1C02" w:rsidRPr="001231D7" w:rsidRDefault="008A1C02">
      <w:pPr>
        <w:pStyle w:val="Figurecaption"/>
        <w:numPr>
          <w:ilvl w:val="0"/>
          <w:numId w:val="40"/>
        </w:numPr>
        <w:spacing w:line="240" w:lineRule="auto"/>
        <w:jc w:val="left"/>
        <w:rPr>
          <w:ins w:id="404" w:author="BENIWAL VIRENDER" w:date="2021-09-22T11:43:00Z"/>
          <w:rFonts w:asciiTheme="minorHAnsi" w:hAnsiTheme="minorHAnsi" w:cstheme="minorHAnsi"/>
          <w:color w:val="4472C4" w:themeColor="accent1"/>
          <w:sz w:val="22"/>
          <w:szCs w:val="22"/>
          <w:rPrChange w:id="405" w:author="BENIWAL VIRENDER" w:date="2021-09-22T11:45:00Z">
            <w:rPr>
              <w:ins w:id="406" w:author="BENIWAL VIRENDER" w:date="2021-09-22T11:43:00Z"/>
              <w:rFonts w:cs="Calibri"/>
              <w:color w:val="4472C4" w:themeColor="accent1"/>
              <w:sz w:val="20"/>
              <w:szCs w:val="20"/>
            </w:rPr>
          </w:rPrChange>
        </w:rPr>
        <w:pPrChange w:id="407" w:author="BENIWAL VIRENDER" w:date="2021-09-22T11:44:00Z">
          <w:pPr>
            <w:pStyle w:val="Figurecaption"/>
            <w:spacing w:line="240" w:lineRule="auto"/>
          </w:pPr>
        </w:pPrChange>
      </w:pPr>
      <w:ins w:id="408" w:author="BENIWAL VIRENDER" w:date="2021-09-22T11:43:00Z">
        <w:r w:rsidRPr="001231D7">
          <w:rPr>
            <w:rFonts w:asciiTheme="minorHAnsi" w:hAnsiTheme="minorHAnsi" w:cstheme="minorHAnsi"/>
            <w:color w:val="auto"/>
            <w:kern w:val="1"/>
            <w:sz w:val="22"/>
            <w:szCs w:val="22"/>
            <w:lang w:eastAsia="ar-SA"/>
            <w:rPrChange w:id="409" w:author="BENIWAL VIRENDER" w:date="2021-09-22T11:45:00Z">
              <w:rPr>
                <w:rFonts w:cs="Calibri"/>
                <w:color w:val="4472C4" w:themeColor="accent1"/>
                <w:sz w:val="20"/>
                <w:szCs w:val="20"/>
              </w:rPr>
            </w:rPrChange>
          </w:rPr>
          <w:t>The f</w:t>
        </w:r>
        <w:r w:rsidRPr="001231D7">
          <w:rPr>
            <w:rFonts w:asciiTheme="minorHAnsi" w:hAnsiTheme="minorHAnsi" w:cstheme="minorHAnsi"/>
            <w:color w:val="4472C4" w:themeColor="accent1"/>
            <w:sz w:val="22"/>
            <w:szCs w:val="22"/>
            <w:rPrChange w:id="410" w:author="BENIWAL VIRENDER" w:date="2021-09-22T11:45:00Z">
              <w:rPr>
                <w:rFonts w:cs="Calibri"/>
                <w:color w:val="4472C4" w:themeColor="accent1"/>
                <w:sz w:val="20"/>
                <w:szCs w:val="20"/>
              </w:rPr>
            </w:rPrChange>
          </w:rPr>
          <w:t>ile ‘Broker order summary’ will be uploaded into Bancs and will be used to generate the mismatch report only for bank BO team. Any missing or extra orders in BaNCS will be shown to the user on the report</w:t>
        </w:r>
      </w:ins>
    </w:p>
    <w:p w14:paraId="31528A7F" w14:textId="77777777" w:rsidR="008A1C02" w:rsidRPr="001231D7" w:rsidRDefault="008A1C02">
      <w:pPr>
        <w:pStyle w:val="Figurecaption"/>
        <w:spacing w:line="240" w:lineRule="auto"/>
        <w:ind w:left="1080" w:firstLine="720"/>
        <w:jc w:val="left"/>
        <w:rPr>
          <w:ins w:id="411" w:author="BENIWAL VIRENDER" w:date="2021-09-22T11:43:00Z"/>
          <w:rFonts w:asciiTheme="minorHAnsi" w:hAnsiTheme="minorHAnsi" w:cstheme="minorHAnsi"/>
          <w:color w:val="4472C4" w:themeColor="accent1"/>
          <w:sz w:val="22"/>
          <w:szCs w:val="22"/>
          <w:rPrChange w:id="412" w:author="BENIWAL VIRENDER" w:date="2021-09-22T11:45:00Z">
            <w:rPr>
              <w:ins w:id="413" w:author="BENIWAL VIRENDER" w:date="2021-09-22T11:43:00Z"/>
              <w:rFonts w:cs="Calibri"/>
              <w:color w:val="4472C4" w:themeColor="accent1"/>
              <w:sz w:val="20"/>
              <w:szCs w:val="20"/>
            </w:rPr>
          </w:rPrChange>
        </w:rPr>
        <w:pPrChange w:id="414" w:author="BENIWAL VIRENDER" w:date="2021-09-22T11:44:00Z">
          <w:pPr>
            <w:pStyle w:val="Figurecaption"/>
            <w:spacing w:line="240" w:lineRule="auto"/>
          </w:pPr>
        </w:pPrChange>
      </w:pPr>
      <w:ins w:id="415" w:author="BENIWAL VIRENDER" w:date="2021-09-22T11:43:00Z">
        <w:r w:rsidRPr="001231D7">
          <w:rPr>
            <w:rFonts w:asciiTheme="minorHAnsi" w:hAnsiTheme="minorHAnsi" w:cstheme="minorHAnsi"/>
            <w:color w:val="4472C4" w:themeColor="accent1"/>
            <w:sz w:val="22"/>
            <w:szCs w:val="22"/>
            <w:rPrChange w:id="416" w:author="BENIWAL VIRENDER" w:date="2021-09-22T11:45:00Z">
              <w:rPr>
                <w:rFonts w:cs="Calibri"/>
                <w:color w:val="4472C4" w:themeColor="accent1"/>
                <w:sz w:val="20"/>
                <w:szCs w:val="20"/>
              </w:rPr>
            </w:rPrChange>
          </w:rPr>
          <w:t>Following setup will be done in the system</w:t>
        </w:r>
      </w:ins>
    </w:p>
    <w:p w14:paraId="4697FAFC" w14:textId="77777777" w:rsidR="008A1C02" w:rsidRPr="001231D7" w:rsidRDefault="008A1C02" w:rsidP="008A1C02">
      <w:pPr>
        <w:pStyle w:val="Figurecaption"/>
        <w:numPr>
          <w:ilvl w:val="0"/>
          <w:numId w:val="38"/>
        </w:numPr>
        <w:spacing w:line="240" w:lineRule="auto"/>
        <w:jc w:val="left"/>
        <w:rPr>
          <w:ins w:id="417" w:author="BENIWAL VIRENDER" w:date="2021-09-22T11:43:00Z"/>
          <w:rFonts w:asciiTheme="minorHAnsi" w:hAnsiTheme="minorHAnsi" w:cstheme="minorHAnsi"/>
          <w:color w:val="4472C4" w:themeColor="accent1"/>
          <w:sz w:val="22"/>
          <w:szCs w:val="22"/>
          <w:rPrChange w:id="418" w:author="BENIWAL VIRENDER" w:date="2021-09-22T11:45:00Z">
            <w:rPr>
              <w:ins w:id="419" w:author="BENIWAL VIRENDER" w:date="2021-09-22T11:43:00Z"/>
              <w:rFonts w:cs="Calibri"/>
              <w:color w:val="4472C4" w:themeColor="accent1"/>
              <w:sz w:val="20"/>
              <w:szCs w:val="20"/>
            </w:rPr>
          </w:rPrChange>
        </w:rPr>
      </w:pPr>
      <w:ins w:id="420" w:author="BENIWAL VIRENDER" w:date="2021-09-22T11:43:00Z">
        <w:r w:rsidRPr="001231D7">
          <w:rPr>
            <w:rFonts w:asciiTheme="minorHAnsi" w:hAnsiTheme="minorHAnsi" w:cstheme="minorHAnsi"/>
            <w:color w:val="4472C4" w:themeColor="accent1"/>
            <w:sz w:val="22"/>
            <w:szCs w:val="22"/>
            <w:rPrChange w:id="421" w:author="BENIWAL VIRENDER" w:date="2021-09-22T11:45:00Z">
              <w:rPr>
                <w:rFonts w:cs="Calibri"/>
                <w:color w:val="4472C4" w:themeColor="accent1"/>
                <w:sz w:val="20"/>
                <w:szCs w:val="20"/>
              </w:rPr>
            </w:rPrChange>
          </w:rPr>
          <w:t>Following fee setup will be done in the system</w:t>
        </w:r>
      </w:ins>
    </w:p>
    <w:p w14:paraId="4F846F03" w14:textId="77777777" w:rsidR="008A1C02" w:rsidRPr="001231D7" w:rsidRDefault="008A1C02" w:rsidP="008A1C02">
      <w:pPr>
        <w:pStyle w:val="Figurecaption"/>
        <w:numPr>
          <w:ilvl w:val="0"/>
          <w:numId w:val="38"/>
        </w:numPr>
        <w:spacing w:line="240" w:lineRule="auto"/>
        <w:jc w:val="left"/>
        <w:rPr>
          <w:ins w:id="422" w:author="BENIWAL VIRENDER" w:date="2021-09-22T11:43:00Z"/>
          <w:rFonts w:asciiTheme="minorHAnsi" w:hAnsiTheme="minorHAnsi" w:cstheme="minorHAnsi"/>
          <w:color w:val="4472C4" w:themeColor="accent1"/>
          <w:sz w:val="22"/>
          <w:szCs w:val="22"/>
          <w:rPrChange w:id="423" w:author="BENIWAL VIRENDER" w:date="2021-09-22T11:45:00Z">
            <w:rPr>
              <w:ins w:id="424" w:author="BENIWAL VIRENDER" w:date="2021-09-22T11:43:00Z"/>
              <w:rFonts w:cs="Calibri"/>
              <w:color w:val="4472C4" w:themeColor="accent1"/>
              <w:sz w:val="20"/>
              <w:szCs w:val="20"/>
            </w:rPr>
          </w:rPrChange>
        </w:rPr>
      </w:pPr>
      <w:ins w:id="425" w:author="BENIWAL VIRENDER" w:date="2021-09-22T11:43:00Z">
        <w:r w:rsidRPr="001231D7">
          <w:rPr>
            <w:rFonts w:asciiTheme="minorHAnsi" w:hAnsiTheme="minorHAnsi" w:cstheme="minorHAnsi"/>
            <w:color w:val="4472C4" w:themeColor="accent1"/>
            <w:sz w:val="22"/>
            <w:szCs w:val="22"/>
            <w:rPrChange w:id="426" w:author="BENIWAL VIRENDER" w:date="2021-09-22T11:45:00Z">
              <w:rPr>
                <w:rFonts w:cs="Calibri"/>
                <w:color w:val="4472C4" w:themeColor="accent1"/>
                <w:sz w:val="20"/>
                <w:szCs w:val="20"/>
              </w:rPr>
            </w:rPrChange>
          </w:rPr>
          <w:t>Customer Side Fee: This fee will be applied based on commercial condition linked to the customer portfolio</w:t>
        </w:r>
      </w:ins>
    </w:p>
    <w:p w14:paraId="26A39B49" w14:textId="77777777" w:rsidR="008A1C02" w:rsidRPr="001231D7" w:rsidRDefault="008A1C02" w:rsidP="008A1C02">
      <w:pPr>
        <w:pStyle w:val="Figurecaption"/>
        <w:numPr>
          <w:ilvl w:val="1"/>
          <w:numId w:val="38"/>
        </w:numPr>
        <w:spacing w:line="240" w:lineRule="auto"/>
        <w:jc w:val="left"/>
        <w:rPr>
          <w:ins w:id="427" w:author="BENIWAL VIRENDER" w:date="2021-09-22T11:43:00Z"/>
          <w:rFonts w:asciiTheme="minorHAnsi" w:hAnsiTheme="minorHAnsi" w:cstheme="minorHAnsi"/>
          <w:color w:val="4472C4" w:themeColor="accent1"/>
          <w:sz w:val="22"/>
          <w:szCs w:val="22"/>
          <w:rPrChange w:id="428" w:author="BENIWAL VIRENDER" w:date="2021-09-22T11:45:00Z">
            <w:rPr>
              <w:ins w:id="429" w:author="BENIWAL VIRENDER" w:date="2021-09-22T11:43:00Z"/>
              <w:rFonts w:cs="Calibri"/>
              <w:color w:val="4472C4" w:themeColor="accent1"/>
              <w:sz w:val="20"/>
              <w:szCs w:val="20"/>
            </w:rPr>
          </w:rPrChange>
        </w:rPr>
      </w:pPr>
      <w:ins w:id="430" w:author="BENIWAL VIRENDER" w:date="2021-09-22T11:43:00Z">
        <w:r w:rsidRPr="001231D7">
          <w:rPr>
            <w:rFonts w:asciiTheme="minorHAnsi" w:hAnsiTheme="minorHAnsi" w:cstheme="minorHAnsi"/>
            <w:color w:val="4472C4" w:themeColor="accent1"/>
            <w:sz w:val="22"/>
            <w:szCs w:val="22"/>
            <w:rPrChange w:id="431" w:author="BENIWAL VIRENDER" w:date="2021-09-22T11:45:00Z">
              <w:rPr>
                <w:rFonts w:cs="Calibri"/>
                <w:color w:val="4472C4" w:themeColor="accent1"/>
                <w:sz w:val="20"/>
                <w:szCs w:val="20"/>
              </w:rPr>
            </w:rPrChange>
          </w:rPr>
          <w:t>ST Commission</w:t>
        </w:r>
      </w:ins>
    </w:p>
    <w:p w14:paraId="6D890726" w14:textId="77777777" w:rsidR="008A1C02" w:rsidRPr="001231D7" w:rsidRDefault="008A1C02" w:rsidP="008A1C02">
      <w:pPr>
        <w:pStyle w:val="Figurecaption"/>
        <w:numPr>
          <w:ilvl w:val="0"/>
          <w:numId w:val="38"/>
        </w:numPr>
        <w:spacing w:line="240" w:lineRule="auto"/>
        <w:jc w:val="left"/>
        <w:rPr>
          <w:ins w:id="432" w:author="BENIWAL VIRENDER" w:date="2021-09-22T11:43:00Z"/>
          <w:rFonts w:asciiTheme="minorHAnsi" w:hAnsiTheme="minorHAnsi" w:cstheme="minorHAnsi"/>
          <w:color w:val="4472C4" w:themeColor="accent1"/>
          <w:sz w:val="22"/>
          <w:szCs w:val="22"/>
          <w:rPrChange w:id="433" w:author="BENIWAL VIRENDER" w:date="2021-09-22T11:45:00Z">
            <w:rPr>
              <w:ins w:id="434" w:author="BENIWAL VIRENDER" w:date="2021-09-22T11:43:00Z"/>
              <w:rFonts w:cs="Calibri"/>
              <w:color w:val="4472C4" w:themeColor="accent1"/>
              <w:sz w:val="20"/>
              <w:szCs w:val="20"/>
            </w:rPr>
          </w:rPrChange>
        </w:rPr>
      </w:pPr>
      <w:ins w:id="435" w:author="BENIWAL VIRENDER" w:date="2021-09-22T11:43:00Z">
        <w:r w:rsidRPr="001231D7">
          <w:rPr>
            <w:rFonts w:asciiTheme="minorHAnsi" w:hAnsiTheme="minorHAnsi" w:cstheme="minorHAnsi"/>
            <w:color w:val="4472C4" w:themeColor="accent1"/>
            <w:sz w:val="22"/>
            <w:szCs w:val="22"/>
            <w:rPrChange w:id="436" w:author="BENIWAL VIRENDER" w:date="2021-09-22T11:45:00Z">
              <w:rPr>
                <w:rFonts w:cs="Calibri"/>
                <w:color w:val="4472C4" w:themeColor="accent1"/>
                <w:sz w:val="20"/>
                <w:szCs w:val="20"/>
              </w:rPr>
            </w:rPrChange>
          </w:rPr>
          <w:t>Broker Side Fee : These will be setup under broker fee package and the same will be linked to the broker BP</w:t>
        </w:r>
      </w:ins>
    </w:p>
    <w:p w14:paraId="3CE42F85" w14:textId="77777777" w:rsidR="008A1C02" w:rsidRPr="001231D7" w:rsidRDefault="008A1C02" w:rsidP="008A1C02">
      <w:pPr>
        <w:pStyle w:val="Figurecaption"/>
        <w:numPr>
          <w:ilvl w:val="1"/>
          <w:numId w:val="38"/>
        </w:numPr>
        <w:spacing w:line="240" w:lineRule="auto"/>
        <w:jc w:val="left"/>
        <w:rPr>
          <w:ins w:id="437" w:author="BENIWAL VIRENDER" w:date="2021-09-22T11:43:00Z"/>
          <w:rFonts w:asciiTheme="minorHAnsi" w:hAnsiTheme="minorHAnsi" w:cstheme="minorHAnsi"/>
          <w:color w:val="4472C4" w:themeColor="accent1"/>
          <w:sz w:val="22"/>
          <w:szCs w:val="22"/>
          <w:rPrChange w:id="438" w:author="BENIWAL VIRENDER" w:date="2021-09-22T11:45:00Z">
            <w:rPr>
              <w:ins w:id="439" w:author="BENIWAL VIRENDER" w:date="2021-09-22T11:43:00Z"/>
              <w:rFonts w:cs="Calibri"/>
              <w:color w:val="4472C4" w:themeColor="accent1"/>
              <w:sz w:val="20"/>
              <w:szCs w:val="20"/>
            </w:rPr>
          </w:rPrChange>
        </w:rPr>
      </w:pPr>
      <w:ins w:id="440" w:author="BENIWAL VIRENDER" w:date="2021-09-22T11:43:00Z">
        <w:r w:rsidRPr="001231D7">
          <w:rPr>
            <w:rFonts w:asciiTheme="minorHAnsi" w:hAnsiTheme="minorHAnsi" w:cstheme="minorHAnsi"/>
            <w:color w:val="4472C4" w:themeColor="accent1"/>
            <w:sz w:val="22"/>
            <w:szCs w:val="22"/>
            <w:rPrChange w:id="441" w:author="BENIWAL VIRENDER" w:date="2021-09-22T11:45:00Z">
              <w:rPr>
                <w:rFonts w:cs="Calibri"/>
                <w:color w:val="4472C4" w:themeColor="accent1"/>
                <w:sz w:val="20"/>
                <w:szCs w:val="20"/>
              </w:rPr>
            </w:rPrChange>
          </w:rPr>
          <w:t>Broker Commission</w:t>
        </w:r>
      </w:ins>
    </w:p>
    <w:p w14:paraId="18FFDEC1" w14:textId="045C3ADA" w:rsidR="008A1C02" w:rsidRPr="001231D7" w:rsidRDefault="0076728C">
      <w:pPr>
        <w:pStyle w:val="Figurecaption"/>
        <w:spacing w:line="240" w:lineRule="auto"/>
        <w:ind w:left="2880"/>
        <w:jc w:val="left"/>
        <w:rPr>
          <w:ins w:id="442" w:author="BENIWAL VIRENDER" w:date="2021-09-22T11:43:00Z"/>
          <w:rFonts w:asciiTheme="minorHAnsi" w:hAnsiTheme="minorHAnsi" w:cstheme="minorHAnsi"/>
          <w:color w:val="4472C4" w:themeColor="accent1"/>
          <w:sz w:val="22"/>
          <w:szCs w:val="22"/>
          <w:rPrChange w:id="443" w:author="BENIWAL VIRENDER" w:date="2021-09-22T11:45:00Z">
            <w:rPr>
              <w:ins w:id="444" w:author="BENIWAL VIRENDER" w:date="2021-09-22T11:43:00Z"/>
              <w:rFonts w:cs="Calibri"/>
              <w:color w:val="4472C4" w:themeColor="accent1"/>
              <w:sz w:val="20"/>
              <w:szCs w:val="20"/>
            </w:rPr>
          </w:rPrChange>
        </w:rPr>
        <w:pPrChange w:id="445" w:author="BENIWAL VIRENDER" w:date="2021-10-04T16:57:00Z">
          <w:pPr>
            <w:pStyle w:val="Figurecaption"/>
            <w:numPr>
              <w:ilvl w:val="1"/>
              <w:numId w:val="38"/>
            </w:numPr>
            <w:spacing w:line="240" w:lineRule="auto"/>
            <w:ind w:left="2880" w:hanging="360"/>
            <w:jc w:val="left"/>
          </w:pPr>
        </w:pPrChange>
      </w:pPr>
      <w:commentRangeStart w:id="446"/>
      <w:commentRangeStart w:id="447"/>
      <w:commentRangeEnd w:id="446"/>
      <w:del w:id="448" w:author="BENIWAL VIRENDER" w:date="2021-10-04T16:57:00Z">
        <w:r w:rsidDel="00D9502F">
          <w:rPr>
            <w:rStyle w:val="CommentReference"/>
            <w:rFonts w:asciiTheme="minorHAnsi" w:eastAsiaTheme="minorHAnsi" w:hAnsiTheme="minorHAnsi" w:cstheme="minorBidi"/>
            <w:color w:val="auto"/>
            <w:rtl/>
          </w:rPr>
          <w:lastRenderedPageBreak/>
          <w:commentReference w:id="446"/>
        </w:r>
        <w:commentRangeEnd w:id="447"/>
        <w:r w:rsidR="00311C0D" w:rsidDel="00D9502F">
          <w:rPr>
            <w:rStyle w:val="CommentReference"/>
            <w:rFonts w:asciiTheme="minorHAnsi" w:eastAsiaTheme="minorHAnsi" w:hAnsiTheme="minorHAnsi" w:cstheme="minorBidi"/>
            <w:color w:val="auto"/>
          </w:rPr>
          <w:commentReference w:id="447"/>
        </w:r>
      </w:del>
    </w:p>
    <w:p w14:paraId="2B1158FF" w14:textId="77777777" w:rsidR="008A1C02" w:rsidRPr="001231D7" w:rsidRDefault="008A1C02" w:rsidP="008A1C02">
      <w:pPr>
        <w:pStyle w:val="Figurecaption"/>
        <w:numPr>
          <w:ilvl w:val="1"/>
          <w:numId w:val="38"/>
        </w:numPr>
        <w:spacing w:line="240" w:lineRule="auto"/>
        <w:jc w:val="left"/>
        <w:rPr>
          <w:ins w:id="449" w:author="BENIWAL VIRENDER" w:date="2021-09-22T11:43:00Z"/>
          <w:rFonts w:asciiTheme="minorHAnsi" w:hAnsiTheme="minorHAnsi" w:cstheme="minorHAnsi"/>
          <w:color w:val="4472C4" w:themeColor="accent1"/>
          <w:sz w:val="22"/>
          <w:szCs w:val="22"/>
          <w:rPrChange w:id="450" w:author="BENIWAL VIRENDER" w:date="2021-09-22T11:45:00Z">
            <w:rPr>
              <w:ins w:id="451" w:author="BENIWAL VIRENDER" w:date="2021-09-22T11:43:00Z"/>
              <w:rFonts w:cs="Calibri"/>
              <w:color w:val="4472C4" w:themeColor="accent1"/>
              <w:sz w:val="20"/>
              <w:szCs w:val="20"/>
            </w:rPr>
          </w:rPrChange>
        </w:rPr>
      </w:pPr>
      <w:ins w:id="452" w:author="BENIWAL VIRENDER" w:date="2021-09-22T11:43:00Z">
        <w:r w:rsidRPr="001231D7">
          <w:rPr>
            <w:rFonts w:asciiTheme="minorHAnsi" w:hAnsiTheme="minorHAnsi" w:cstheme="minorHAnsi"/>
            <w:color w:val="4472C4" w:themeColor="accent1"/>
            <w:sz w:val="22"/>
            <w:szCs w:val="22"/>
            <w:rPrChange w:id="453" w:author="BENIWAL VIRENDER" w:date="2021-09-22T11:45:00Z">
              <w:rPr>
                <w:rFonts w:cs="Calibri"/>
                <w:color w:val="4472C4" w:themeColor="accent1"/>
                <w:sz w:val="20"/>
                <w:szCs w:val="20"/>
              </w:rPr>
            </w:rPrChange>
          </w:rPr>
          <w:t>TAF Fee</w:t>
        </w:r>
      </w:ins>
    </w:p>
    <w:p w14:paraId="6044A8B9" w14:textId="3EF1E674" w:rsidR="00115EEE" w:rsidRDefault="00115EEE" w:rsidP="00115EEE">
      <w:pPr>
        <w:pStyle w:val="Figurecaption"/>
        <w:spacing w:line="240" w:lineRule="auto"/>
        <w:jc w:val="left"/>
        <w:rPr>
          <w:ins w:id="454" w:author="BENIWAL VIRENDER" w:date="2021-10-04T16:58:00Z"/>
          <w:rFonts w:asciiTheme="minorHAnsi" w:hAnsiTheme="minorHAnsi" w:cstheme="minorHAnsi"/>
          <w:color w:val="4472C4" w:themeColor="accent1"/>
          <w:sz w:val="22"/>
          <w:szCs w:val="22"/>
        </w:rPr>
      </w:pPr>
    </w:p>
    <w:p w14:paraId="6122C81B" w14:textId="4D29C77A" w:rsidR="00115EEE" w:rsidRPr="001231D7" w:rsidRDefault="00115EEE">
      <w:pPr>
        <w:pStyle w:val="Figurecaption"/>
        <w:spacing w:line="240" w:lineRule="auto"/>
        <w:ind w:left="1440"/>
        <w:jc w:val="left"/>
        <w:rPr>
          <w:ins w:id="455" w:author="BENIWAL VIRENDER" w:date="2021-09-22T11:43:00Z"/>
          <w:rFonts w:asciiTheme="minorHAnsi" w:hAnsiTheme="minorHAnsi" w:cstheme="minorHAnsi"/>
          <w:color w:val="4472C4" w:themeColor="accent1"/>
          <w:sz w:val="22"/>
          <w:szCs w:val="22"/>
          <w:rPrChange w:id="456" w:author="BENIWAL VIRENDER" w:date="2021-09-22T11:45:00Z">
            <w:rPr>
              <w:ins w:id="457" w:author="BENIWAL VIRENDER" w:date="2021-09-22T11:43:00Z"/>
              <w:rFonts w:cs="Calibri"/>
              <w:color w:val="4472C4" w:themeColor="accent1"/>
              <w:sz w:val="20"/>
              <w:szCs w:val="20"/>
            </w:rPr>
          </w:rPrChange>
        </w:rPr>
        <w:pPrChange w:id="458" w:author="Hilla Rafalovitz" w:date="2021-10-07T12:54:00Z">
          <w:pPr>
            <w:pStyle w:val="Figurecaption"/>
            <w:spacing w:line="240" w:lineRule="auto"/>
          </w:pPr>
        </w:pPrChange>
      </w:pPr>
      <w:ins w:id="459" w:author="BENIWAL VIRENDER" w:date="2021-10-04T16:58:00Z">
        <w:r>
          <w:rPr>
            <w:rFonts w:asciiTheme="minorHAnsi" w:hAnsiTheme="minorHAnsi" w:cstheme="minorHAnsi"/>
            <w:sz w:val="22"/>
            <w:szCs w:val="22"/>
          </w:rPr>
          <w:t>SEC Fee will be charged to the customer</w:t>
        </w:r>
      </w:ins>
      <w:ins w:id="460" w:author="Hilla Rafalovitz" w:date="2021-10-07T12:48:00Z">
        <w:r w:rsidR="003D51A8">
          <w:rPr>
            <w:rFonts w:asciiTheme="minorHAnsi" w:hAnsiTheme="minorHAnsi" w:cstheme="minorHAnsi"/>
            <w:sz w:val="22"/>
            <w:szCs w:val="22"/>
          </w:rPr>
          <w:t xml:space="preserve"> along with the commission as per setup</w:t>
        </w:r>
      </w:ins>
      <w:ins w:id="461" w:author="BENIWAL VIRENDER" w:date="2021-10-04T16:58:00Z">
        <w:r w:rsidR="005A7AA2">
          <w:rPr>
            <w:rFonts w:asciiTheme="minorHAnsi" w:hAnsiTheme="minorHAnsi" w:cstheme="minorHAnsi"/>
            <w:sz w:val="22"/>
            <w:szCs w:val="22"/>
          </w:rPr>
          <w:t>.</w:t>
        </w:r>
      </w:ins>
      <w:ins w:id="462" w:author="Hilla Rafalovitz" w:date="2021-10-07T12:54:00Z">
        <w:r w:rsidR="00570C5A" w:rsidRPr="00570C5A">
          <w:rPr>
            <w:rFonts w:asciiTheme="minorHAnsi" w:hAnsiTheme="minorHAnsi" w:cstheme="minorHAnsi"/>
            <w:color w:val="4472C4" w:themeColor="accent1"/>
            <w:sz w:val="22"/>
            <w:szCs w:val="22"/>
          </w:rPr>
          <w:t xml:space="preserve"> </w:t>
        </w:r>
        <w:r w:rsidR="00570C5A">
          <w:rPr>
            <w:rFonts w:asciiTheme="minorHAnsi" w:hAnsiTheme="minorHAnsi" w:cstheme="minorHAnsi"/>
            <w:color w:val="4472C4" w:themeColor="accent1"/>
            <w:sz w:val="22"/>
            <w:szCs w:val="22"/>
          </w:rPr>
          <w:t xml:space="preserve">Will be </w:t>
        </w:r>
      </w:ins>
      <w:ins w:id="463" w:author="Hilla Rafalovitz" w:date="2021-10-07T12:55:00Z">
        <w:r w:rsidR="00570C5A">
          <w:rPr>
            <w:rFonts w:asciiTheme="minorHAnsi" w:hAnsiTheme="minorHAnsi" w:cstheme="minorHAnsi"/>
            <w:color w:val="4472C4" w:themeColor="accent1"/>
            <w:sz w:val="22"/>
            <w:szCs w:val="22"/>
          </w:rPr>
          <w:t>separated and</w:t>
        </w:r>
      </w:ins>
      <w:ins w:id="464" w:author="Hilla Rafalovitz" w:date="2021-10-07T12:54:00Z">
        <w:r w:rsidR="00570C5A">
          <w:rPr>
            <w:rFonts w:asciiTheme="minorHAnsi" w:hAnsiTheme="minorHAnsi" w:cstheme="minorHAnsi"/>
            <w:color w:val="4472C4" w:themeColor="accent1"/>
            <w:sz w:val="22"/>
            <w:szCs w:val="22"/>
          </w:rPr>
          <w:t xml:space="preserve"> marked as 3</w:t>
        </w:r>
        <w:r w:rsidR="00570C5A" w:rsidRPr="0049196B">
          <w:rPr>
            <w:rFonts w:asciiTheme="minorHAnsi" w:hAnsiTheme="minorHAnsi" w:cstheme="minorHAnsi"/>
            <w:color w:val="4472C4" w:themeColor="accent1"/>
            <w:sz w:val="22"/>
            <w:szCs w:val="22"/>
            <w:vertAlign w:val="superscript"/>
          </w:rPr>
          <w:t>rd</w:t>
        </w:r>
        <w:r w:rsidR="00570C5A">
          <w:rPr>
            <w:rFonts w:asciiTheme="minorHAnsi" w:hAnsiTheme="minorHAnsi" w:cstheme="minorHAnsi"/>
            <w:color w:val="4472C4" w:themeColor="accent1"/>
            <w:sz w:val="22"/>
            <w:szCs w:val="22"/>
          </w:rPr>
          <w:t xml:space="preserve"> party fee in customer’s account.</w:t>
        </w:r>
      </w:ins>
    </w:p>
    <w:p w14:paraId="56AACD1D" w14:textId="77777777" w:rsidR="008A1C02" w:rsidRPr="001231D7" w:rsidRDefault="008A1C02">
      <w:pPr>
        <w:pStyle w:val="Figurecaption"/>
        <w:spacing w:line="240" w:lineRule="auto"/>
        <w:ind w:left="1440"/>
        <w:jc w:val="left"/>
        <w:rPr>
          <w:ins w:id="465" w:author="BENIWAL VIRENDER" w:date="2021-09-22T11:43:00Z"/>
          <w:rFonts w:asciiTheme="minorHAnsi" w:hAnsiTheme="minorHAnsi" w:cstheme="minorHAnsi"/>
          <w:color w:val="4472C4" w:themeColor="accent1"/>
          <w:sz w:val="22"/>
          <w:szCs w:val="22"/>
          <w:rPrChange w:id="466" w:author="BENIWAL VIRENDER" w:date="2021-09-22T11:45:00Z">
            <w:rPr>
              <w:ins w:id="467" w:author="BENIWAL VIRENDER" w:date="2021-09-22T11:43:00Z"/>
              <w:rFonts w:cs="Calibri"/>
              <w:color w:val="4472C4" w:themeColor="accent1"/>
              <w:sz w:val="20"/>
              <w:szCs w:val="20"/>
            </w:rPr>
          </w:rPrChange>
        </w:rPr>
        <w:pPrChange w:id="468" w:author="BENIWAL VIRENDER" w:date="2021-09-22T11:44:00Z">
          <w:pPr>
            <w:pStyle w:val="Figurecaption"/>
            <w:spacing w:line="240" w:lineRule="auto"/>
          </w:pPr>
        </w:pPrChange>
      </w:pPr>
      <w:ins w:id="469" w:author="BENIWAL VIRENDER" w:date="2021-09-22T11:43:00Z">
        <w:r w:rsidRPr="001231D7">
          <w:rPr>
            <w:rFonts w:asciiTheme="minorHAnsi" w:hAnsiTheme="minorHAnsi" w:cstheme="minorHAnsi"/>
            <w:color w:val="4472C4" w:themeColor="accent1"/>
            <w:sz w:val="22"/>
            <w:szCs w:val="22"/>
            <w:rPrChange w:id="470" w:author="BENIWAL VIRENDER" w:date="2021-09-22T11:45:00Z">
              <w:rPr>
                <w:rFonts w:cs="Calibri"/>
                <w:color w:val="4472C4" w:themeColor="accent1"/>
                <w:sz w:val="20"/>
                <w:szCs w:val="20"/>
              </w:rPr>
            </w:rPrChange>
          </w:rPr>
          <w:t>The accounting rule will be setup as per below mentioned Rule</w:t>
        </w:r>
      </w:ins>
    </w:p>
    <w:p w14:paraId="718BB410" w14:textId="77777777" w:rsidR="008A1C02" w:rsidRPr="001231D7" w:rsidRDefault="008A1C02">
      <w:pPr>
        <w:pStyle w:val="Figurecaption"/>
        <w:spacing w:line="240" w:lineRule="auto"/>
        <w:ind w:left="720" w:firstLine="720"/>
        <w:jc w:val="left"/>
        <w:rPr>
          <w:ins w:id="471" w:author="BENIWAL VIRENDER" w:date="2021-09-22T11:43:00Z"/>
          <w:rFonts w:asciiTheme="minorHAnsi" w:hAnsiTheme="minorHAnsi" w:cstheme="minorHAnsi"/>
          <w:color w:val="4472C4" w:themeColor="accent1"/>
          <w:sz w:val="22"/>
          <w:szCs w:val="22"/>
          <w:rPrChange w:id="472" w:author="BENIWAL VIRENDER" w:date="2021-09-22T11:45:00Z">
            <w:rPr>
              <w:ins w:id="473" w:author="BENIWAL VIRENDER" w:date="2021-09-22T11:43:00Z"/>
              <w:rFonts w:cs="Calibri"/>
              <w:color w:val="4472C4" w:themeColor="accent1"/>
              <w:sz w:val="20"/>
              <w:szCs w:val="20"/>
            </w:rPr>
          </w:rPrChange>
        </w:rPr>
        <w:pPrChange w:id="474" w:author="BENIWAL VIRENDER" w:date="2021-09-22T11:44:00Z">
          <w:pPr>
            <w:pStyle w:val="Figurecaption"/>
            <w:spacing w:line="240" w:lineRule="auto"/>
          </w:pPr>
        </w:pPrChange>
      </w:pPr>
      <w:ins w:id="475" w:author="BENIWAL VIRENDER" w:date="2021-09-22T11:43:00Z">
        <w:r w:rsidRPr="001231D7">
          <w:rPr>
            <w:rFonts w:asciiTheme="minorHAnsi" w:hAnsiTheme="minorHAnsi" w:cstheme="minorHAnsi"/>
            <w:color w:val="4472C4" w:themeColor="accent1"/>
            <w:sz w:val="22"/>
            <w:szCs w:val="22"/>
            <w:rPrChange w:id="476" w:author="BENIWAL VIRENDER" w:date="2021-09-22T11:45:00Z">
              <w:rPr>
                <w:rFonts w:cs="Calibri"/>
                <w:color w:val="4472C4" w:themeColor="accent1"/>
                <w:sz w:val="20"/>
                <w:szCs w:val="20"/>
              </w:rPr>
            </w:rPrChange>
          </w:rPr>
          <w:t>Principal – Customer account Vs Broker settlement account</w:t>
        </w:r>
      </w:ins>
    </w:p>
    <w:p w14:paraId="1787C48C" w14:textId="2C578723" w:rsidR="008A1C02" w:rsidRDefault="008A1C02">
      <w:pPr>
        <w:pStyle w:val="Figurecaption"/>
        <w:spacing w:line="240" w:lineRule="auto"/>
        <w:ind w:left="1440"/>
        <w:jc w:val="left"/>
        <w:rPr>
          <w:ins w:id="477" w:author="Hilla Rafalovitz" w:date="2021-10-07T12:51:00Z"/>
          <w:rFonts w:asciiTheme="minorHAnsi" w:hAnsiTheme="minorHAnsi" w:cstheme="minorHAnsi"/>
          <w:color w:val="4472C4" w:themeColor="accent1"/>
          <w:sz w:val="22"/>
          <w:szCs w:val="22"/>
        </w:rPr>
        <w:pPrChange w:id="478" w:author="Hilla Rafalovitz" w:date="2021-10-07T12:52:00Z">
          <w:pPr>
            <w:pStyle w:val="Figurecaption"/>
            <w:spacing w:line="240" w:lineRule="auto"/>
            <w:ind w:left="720" w:firstLine="720"/>
            <w:jc w:val="left"/>
          </w:pPr>
        </w:pPrChange>
      </w:pPr>
      <w:ins w:id="479" w:author="BENIWAL VIRENDER" w:date="2021-09-22T11:43:00Z">
        <w:r w:rsidRPr="001231D7">
          <w:rPr>
            <w:rFonts w:asciiTheme="minorHAnsi" w:hAnsiTheme="minorHAnsi" w:cstheme="minorHAnsi"/>
            <w:color w:val="4472C4" w:themeColor="accent1"/>
            <w:sz w:val="22"/>
            <w:szCs w:val="22"/>
            <w:rPrChange w:id="480" w:author="BENIWAL VIRENDER" w:date="2021-09-22T11:45:00Z">
              <w:rPr>
                <w:rFonts w:cs="Calibri"/>
                <w:color w:val="4472C4" w:themeColor="accent1"/>
                <w:sz w:val="20"/>
                <w:szCs w:val="20"/>
              </w:rPr>
            </w:rPrChange>
          </w:rPr>
          <w:t xml:space="preserve">ST Commission </w:t>
        </w:r>
      </w:ins>
      <w:ins w:id="481" w:author="BENIWAL VIRENDER" w:date="2021-10-04T16:58:00Z">
        <w:del w:id="482" w:author="Hilla Rafalovitz" w:date="2021-10-07T12:53:00Z">
          <w:r w:rsidR="003059FB" w:rsidDel="006A1B23">
            <w:rPr>
              <w:rFonts w:asciiTheme="minorHAnsi" w:hAnsiTheme="minorHAnsi" w:cstheme="minorHAnsi"/>
              <w:color w:val="4472C4" w:themeColor="accent1"/>
              <w:sz w:val="22"/>
              <w:szCs w:val="22"/>
            </w:rPr>
            <w:delText xml:space="preserve">+ SEC Fee </w:delText>
          </w:r>
        </w:del>
      </w:ins>
      <w:ins w:id="483" w:author="BENIWAL VIRENDER" w:date="2021-09-22T11:43:00Z">
        <w:r w:rsidRPr="001231D7">
          <w:rPr>
            <w:rFonts w:asciiTheme="minorHAnsi" w:hAnsiTheme="minorHAnsi" w:cstheme="minorHAnsi"/>
            <w:color w:val="4472C4" w:themeColor="accent1"/>
            <w:sz w:val="22"/>
            <w:szCs w:val="22"/>
            <w:rPrChange w:id="484" w:author="BENIWAL VIRENDER" w:date="2021-09-22T11:45:00Z">
              <w:rPr>
                <w:rFonts w:cs="Calibri"/>
                <w:color w:val="4472C4" w:themeColor="accent1"/>
                <w:sz w:val="20"/>
                <w:szCs w:val="20"/>
              </w:rPr>
            </w:rPrChange>
          </w:rPr>
          <w:t>- Customer account Vs Fee Income (Will form part of cost price)</w:t>
        </w:r>
      </w:ins>
    </w:p>
    <w:p w14:paraId="0E54A88E" w14:textId="47771ABE" w:rsidR="0059551E" w:rsidRPr="0049196B" w:rsidRDefault="0059551E">
      <w:pPr>
        <w:pStyle w:val="Figurecaption"/>
        <w:spacing w:line="240" w:lineRule="auto"/>
        <w:ind w:left="1440"/>
        <w:jc w:val="left"/>
        <w:rPr>
          <w:ins w:id="485" w:author="Hilla Rafalovitz" w:date="2021-10-07T12:51:00Z"/>
          <w:rFonts w:asciiTheme="minorHAnsi" w:hAnsiTheme="minorHAnsi" w:cstheme="minorHAnsi"/>
          <w:color w:val="4472C4" w:themeColor="accent1"/>
          <w:sz w:val="22"/>
          <w:szCs w:val="22"/>
        </w:rPr>
        <w:pPrChange w:id="486" w:author="Hilla Rafalovitz" w:date="2021-10-07T12:52:00Z">
          <w:pPr>
            <w:pStyle w:val="Figurecaption"/>
            <w:spacing w:line="240" w:lineRule="auto"/>
            <w:ind w:left="720" w:firstLine="720"/>
            <w:jc w:val="left"/>
          </w:pPr>
        </w:pPrChange>
      </w:pPr>
      <w:ins w:id="487" w:author="Hilla Rafalovitz" w:date="2021-10-07T12:51:00Z">
        <w:r>
          <w:rPr>
            <w:rFonts w:asciiTheme="minorHAnsi" w:hAnsiTheme="minorHAnsi" w:cstheme="minorHAnsi"/>
            <w:color w:val="4472C4" w:themeColor="accent1"/>
            <w:sz w:val="22"/>
            <w:szCs w:val="22"/>
          </w:rPr>
          <w:t xml:space="preserve">SEC Fee </w:t>
        </w:r>
        <w:r w:rsidRPr="0049196B">
          <w:rPr>
            <w:rFonts w:asciiTheme="minorHAnsi" w:hAnsiTheme="minorHAnsi" w:cstheme="minorHAnsi"/>
            <w:color w:val="4472C4" w:themeColor="accent1"/>
            <w:sz w:val="22"/>
            <w:szCs w:val="22"/>
          </w:rPr>
          <w:t xml:space="preserve">- Customer account Vs </w:t>
        </w:r>
        <w:r>
          <w:rPr>
            <w:rFonts w:asciiTheme="minorHAnsi" w:hAnsiTheme="minorHAnsi" w:cstheme="minorHAnsi"/>
            <w:color w:val="4472C4" w:themeColor="accent1"/>
            <w:sz w:val="22"/>
            <w:szCs w:val="22"/>
          </w:rPr>
          <w:t>3</w:t>
        </w:r>
        <w:r w:rsidRPr="0059551E">
          <w:rPr>
            <w:rFonts w:asciiTheme="minorHAnsi" w:hAnsiTheme="minorHAnsi" w:cstheme="minorHAnsi"/>
            <w:color w:val="4472C4" w:themeColor="accent1"/>
            <w:sz w:val="22"/>
            <w:szCs w:val="22"/>
            <w:vertAlign w:val="superscript"/>
            <w:rPrChange w:id="488" w:author="Hilla Rafalovitz" w:date="2021-10-07T12:51:00Z">
              <w:rPr>
                <w:rFonts w:asciiTheme="minorHAnsi" w:hAnsiTheme="minorHAnsi" w:cstheme="minorHAnsi"/>
                <w:color w:val="4472C4" w:themeColor="accent1"/>
                <w:sz w:val="22"/>
                <w:szCs w:val="22"/>
              </w:rPr>
            </w:rPrChange>
          </w:rPr>
          <w:t>rd</w:t>
        </w:r>
        <w:r>
          <w:rPr>
            <w:rFonts w:asciiTheme="minorHAnsi" w:hAnsiTheme="minorHAnsi" w:cstheme="minorHAnsi"/>
            <w:color w:val="4472C4" w:themeColor="accent1"/>
            <w:sz w:val="22"/>
            <w:szCs w:val="22"/>
          </w:rPr>
          <w:t xml:space="preserve"> party account</w:t>
        </w:r>
        <w:r w:rsidRPr="0049196B">
          <w:rPr>
            <w:rFonts w:asciiTheme="minorHAnsi" w:hAnsiTheme="minorHAnsi" w:cstheme="minorHAnsi"/>
            <w:color w:val="4472C4" w:themeColor="accent1"/>
            <w:sz w:val="22"/>
            <w:szCs w:val="22"/>
          </w:rPr>
          <w:t xml:space="preserve"> (Will form part of cost price</w:t>
        </w:r>
        <w:r w:rsidR="00E22E57">
          <w:rPr>
            <w:rFonts w:asciiTheme="minorHAnsi" w:hAnsiTheme="minorHAnsi" w:cstheme="minorHAnsi"/>
            <w:color w:val="4472C4" w:themeColor="accent1"/>
            <w:sz w:val="22"/>
            <w:szCs w:val="22"/>
          </w:rPr>
          <w:t xml:space="preserve">, segregated </w:t>
        </w:r>
      </w:ins>
      <w:ins w:id="489" w:author="Hilla Rafalovitz" w:date="2021-10-07T12:52:00Z">
        <w:r w:rsidR="00E22E57">
          <w:rPr>
            <w:rFonts w:asciiTheme="minorHAnsi" w:hAnsiTheme="minorHAnsi" w:cstheme="minorHAnsi"/>
            <w:color w:val="4472C4" w:themeColor="accent1"/>
            <w:sz w:val="22"/>
            <w:szCs w:val="22"/>
          </w:rPr>
          <w:t>from the FDB fee</w:t>
        </w:r>
      </w:ins>
      <w:ins w:id="490" w:author="Hilla Rafalovitz" w:date="2021-10-07T12:53:00Z">
        <w:r w:rsidR="006A1B23">
          <w:rPr>
            <w:rFonts w:asciiTheme="minorHAnsi" w:hAnsiTheme="minorHAnsi" w:cstheme="minorHAnsi"/>
            <w:color w:val="4472C4" w:themeColor="accent1"/>
            <w:sz w:val="22"/>
            <w:szCs w:val="22"/>
          </w:rPr>
          <w:t>. Will be marked as 3</w:t>
        </w:r>
        <w:r w:rsidR="006A1B23" w:rsidRPr="006A1B23">
          <w:rPr>
            <w:rFonts w:asciiTheme="minorHAnsi" w:hAnsiTheme="minorHAnsi" w:cstheme="minorHAnsi"/>
            <w:color w:val="4472C4" w:themeColor="accent1"/>
            <w:sz w:val="22"/>
            <w:szCs w:val="22"/>
            <w:vertAlign w:val="superscript"/>
            <w:rPrChange w:id="491" w:author="Hilla Rafalovitz" w:date="2021-10-07T12:53:00Z">
              <w:rPr>
                <w:rFonts w:asciiTheme="minorHAnsi" w:hAnsiTheme="minorHAnsi" w:cstheme="minorHAnsi"/>
                <w:color w:val="4472C4" w:themeColor="accent1"/>
                <w:sz w:val="22"/>
                <w:szCs w:val="22"/>
              </w:rPr>
            </w:rPrChange>
          </w:rPr>
          <w:t>rd</w:t>
        </w:r>
        <w:r w:rsidR="006A1B23">
          <w:rPr>
            <w:rFonts w:asciiTheme="minorHAnsi" w:hAnsiTheme="minorHAnsi" w:cstheme="minorHAnsi"/>
            <w:color w:val="4472C4" w:themeColor="accent1"/>
            <w:sz w:val="22"/>
            <w:szCs w:val="22"/>
          </w:rPr>
          <w:t xml:space="preserve"> party fee </w:t>
        </w:r>
        <w:r w:rsidR="009A0E05">
          <w:rPr>
            <w:rFonts w:asciiTheme="minorHAnsi" w:hAnsiTheme="minorHAnsi" w:cstheme="minorHAnsi"/>
            <w:color w:val="4472C4" w:themeColor="accent1"/>
            <w:sz w:val="22"/>
            <w:szCs w:val="22"/>
          </w:rPr>
          <w:t>in customer</w:t>
        </w:r>
      </w:ins>
      <w:ins w:id="492" w:author="Hilla Rafalovitz" w:date="2021-10-07T12:54:00Z">
        <w:r w:rsidR="009A0E05">
          <w:rPr>
            <w:rFonts w:asciiTheme="minorHAnsi" w:hAnsiTheme="minorHAnsi" w:cstheme="minorHAnsi"/>
            <w:color w:val="4472C4" w:themeColor="accent1"/>
            <w:sz w:val="22"/>
            <w:szCs w:val="22"/>
          </w:rPr>
          <w:t>’s account</w:t>
        </w:r>
      </w:ins>
      <w:ins w:id="493" w:author="Hilla Rafalovitz" w:date="2021-10-07T12:51:00Z">
        <w:r w:rsidRPr="0049196B">
          <w:rPr>
            <w:rFonts w:asciiTheme="minorHAnsi" w:hAnsiTheme="minorHAnsi" w:cstheme="minorHAnsi"/>
            <w:color w:val="4472C4" w:themeColor="accent1"/>
            <w:sz w:val="22"/>
            <w:szCs w:val="22"/>
          </w:rPr>
          <w:t>)</w:t>
        </w:r>
      </w:ins>
      <w:ins w:id="494" w:author="Hilla Rafalovitz" w:date="2021-10-07T12:52:00Z">
        <w:r w:rsidR="005179D2">
          <w:rPr>
            <w:rFonts w:asciiTheme="minorHAnsi" w:hAnsiTheme="minorHAnsi" w:cstheme="minorHAnsi"/>
            <w:color w:val="4472C4" w:themeColor="accent1"/>
            <w:sz w:val="22"/>
            <w:szCs w:val="22"/>
          </w:rPr>
          <w:t>.</w:t>
        </w:r>
      </w:ins>
    </w:p>
    <w:p w14:paraId="1BE3D44F" w14:textId="77777777" w:rsidR="0059551E" w:rsidRPr="001231D7" w:rsidRDefault="0059551E">
      <w:pPr>
        <w:pStyle w:val="Figurecaption"/>
        <w:spacing w:line="240" w:lineRule="auto"/>
        <w:ind w:left="720" w:firstLine="720"/>
        <w:jc w:val="left"/>
        <w:rPr>
          <w:ins w:id="495" w:author="BENIWAL VIRENDER" w:date="2021-09-22T11:43:00Z"/>
          <w:rFonts w:asciiTheme="minorHAnsi" w:hAnsiTheme="minorHAnsi" w:cstheme="minorHAnsi"/>
          <w:color w:val="4472C4" w:themeColor="accent1"/>
          <w:sz w:val="22"/>
          <w:szCs w:val="22"/>
          <w:rPrChange w:id="496" w:author="BENIWAL VIRENDER" w:date="2021-09-22T11:45:00Z">
            <w:rPr>
              <w:ins w:id="497" w:author="BENIWAL VIRENDER" w:date="2021-09-22T11:43:00Z"/>
              <w:rFonts w:cs="Calibri"/>
              <w:color w:val="4472C4" w:themeColor="accent1"/>
              <w:sz w:val="20"/>
              <w:szCs w:val="20"/>
            </w:rPr>
          </w:rPrChange>
        </w:rPr>
        <w:pPrChange w:id="498" w:author="BENIWAL VIRENDER" w:date="2021-09-22T11:44:00Z">
          <w:pPr>
            <w:pStyle w:val="Figurecaption"/>
            <w:spacing w:line="240" w:lineRule="auto"/>
          </w:pPr>
        </w:pPrChange>
      </w:pPr>
    </w:p>
    <w:p w14:paraId="4E8BF6B7" w14:textId="38A874F4" w:rsidR="008A1C02" w:rsidRPr="001231D7" w:rsidRDefault="008A1C02">
      <w:pPr>
        <w:pStyle w:val="Figurecaption"/>
        <w:spacing w:line="240" w:lineRule="auto"/>
        <w:ind w:left="720" w:firstLine="720"/>
        <w:jc w:val="left"/>
        <w:rPr>
          <w:ins w:id="499" w:author="BENIWAL VIRENDER" w:date="2021-09-22T11:43:00Z"/>
          <w:rFonts w:asciiTheme="minorHAnsi" w:hAnsiTheme="minorHAnsi" w:cstheme="minorHAnsi"/>
          <w:color w:val="4472C4" w:themeColor="accent1"/>
          <w:sz w:val="22"/>
          <w:szCs w:val="22"/>
          <w:rPrChange w:id="500" w:author="BENIWAL VIRENDER" w:date="2021-09-22T11:45:00Z">
            <w:rPr>
              <w:ins w:id="501" w:author="BENIWAL VIRENDER" w:date="2021-09-22T11:43:00Z"/>
              <w:rFonts w:cs="Calibri"/>
              <w:color w:val="4472C4" w:themeColor="accent1"/>
              <w:sz w:val="20"/>
              <w:szCs w:val="20"/>
            </w:rPr>
          </w:rPrChange>
        </w:rPr>
        <w:pPrChange w:id="502" w:author="BENIWAL VIRENDER" w:date="2021-09-22T11:44:00Z">
          <w:pPr>
            <w:pStyle w:val="Figurecaption"/>
            <w:spacing w:line="240" w:lineRule="auto"/>
            <w:jc w:val="left"/>
          </w:pPr>
        </w:pPrChange>
      </w:pPr>
      <w:ins w:id="503" w:author="BENIWAL VIRENDER" w:date="2021-09-22T11:43:00Z">
        <w:r w:rsidRPr="001231D7">
          <w:rPr>
            <w:rFonts w:asciiTheme="minorHAnsi" w:hAnsiTheme="minorHAnsi" w:cstheme="minorHAnsi"/>
            <w:color w:val="4472C4" w:themeColor="accent1"/>
            <w:sz w:val="22"/>
            <w:szCs w:val="22"/>
            <w:rPrChange w:id="504" w:author="BENIWAL VIRENDER" w:date="2021-09-22T11:45:00Z">
              <w:rPr>
                <w:rFonts w:cs="Calibri"/>
                <w:color w:val="4472C4" w:themeColor="accent1"/>
                <w:sz w:val="20"/>
                <w:szCs w:val="20"/>
              </w:rPr>
            </w:rPrChange>
          </w:rPr>
          <w:t>Broker Commission, TAF – Fee Expense vs Broker settlement account</w:t>
        </w:r>
      </w:ins>
      <w:ins w:id="505" w:author="Hilla Rafalovitz" w:date="2021-10-07T12:53:00Z">
        <w:r w:rsidR="006A1B23">
          <w:rPr>
            <w:rFonts w:asciiTheme="minorHAnsi" w:hAnsiTheme="minorHAnsi" w:cstheme="minorHAnsi"/>
            <w:color w:val="4472C4" w:themeColor="accent1"/>
            <w:sz w:val="22"/>
            <w:szCs w:val="22"/>
          </w:rPr>
          <w:t>.</w:t>
        </w:r>
      </w:ins>
    </w:p>
    <w:p w14:paraId="151DCB52" w14:textId="6492430E" w:rsidR="008A1C02" w:rsidRDefault="008A1C02" w:rsidP="005615C2">
      <w:pPr>
        <w:pStyle w:val="BodyText"/>
        <w:rPr>
          <w:ins w:id="506" w:author="BENIWAL VIRENDER" w:date="2021-09-22T11:45:00Z"/>
          <w:rFonts w:ascii="Calibri" w:hAnsi="Calibri" w:cs="Calibri"/>
          <w:sz w:val="22"/>
          <w:szCs w:val="22"/>
        </w:rPr>
      </w:pPr>
    </w:p>
    <w:p w14:paraId="5A235E87" w14:textId="703E4C37" w:rsidR="005615C2" w:rsidRDefault="00974254">
      <w:pPr>
        <w:pStyle w:val="BodyText"/>
        <w:numPr>
          <w:ilvl w:val="0"/>
          <w:numId w:val="41"/>
        </w:numPr>
        <w:rPr>
          <w:ins w:id="507" w:author="BENIWAL VIRENDER" w:date="2021-09-22T12:14:00Z"/>
          <w:rFonts w:ascii="Calibri" w:hAnsi="Calibri" w:cs="Calibri"/>
          <w:sz w:val="22"/>
          <w:szCs w:val="22"/>
        </w:rPr>
        <w:pPrChange w:id="508" w:author="BENIWAL VIRENDER" w:date="2021-09-22T12:15:00Z">
          <w:pPr>
            <w:pStyle w:val="BodyText"/>
          </w:pPr>
        </w:pPrChange>
      </w:pPr>
      <w:ins w:id="509" w:author="BENIWAL VIRENDER" w:date="2021-09-22T12:14:00Z">
        <w:r w:rsidRPr="00385108">
          <w:rPr>
            <w:rFonts w:ascii="Calibri" w:hAnsi="Calibri" w:cs="Calibri"/>
            <w:sz w:val="22"/>
            <w:szCs w:val="22"/>
          </w:rPr>
          <w:t>Deal and OD will be marked as Matched</w:t>
        </w:r>
      </w:ins>
      <w:ins w:id="510" w:author="BENIWAL VIRENDER" w:date="2021-09-22T12:16:00Z">
        <w:r w:rsidR="006351D5">
          <w:rPr>
            <w:rFonts w:ascii="Calibri" w:hAnsi="Calibri" w:cs="Calibri"/>
            <w:sz w:val="22"/>
            <w:szCs w:val="22"/>
          </w:rPr>
          <w:t xml:space="preserve"> </w:t>
        </w:r>
        <w:r w:rsidR="006351D5">
          <w:rPr>
            <w:rFonts w:ascii="Calibri" w:hAnsi="Calibri"/>
            <w:sz w:val="22"/>
            <w:szCs w:val="22"/>
          </w:rPr>
          <w:t>and their execution done.</w:t>
        </w:r>
      </w:ins>
    </w:p>
    <w:p w14:paraId="7FA13D5C" w14:textId="77777777" w:rsidR="00974254" w:rsidRPr="00385108" w:rsidRDefault="00974254">
      <w:pPr>
        <w:pStyle w:val="BodyText"/>
        <w:rPr>
          <w:ins w:id="511" w:author="BENIWAL VIRENDER" w:date="2021-09-22T11:42:00Z"/>
          <w:rFonts w:ascii="Calibri" w:hAnsi="Calibri" w:cs="Calibri"/>
          <w:sz w:val="22"/>
          <w:szCs w:val="22"/>
        </w:rPr>
        <w:pPrChange w:id="512" w:author="BENIWAL VIRENDER" w:date="2021-09-22T11:45:00Z">
          <w:pPr>
            <w:pStyle w:val="BodyText"/>
            <w:numPr>
              <w:ilvl w:val="1"/>
              <w:numId w:val="6"/>
            </w:numPr>
            <w:ind w:left="2250" w:hanging="360"/>
          </w:pPr>
        </w:pPrChange>
      </w:pPr>
    </w:p>
    <w:p w14:paraId="20E96D2B" w14:textId="16787520" w:rsidR="00886AF9" w:rsidRPr="00385108" w:rsidRDefault="00886AF9" w:rsidP="009F7F8A">
      <w:pPr>
        <w:pStyle w:val="BodyText"/>
        <w:numPr>
          <w:ilvl w:val="1"/>
          <w:numId w:val="6"/>
        </w:numPr>
        <w:rPr>
          <w:rFonts w:ascii="Calibri" w:hAnsi="Calibri" w:cs="Calibri"/>
          <w:sz w:val="22"/>
          <w:szCs w:val="22"/>
        </w:rPr>
      </w:pPr>
      <w:r w:rsidRPr="00385108">
        <w:rPr>
          <w:rFonts w:ascii="Calibri" w:hAnsi="Calibri" w:cs="Calibri"/>
          <w:sz w:val="22"/>
          <w:szCs w:val="22"/>
        </w:rPr>
        <w:t>Below two scenarios will be handled manually by BO operations team.</w:t>
      </w:r>
    </w:p>
    <w:p w14:paraId="2E3C7205" w14:textId="0013E385" w:rsidR="00713739" w:rsidRPr="00385108" w:rsidRDefault="00713739" w:rsidP="009F7F8A">
      <w:pPr>
        <w:pStyle w:val="BodyText"/>
        <w:numPr>
          <w:ilvl w:val="2"/>
          <w:numId w:val="6"/>
        </w:numPr>
        <w:rPr>
          <w:rFonts w:ascii="Calibri" w:hAnsi="Calibri" w:cs="Calibri"/>
          <w:sz w:val="22"/>
          <w:szCs w:val="22"/>
        </w:rPr>
      </w:pPr>
      <w:r w:rsidRPr="00385108">
        <w:rPr>
          <w:rFonts w:ascii="Calibri" w:hAnsi="Calibri" w:cs="Calibri"/>
          <w:sz w:val="22"/>
          <w:szCs w:val="22"/>
        </w:rPr>
        <w:t>In</w:t>
      </w:r>
      <w:ins w:id="513" w:author="Eran Dayan" w:date="2021-08-18T12:14:00Z">
        <w:r w:rsidR="00AF2711">
          <w:rPr>
            <w:rFonts w:ascii="Calibri" w:hAnsi="Calibri" w:cs="Calibri"/>
            <w:sz w:val="22"/>
            <w:szCs w:val="22"/>
          </w:rPr>
          <w:t xml:space="preserve"> </w:t>
        </w:r>
      </w:ins>
      <w:r w:rsidRPr="00385108">
        <w:rPr>
          <w:rFonts w:ascii="Calibri" w:hAnsi="Calibri" w:cs="Calibri"/>
          <w:sz w:val="22"/>
          <w:szCs w:val="22"/>
        </w:rPr>
        <w:t>case an order is not present in the system, Same should be part of the Trade Recon report</w:t>
      </w:r>
      <w:r w:rsidR="00161944" w:rsidRPr="00385108">
        <w:rPr>
          <w:rFonts w:ascii="Calibri" w:hAnsi="Calibri" w:cs="Calibri"/>
          <w:sz w:val="22"/>
          <w:szCs w:val="22"/>
        </w:rPr>
        <w:t xml:space="preserve"> next morning</w:t>
      </w:r>
      <w:r w:rsidRPr="00385108">
        <w:rPr>
          <w:rFonts w:ascii="Calibri" w:hAnsi="Calibri" w:cs="Calibri"/>
          <w:sz w:val="22"/>
          <w:szCs w:val="22"/>
        </w:rPr>
        <w:t>.</w:t>
      </w:r>
    </w:p>
    <w:p w14:paraId="1911B29F" w14:textId="3D378B38" w:rsidR="0006240B" w:rsidRPr="00385108" w:rsidRDefault="00713739" w:rsidP="009F7F8A">
      <w:pPr>
        <w:pStyle w:val="BodyText"/>
        <w:numPr>
          <w:ilvl w:val="2"/>
          <w:numId w:val="6"/>
        </w:numPr>
        <w:rPr>
          <w:rFonts w:ascii="Calibri" w:hAnsi="Calibri" w:cs="Calibri"/>
          <w:sz w:val="22"/>
          <w:szCs w:val="22"/>
        </w:rPr>
      </w:pPr>
      <w:r w:rsidRPr="00385108">
        <w:rPr>
          <w:rFonts w:ascii="Calibri" w:hAnsi="Calibri" w:cs="Calibri"/>
          <w:sz w:val="22"/>
          <w:szCs w:val="22"/>
        </w:rPr>
        <w:t>In</w:t>
      </w:r>
      <w:ins w:id="514" w:author="Eran Dayan" w:date="2021-08-18T12:14:00Z">
        <w:r w:rsidR="00081E1C">
          <w:rPr>
            <w:rFonts w:ascii="Calibri" w:hAnsi="Calibri" w:cs="Calibri"/>
            <w:sz w:val="22"/>
            <w:szCs w:val="22"/>
          </w:rPr>
          <w:t xml:space="preserve"> </w:t>
        </w:r>
      </w:ins>
      <w:r w:rsidRPr="00385108">
        <w:rPr>
          <w:rFonts w:ascii="Calibri" w:hAnsi="Calibri" w:cs="Calibri"/>
          <w:sz w:val="22"/>
          <w:szCs w:val="22"/>
        </w:rPr>
        <w:t xml:space="preserve">case an order is not present </w:t>
      </w:r>
      <w:r w:rsidR="00161944" w:rsidRPr="00385108">
        <w:rPr>
          <w:rFonts w:ascii="Calibri" w:hAnsi="Calibri" w:cs="Calibri"/>
          <w:sz w:val="22"/>
          <w:szCs w:val="22"/>
        </w:rPr>
        <w:t>broker file, Same should be part of the trade recon report next morning.</w:t>
      </w:r>
      <w:r w:rsidR="0006240B" w:rsidRPr="00385108">
        <w:rPr>
          <w:rFonts w:ascii="Calibri" w:hAnsi="Calibri" w:cs="Calibri"/>
          <w:sz w:val="22"/>
          <w:szCs w:val="22"/>
        </w:rPr>
        <w:t xml:space="preserve"> Can be figured out with the deal status, if it</w:t>
      </w:r>
      <w:r w:rsidR="00EB6AED">
        <w:rPr>
          <w:rFonts w:ascii="Calibri" w:hAnsi="Calibri" w:cs="Calibri"/>
          <w:sz w:val="22"/>
          <w:szCs w:val="22"/>
        </w:rPr>
        <w:t>’</w:t>
      </w:r>
      <w:r w:rsidR="0006240B" w:rsidRPr="00385108">
        <w:rPr>
          <w:rFonts w:ascii="Calibri" w:hAnsi="Calibri" w:cs="Calibri"/>
          <w:sz w:val="22"/>
          <w:szCs w:val="22"/>
        </w:rPr>
        <w:t>s not matched then should be part of the report.</w:t>
      </w:r>
    </w:p>
    <w:p w14:paraId="4735CFAB" w14:textId="742FB908" w:rsidR="0006240B" w:rsidRPr="00385108" w:rsidRDefault="0006240B" w:rsidP="0006240B">
      <w:pPr>
        <w:pStyle w:val="BodyText"/>
        <w:ind w:left="1170"/>
        <w:rPr>
          <w:rFonts w:ascii="Calibri" w:hAnsi="Calibri" w:cs="Calibri"/>
          <w:sz w:val="22"/>
          <w:szCs w:val="22"/>
        </w:rPr>
      </w:pPr>
    </w:p>
    <w:p w14:paraId="597ED264" w14:textId="3C193EC9" w:rsidR="003056CD" w:rsidRPr="00385108" w:rsidRDefault="00F8420F" w:rsidP="009F7F8A">
      <w:pPr>
        <w:pStyle w:val="BodyText"/>
        <w:numPr>
          <w:ilvl w:val="0"/>
          <w:numId w:val="6"/>
        </w:numPr>
        <w:rPr>
          <w:rFonts w:ascii="Calibri" w:hAnsi="Calibri" w:cs="Calibri"/>
          <w:sz w:val="22"/>
          <w:szCs w:val="22"/>
        </w:rPr>
      </w:pPr>
      <w:r w:rsidRPr="00385108">
        <w:rPr>
          <w:rFonts w:ascii="Calibri" w:hAnsi="Calibri" w:cs="Calibri"/>
          <w:sz w:val="22"/>
          <w:szCs w:val="22"/>
        </w:rPr>
        <w:t>Customer Cash settlement will be done by batch progra</w:t>
      </w:r>
      <w:r w:rsidR="00A64689" w:rsidRPr="00385108">
        <w:rPr>
          <w:rFonts w:ascii="Calibri" w:hAnsi="Calibri" w:cs="Calibri"/>
          <w:sz w:val="22"/>
          <w:szCs w:val="22"/>
        </w:rPr>
        <w:t xml:space="preserve">m on </w:t>
      </w:r>
      <w:commentRangeStart w:id="515"/>
      <w:r w:rsidR="00A64689" w:rsidRPr="00385108">
        <w:rPr>
          <w:rFonts w:ascii="Calibri" w:hAnsi="Calibri" w:cs="Calibri"/>
          <w:sz w:val="22"/>
          <w:szCs w:val="22"/>
        </w:rPr>
        <w:t>T+1</w:t>
      </w:r>
      <w:ins w:id="516" w:author="Sandip Sharma" w:date="2021-09-08T11:13:00Z">
        <w:r w:rsidR="00245EAE">
          <w:rPr>
            <w:rFonts w:ascii="Calibri" w:hAnsi="Calibri" w:cs="Calibri"/>
            <w:sz w:val="22"/>
            <w:szCs w:val="22"/>
          </w:rPr>
          <w:t xml:space="preserve"> </w:t>
        </w:r>
      </w:ins>
      <w:commentRangeEnd w:id="515"/>
      <w:r w:rsidR="0074669F">
        <w:rPr>
          <w:rStyle w:val="CommentReference"/>
          <w:rFonts w:asciiTheme="minorHAnsi" w:eastAsiaTheme="minorHAnsi" w:hAnsiTheme="minorHAnsi" w:cstheme="minorBidi"/>
          <w:kern w:val="0"/>
          <w:lang w:eastAsia="en-US"/>
        </w:rPr>
        <w:commentReference w:id="515"/>
      </w:r>
      <w:ins w:id="517" w:author="Sandip Sharma" w:date="2021-09-08T11:13:00Z">
        <w:r w:rsidR="00245EAE">
          <w:rPr>
            <w:rFonts w:ascii="Calibri" w:hAnsi="Calibri" w:cs="Calibri"/>
            <w:sz w:val="22"/>
            <w:szCs w:val="22"/>
          </w:rPr>
          <w:t>based on exchange settlement cycle</w:t>
        </w:r>
      </w:ins>
      <w:r w:rsidR="00A64689" w:rsidRPr="00385108">
        <w:rPr>
          <w:rFonts w:ascii="Calibri" w:hAnsi="Calibri" w:cs="Calibri"/>
          <w:sz w:val="22"/>
          <w:szCs w:val="22"/>
        </w:rPr>
        <w:t>.</w:t>
      </w:r>
    </w:p>
    <w:p w14:paraId="3AD27401" w14:textId="67D38A0F" w:rsidR="00A64689" w:rsidRDefault="00B12E62" w:rsidP="009F7F8A">
      <w:pPr>
        <w:pStyle w:val="BodyText"/>
        <w:numPr>
          <w:ilvl w:val="0"/>
          <w:numId w:val="6"/>
        </w:numPr>
        <w:rPr>
          <w:ins w:id="518" w:author="BENIWAL VIRENDER" w:date="2021-08-31T10:33:00Z"/>
          <w:rFonts w:ascii="Calibri" w:hAnsi="Calibri" w:cs="Calibri"/>
          <w:sz w:val="22"/>
          <w:szCs w:val="22"/>
        </w:rPr>
      </w:pPr>
      <w:ins w:id="519" w:author="Sandip Sharma" w:date="2021-09-08T12:17:00Z">
        <w:r>
          <w:rPr>
            <w:rFonts w:ascii="Calibri" w:hAnsi="Calibri" w:cs="Calibri"/>
            <w:sz w:val="22"/>
            <w:szCs w:val="22"/>
          </w:rPr>
          <w:t xml:space="preserve">As of now there is no settlement confirmation file or message available from the custodian (APEX) and hence </w:t>
        </w:r>
      </w:ins>
      <w:del w:id="520" w:author="Sandip Sharma" w:date="2021-09-08T12:18:00Z">
        <w:r w:rsidR="00A64689" w:rsidRPr="00385108" w:rsidDel="00B12E62">
          <w:rPr>
            <w:rFonts w:ascii="Calibri" w:hAnsi="Calibri" w:cs="Calibri"/>
            <w:sz w:val="22"/>
            <w:szCs w:val="22"/>
          </w:rPr>
          <w:delText>S</w:delText>
        </w:r>
      </w:del>
      <w:ins w:id="521" w:author="Sandip Sharma" w:date="2021-09-08T12:18:00Z">
        <w:r>
          <w:rPr>
            <w:rFonts w:ascii="Calibri" w:hAnsi="Calibri" w:cs="Calibri"/>
            <w:sz w:val="22"/>
            <w:szCs w:val="22"/>
          </w:rPr>
          <w:t>s</w:t>
        </w:r>
      </w:ins>
      <w:r w:rsidR="00A64689" w:rsidRPr="00385108">
        <w:rPr>
          <w:rFonts w:ascii="Calibri" w:hAnsi="Calibri" w:cs="Calibri"/>
          <w:sz w:val="22"/>
          <w:szCs w:val="22"/>
        </w:rPr>
        <w:t xml:space="preserve">treet Side </w:t>
      </w:r>
      <w:r w:rsidR="00F37350" w:rsidRPr="00385108">
        <w:rPr>
          <w:rFonts w:ascii="Calibri" w:hAnsi="Calibri" w:cs="Calibri"/>
          <w:sz w:val="22"/>
          <w:szCs w:val="22"/>
        </w:rPr>
        <w:t xml:space="preserve">Settlement will be done </w:t>
      </w:r>
      <w:commentRangeStart w:id="522"/>
      <w:del w:id="523" w:author="BENIWAL VIRENDER" w:date="2021-08-24T15:03:00Z">
        <w:r w:rsidR="00F37350" w:rsidRPr="00385108" w:rsidDel="00AD4D85">
          <w:rPr>
            <w:rFonts w:ascii="Calibri" w:hAnsi="Calibri" w:cs="Calibri"/>
            <w:sz w:val="22"/>
            <w:szCs w:val="22"/>
          </w:rPr>
          <w:delText xml:space="preserve">manually </w:delText>
        </w:r>
        <w:commentRangeEnd w:id="522"/>
        <w:r w:rsidR="004C6BB5" w:rsidDel="00AD4D85">
          <w:rPr>
            <w:rStyle w:val="CommentReference"/>
            <w:rFonts w:asciiTheme="minorHAnsi" w:eastAsiaTheme="minorHAnsi" w:hAnsiTheme="minorHAnsi" w:cstheme="minorBidi"/>
            <w:kern w:val="0"/>
            <w:lang w:eastAsia="en-US"/>
          </w:rPr>
          <w:commentReference w:id="522"/>
        </w:r>
      </w:del>
      <w:r w:rsidR="00F37350" w:rsidRPr="00385108">
        <w:rPr>
          <w:rFonts w:ascii="Calibri" w:hAnsi="Calibri" w:cs="Calibri"/>
          <w:sz w:val="22"/>
          <w:szCs w:val="22"/>
        </w:rPr>
        <w:t>post position and cash reconciliation</w:t>
      </w:r>
    </w:p>
    <w:p w14:paraId="4C3DB613" w14:textId="477D54A5" w:rsidR="00F41A5C" w:rsidRPr="00385108" w:rsidRDefault="00F41A5C" w:rsidP="009F7F8A">
      <w:pPr>
        <w:pStyle w:val="BodyText"/>
        <w:numPr>
          <w:ilvl w:val="0"/>
          <w:numId w:val="6"/>
        </w:numPr>
        <w:rPr>
          <w:rFonts w:ascii="Calibri" w:hAnsi="Calibri" w:cs="Calibri"/>
          <w:sz w:val="22"/>
          <w:szCs w:val="22"/>
        </w:rPr>
      </w:pPr>
      <w:ins w:id="524" w:author="BENIWAL VIRENDER" w:date="2021-08-31T10:33:00Z">
        <w:r>
          <w:rPr>
            <w:rFonts w:ascii="Calibri" w:hAnsi="Calibri" w:cs="Calibri"/>
            <w:sz w:val="22"/>
            <w:szCs w:val="22"/>
          </w:rPr>
          <w:t xml:space="preserve">Bancs </w:t>
        </w:r>
      </w:ins>
      <w:ins w:id="525" w:author="BENIWAL VIRENDER" w:date="2021-08-31T10:34:00Z">
        <w:r w:rsidR="00237263">
          <w:rPr>
            <w:rFonts w:ascii="Calibri" w:hAnsi="Calibri" w:cs="Calibri"/>
            <w:sz w:val="22"/>
            <w:szCs w:val="22"/>
          </w:rPr>
          <w:t xml:space="preserve">processes customer and street (market) side movements as different business </w:t>
        </w:r>
      </w:ins>
      <w:ins w:id="526" w:author="Sandip Sharma" w:date="2021-09-08T10:53:00Z">
        <w:r w:rsidR="00A62FD1">
          <w:rPr>
            <w:rFonts w:ascii="Calibri" w:hAnsi="Calibri" w:cs="Calibri"/>
            <w:sz w:val="22"/>
            <w:szCs w:val="22"/>
          </w:rPr>
          <w:t>processes</w:t>
        </w:r>
      </w:ins>
      <w:ins w:id="527" w:author="BENIWAL VIRENDER" w:date="2021-08-31T10:34:00Z">
        <w:r w:rsidR="00237263">
          <w:rPr>
            <w:rFonts w:ascii="Calibri" w:hAnsi="Calibri" w:cs="Calibri"/>
            <w:sz w:val="22"/>
            <w:szCs w:val="22"/>
          </w:rPr>
          <w:t xml:space="preserve">. For foreign market, to settle the street side </w:t>
        </w:r>
      </w:ins>
      <w:ins w:id="528" w:author="Sandip Sharma" w:date="2021-09-08T10:53:00Z">
        <w:r w:rsidR="00A62FD1">
          <w:rPr>
            <w:rFonts w:ascii="Calibri" w:hAnsi="Calibri" w:cs="Calibri"/>
            <w:sz w:val="22"/>
            <w:szCs w:val="22"/>
          </w:rPr>
          <w:t>transaction</w:t>
        </w:r>
      </w:ins>
      <w:ins w:id="529" w:author="BENIWAL VIRENDER" w:date="2021-08-31T10:34:00Z">
        <w:r w:rsidR="00237263">
          <w:rPr>
            <w:rFonts w:ascii="Calibri" w:hAnsi="Calibri" w:cs="Calibri"/>
            <w:sz w:val="22"/>
            <w:szCs w:val="22"/>
          </w:rPr>
          <w:t xml:space="preserve">, a </w:t>
        </w:r>
      </w:ins>
      <w:ins w:id="530" w:author="BENIWAL VIRENDER" w:date="2021-08-31T10:35:00Z">
        <w:r w:rsidR="003E3587">
          <w:rPr>
            <w:rFonts w:ascii="Calibri" w:hAnsi="Calibri" w:cs="Calibri"/>
            <w:sz w:val="22"/>
            <w:szCs w:val="22"/>
          </w:rPr>
          <w:t xml:space="preserve">new batch process will be written, that will do the street side cash movements. </w:t>
        </w:r>
        <w:r w:rsidR="00A10FFF">
          <w:rPr>
            <w:rFonts w:ascii="Calibri" w:hAnsi="Calibri" w:cs="Calibri"/>
            <w:sz w:val="22"/>
            <w:szCs w:val="22"/>
          </w:rPr>
          <w:t>While do</w:t>
        </w:r>
      </w:ins>
      <w:ins w:id="531" w:author="BENIWAL VIRENDER" w:date="2021-08-31T10:36:00Z">
        <w:r w:rsidR="00A10FFF">
          <w:rPr>
            <w:rFonts w:ascii="Calibri" w:hAnsi="Calibri" w:cs="Calibri"/>
            <w:sz w:val="22"/>
            <w:szCs w:val="22"/>
          </w:rPr>
          <w:t xml:space="preserve">ing the movements the batch will mark the OD (Open Delivery to Settled Status) which were matched and </w:t>
        </w:r>
        <w:proofErr w:type="spellStart"/>
        <w:r w:rsidR="00A10FFF">
          <w:rPr>
            <w:rFonts w:ascii="Calibri" w:hAnsi="Calibri" w:cs="Calibri"/>
            <w:sz w:val="22"/>
            <w:szCs w:val="22"/>
          </w:rPr>
          <w:t>recon’d</w:t>
        </w:r>
        <w:proofErr w:type="spellEnd"/>
        <w:r w:rsidR="00A10FFF">
          <w:rPr>
            <w:rFonts w:ascii="Calibri" w:hAnsi="Calibri" w:cs="Calibri"/>
            <w:sz w:val="22"/>
            <w:szCs w:val="22"/>
          </w:rPr>
          <w:t xml:space="preserve"> earlier by the </w:t>
        </w:r>
        <w:r w:rsidR="00F03911">
          <w:rPr>
            <w:rFonts w:ascii="Calibri" w:hAnsi="Calibri" w:cs="Calibri"/>
            <w:sz w:val="22"/>
            <w:szCs w:val="22"/>
          </w:rPr>
          <w:t xml:space="preserve">Broker’s order summary file uploaded in the </w:t>
        </w:r>
        <w:proofErr w:type="spellStart"/>
        <w:r w:rsidR="00F03911">
          <w:rPr>
            <w:rFonts w:ascii="Calibri" w:hAnsi="Calibri" w:cs="Calibri"/>
            <w:sz w:val="22"/>
            <w:szCs w:val="22"/>
          </w:rPr>
          <w:t>bancs</w:t>
        </w:r>
        <w:proofErr w:type="spellEnd"/>
        <w:r w:rsidR="00F03911">
          <w:rPr>
            <w:rFonts w:ascii="Calibri" w:hAnsi="Calibri" w:cs="Calibri"/>
            <w:sz w:val="22"/>
            <w:szCs w:val="22"/>
          </w:rPr>
          <w:t xml:space="preserve"> for </w:t>
        </w:r>
      </w:ins>
      <w:ins w:id="532" w:author="BENIWAL VIRENDER" w:date="2021-08-31T10:37:00Z">
        <w:r w:rsidR="00F03911">
          <w:rPr>
            <w:rFonts w:ascii="Calibri" w:hAnsi="Calibri" w:cs="Calibri"/>
            <w:sz w:val="22"/>
            <w:szCs w:val="22"/>
          </w:rPr>
          <w:t xml:space="preserve">foreign trades cancellation/re-capture at </w:t>
        </w:r>
      </w:ins>
      <w:ins w:id="533" w:author="BENIWAL VIRENDER" w:date="2021-08-31T10:42:00Z">
        <w:r w:rsidR="001E074D">
          <w:rPr>
            <w:rFonts w:ascii="Calibri" w:hAnsi="Calibri" w:cs="Calibri"/>
            <w:sz w:val="22"/>
            <w:szCs w:val="22"/>
          </w:rPr>
          <w:t>EOD</w:t>
        </w:r>
      </w:ins>
      <w:ins w:id="534" w:author="BENIWAL VIRENDER" w:date="2021-08-31T10:37:00Z">
        <w:r w:rsidR="00861379">
          <w:rPr>
            <w:rFonts w:ascii="Calibri" w:hAnsi="Calibri" w:cs="Calibri"/>
            <w:sz w:val="22"/>
            <w:szCs w:val="22"/>
          </w:rPr>
          <w:t xml:space="preserve"> for a single execution.</w:t>
        </w:r>
      </w:ins>
    </w:p>
    <w:p w14:paraId="65D24D1B" w14:textId="55A51328" w:rsidR="003056CD" w:rsidRDefault="00245EAE" w:rsidP="009F7F8A">
      <w:pPr>
        <w:pStyle w:val="BodyText"/>
        <w:numPr>
          <w:ilvl w:val="0"/>
          <w:numId w:val="6"/>
        </w:numPr>
        <w:rPr>
          <w:rFonts w:ascii="Calibri" w:hAnsi="Calibri" w:cs="Calibri"/>
          <w:sz w:val="22"/>
          <w:szCs w:val="22"/>
        </w:rPr>
      </w:pPr>
      <w:ins w:id="535" w:author="Sandip Sharma" w:date="2021-09-08T11:15:00Z">
        <w:r>
          <w:rPr>
            <w:rFonts w:ascii="Calibri" w:hAnsi="Calibri" w:cs="Calibri"/>
            <w:sz w:val="22"/>
            <w:szCs w:val="22"/>
          </w:rPr>
          <w:t xml:space="preserve">Deals </w:t>
        </w:r>
      </w:ins>
      <w:ins w:id="536" w:author="Sandip Sharma" w:date="2021-09-08T11:13:00Z">
        <w:r>
          <w:rPr>
            <w:rFonts w:ascii="Calibri" w:hAnsi="Calibri" w:cs="Calibri"/>
            <w:sz w:val="22"/>
            <w:szCs w:val="22"/>
          </w:rPr>
          <w:t xml:space="preserve">captured </w:t>
        </w:r>
      </w:ins>
      <w:ins w:id="537" w:author="Sandip Sharma" w:date="2021-09-08T11:15:00Z">
        <w:r>
          <w:rPr>
            <w:rFonts w:ascii="Calibri" w:hAnsi="Calibri" w:cs="Calibri"/>
            <w:sz w:val="22"/>
            <w:szCs w:val="22"/>
          </w:rPr>
          <w:t xml:space="preserve">manually </w:t>
        </w:r>
      </w:ins>
      <w:ins w:id="538" w:author="Sandip Sharma" w:date="2021-09-08T11:13:00Z">
        <w:r>
          <w:rPr>
            <w:rFonts w:ascii="Calibri" w:hAnsi="Calibri" w:cs="Calibri"/>
            <w:sz w:val="22"/>
            <w:szCs w:val="22"/>
          </w:rPr>
          <w:t>based on recon r</w:t>
        </w:r>
      </w:ins>
      <w:ins w:id="539" w:author="Sandip Sharma" w:date="2021-09-08T11:14:00Z">
        <w:r>
          <w:rPr>
            <w:rFonts w:ascii="Calibri" w:hAnsi="Calibri" w:cs="Calibri"/>
            <w:sz w:val="22"/>
            <w:szCs w:val="22"/>
          </w:rPr>
          <w:t>e</w:t>
        </w:r>
      </w:ins>
      <w:ins w:id="540" w:author="Sandip Sharma" w:date="2021-09-08T11:13:00Z">
        <w:r>
          <w:rPr>
            <w:rFonts w:ascii="Calibri" w:hAnsi="Calibri" w:cs="Calibri"/>
            <w:sz w:val="22"/>
            <w:szCs w:val="22"/>
          </w:rPr>
          <w:t xml:space="preserve">port </w:t>
        </w:r>
      </w:ins>
      <w:ins w:id="541" w:author="Sandip Sharma" w:date="2021-09-08T11:14:00Z">
        <w:r>
          <w:rPr>
            <w:rFonts w:ascii="Calibri" w:hAnsi="Calibri" w:cs="Calibri"/>
            <w:sz w:val="22"/>
            <w:szCs w:val="22"/>
          </w:rPr>
          <w:t xml:space="preserve">will need be </w:t>
        </w:r>
      </w:ins>
      <w:ins w:id="542" w:author="Sandip Sharma" w:date="2021-09-08T11:15:00Z">
        <w:r>
          <w:rPr>
            <w:rFonts w:ascii="Calibri" w:hAnsi="Calibri" w:cs="Calibri"/>
            <w:sz w:val="22"/>
            <w:szCs w:val="22"/>
          </w:rPr>
          <w:t xml:space="preserve">updated </w:t>
        </w:r>
      </w:ins>
      <w:ins w:id="543" w:author="Sandip Sharma" w:date="2021-09-08T11:16:00Z">
        <w:r>
          <w:rPr>
            <w:rFonts w:ascii="Calibri" w:hAnsi="Calibri" w:cs="Calibri"/>
            <w:sz w:val="22"/>
            <w:szCs w:val="22"/>
          </w:rPr>
          <w:t>for reconciliation status also so that th</w:t>
        </w:r>
      </w:ins>
      <w:ins w:id="544" w:author="Sandip Sharma" w:date="2021-09-08T12:18:00Z">
        <w:r w:rsidR="00B12E62">
          <w:rPr>
            <w:rFonts w:ascii="Calibri" w:hAnsi="Calibri" w:cs="Calibri"/>
            <w:sz w:val="22"/>
            <w:szCs w:val="22"/>
          </w:rPr>
          <w:t>e</w:t>
        </w:r>
      </w:ins>
      <w:ins w:id="545" w:author="Sandip Sharma" w:date="2021-09-08T11:16:00Z">
        <w:r>
          <w:rPr>
            <w:rFonts w:ascii="Calibri" w:hAnsi="Calibri" w:cs="Calibri"/>
            <w:sz w:val="22"/>
            <w:szCs w:val="22"/>
          </w:rPr>
          <w:t>se deals are also settled in the batch process</w:t>
        </w:r>
      </w:ins>
      <w:del w:id="546" w:author="Sandip Sharma" w:date="2021-09-08T11:16:00Z">
        <w:r w:rsidR="003056CD" w:rsidRPr="00385108" w:rsidDel="00245EAE">
          <w:rPr>
            <w:rFonts w:ascii="Calibri" w:hAnsi="Calibri" w:cs="Calibri"/>
            <w:sz w:val="22"/>
            <w:szCs w:val="22"/>
          </w:rPr>
          <w:delText>ST Deals will be updated manually for updating reconciliation status as Pending/failed.</w:delText>
        </w:r>
      </w:del>
    </w:p>
    <w:p w14:paraId="590ABFCB" w14:textId="0226421A" w:rsidR="00EB6AED" w:rsidDel="00B12E62" w:rsidRDefault="00B12E62" w:rsidP="009F7F8A">
      <w:pPr>
        <w:pStyle w:val="BodyText"/>
        <w:numPr>
          <w:ilvl w:val="0"/>
          <w:numId w:val="6"/>
        </w:numPr>
        <w:rPr>
          <w:del w:id="547" w:author="Sandip Sharma" w:date="2021-09-08T12:18:00Z"/>
          <w:rFonts w:ascii="Calibri" w:hAnsi="Calibri" w:cs="Calibri"/>
          <w:sz w:val="22"/>
          <w:szCs w:val="22"/>
        </w:rPr>
      </w:pPr>
      <w:ins w:id="548" w:author="Sandip Sharma" w:date="2021-09-08T12:18:00Z">
        <w:r>
          <w:rPr>
            <w:rFonts w:ascii="Calibri" w:hAnsi="Calibri" w:cs="Calibri"/>
            <w:sz w:val="22"/>
            <w:szCs w:val="22"/>
          </w:rPr>
          <w:t>Net Settlement</w:t>
        </w:r>
      </w:ins>
      <w:del w:id="549" w:author="Sandip Sharma" w:date="2021-09-08T12:18:00Z">
        <w:r w:rsidR="00EB6AED" w:rsidDel="00B12E62">
          <w:rPr>
            <w:rFonts w:ascii="Calibri" w:hAnsi="Calibri" w:cs="Calibri"/>
            <w:sz w:val="22"/>
            <w:szCs w:val="22"/>
          </w:rPr>
          <w:delText xml:space="preserve">BO Batch will Settle the OD’s for foreign </w:delText>
        </w:r>
        <w:commentRangeStart w:id="550"/>
        <w:r w:rsidR="00EB6AED" w:rsidDel="00B12E62">
          <w:rPr>
            <w:rFonts w:ascii="Calibri" w:hAnsi="Calibri" w:cs="Calibri"/>
            <w:sz w:val="22"/>
            <w:szCs w:val="22"/>
          </w:rPr>
          <w:delText>trade</w:delText>
        </w:r>
        <w:commentRangeEnd w:id="550"/>
        <w:r w:rsidR="00AD4D85" w:rsidDel="00B12E62">
          <w:rPr>
            <w:rStyle w:val="CommentReference"/>
            <w:rFonts w:asciiTheme="minorHAnsi" w:eastAsiaTheme="minorHAnsi" w:hAnsiTheme="minorHAnsi" w:cstheme="minorBidi"/>
            <w:kern w:val="0"/>
            <w:lang w:eastAsia="en-US"/>
          </w:rPr>
          <w:commentReference w:id="550"/>
        </w:r>
        <w:r w:rsidR="00EB6AED" w:rsidDel="00B12E62">
          <w:rPr>
            <w:rFonts w:ascii="Calibri" w:hAnsi="Calibri" w:cs="Calibri"/>
            <w:sz w:val="22"/>
            <w:szCs w:val="22"/>
          </w:rPr>
          <w:delText>.</w:delText>
        </w:r>
      </w:del>
    </w:p>
    <w:p w14:paraId="54FC77B9" w14:textId="77777777" w:rsidR="00B12E62" w:rsidRDefault="00B12E62" w:rsidP="009F7F8A">
      <w:pPr>
        <w:pStyle w:val="BodyText"/>
        <w:numPr>
          <w:ilvl w:val="0"/>
          <w:numId w:val="6"/>
        </w:numPr>
        <w:rPr>
          <w:ins w:id="551" w:author="Sandip Sharma" w:date="2021-09-08T12:18:00Z"/>
          <w:rFonts w:ascii="Calibri" w:hAnsi="Calibri" w:cs="Calibri"/>
          <w:sz w:val="22"/>
          <w:szCs w:val="22"/>
        </w:rPr>
      </w:pPr>
    </w:p>
    <w:p w14:paraId="144EB09E" w14:textId="7451AF40" w:rsidR="00B12E62" w:rsidRDefault="00B12E62">
      <w:pPr>
        <w:pStyle w:val="BodyText"/>
        <w:numPr>
          <w:ilvl w:val="1"/>
          <w:numId w:val="6"/>
        </w:numPr>
        <w:rPr>
          <w:ins w:id="552" w:author="Sandip Sharma" w:date="2021-09-08T12:19:00Z"/>
          <w:rFonts w:ascii="Calibri" w:hAnsi="Calibri" w:cs="Calibri"/>
          <w:sz w:val="22"/>
          <w:szCs w:val="22"/>
        </w:rPr>
        <w:pPrChange w:id="553" w:author="Sandip Sharma" w:date="2021-09-08T12:19:00Z">
          <w:pPr>
            <w:pStyle w:val="BodyText"/>
            <w:numPr>
              <w:numId w:val="6"/>
            </w:numPr>
            <w:ind w:left="1530" w:hanging="360"/>
          </w:pPr>
        </w:pPrChange>
      </w:pPr>
      <w:ins w:id="554" w:author="Sandip Sharma" w:date="2021-09-08T12:19:00Z">
        <w:r>
          <w:rPr>
            <w:rFonts w:ascii="Calibri" w:hAnsi="Calibri" w:cs="Calibri"/>
            <w:sz w:val="22"/>
            <w:szCs w:val="22"/>
          </w:rPr>
          <w:t xml:space="preserve">Currently </w:t>
        </w:r>
      </w:ins>
      <w:ins w:id="555" w:author="Sandip Sharma" w:date="2021-09-08T12:21:00Z">
        <w:r w:rsidR="00AE685B">
          <w:rPr>
            <w:rFonts w:ascii="Calibri" w:hAnsi="Calibri" w:cs="Calibri"/>
            <w:sz w:val="22"/>
            <w:szCs w:val="22"/>
          </w:rPr>
          <w:t xml:space="preserve">APEX provides file 869 &amp; 870 for confirming final net settlement amount. We are not able to process the files as these files have </w:t>
        </w:r>
        <w:proofErr w:type="spellStart"/>
        <w:r w:rsidR="00AE685B">
          <w:rPr>
            <w:rFonts w:ascii="Calibri" w:hAnsi="Calibri" w:cs="Calibri"/>
            <w:sz w:val="22"/>
            <w:szCs w:val="22"/>
          </w:rPr>
          <w:t>broadridge</w:t>
        </w:r>
        <w:proofErr w:type="spellEnd"/>
        <w:r w:rsidR="00AE685B">
          <w:rPr>
            <w:rFonts w:ascii="Calibri" w:hAnsi="Calibri" w:cs="Calibri"/>
            <w:sz w:val="22"/>
            <w:szCs w:val="22"/>
          </w:rPr>
          <w:t xml:space="preserve"> codes and APEX is not able to provide us the logic to translate the codes to BaNCS activity</w:t>
        </w:r>
      </w:ins>
    </w:p>
    <w:p w14:paraId="47F2C1EF" w14:textId="7DDBF774" w:rsidR="001E43EF" w:rsidRDefault="00CE5E71">
      <w:pPr>
        <w:pStyle w:val="BodyText"/>
        <w:numPr>
          <w:ilvl w:val="1"/>
          <w:numId w:val="6"/>
        </w:numPr>
        <w:rPr>
          <w:rFonts w:ascii="Calibri" w:hAnsi="Calibri" w:cs="Calibri"/>
          <w:sz w:val="22"/>
          <w:szCs w:val="22"/>
        </w:rPr>
        <w:pPrChange w:id="556" w:author="Sandip Sharma" w:date="2021-09-08T12:22:00Z">
          <w:pPr>
            <w:pStyle w:val="BodyText"/>
            <w:numPr>
              <w:numId w:val="6"/>
            </w:numPr>
            <w:ind w:left="1530" w:hanging="360"/>
          </w:pPr>
        </w:pPrChange>
      </w:pPr>
      <w:commentRangeStart w:id="557"/>
      <w:r>
        <w:rPr>
          <w:rFonts w:ascii="Calibri" w:hAnsi="Calibri" w:cs="Calibri"/>
          <w:sz w:val="22"/>
          <w:szCs w:val="22"/>
        </w:rPr>
        <w:t>Apex File 872</w:t>
      </w:r>
      <w:r w:rsidR="0078324C">
        <w:rPr>
          <w:rFonts w:ascii="Calibri" w:hAnsi="Calibri" w:cs="Calibri"/>
          <w:sz w:val="22"/>
          <w:szCs w:val="22"/>
        </w:rPr>
        <w:t xml:space="preserve"> Trade Activity</w:t>
      </w:r>
      <w:r w:rsidR="00A54ECD">
        <w:rPr>
          <w:rFonts w:ascii="Calibri" w:hAnsi="Calibri" w:cs="Calibri"/>
          <w:sz w:val="22"/>
          <w:szCs w:val="22"/>
        </w:rPr>
        <w:t xml:space="preserve"> </w:t>
      </w:r>
      <w:ins w:id="558" w:author="Hilla Rafalovitz" w:date="2021-08-20T00:00:00Z">
        <w:r w:rsidR="0049242D">
          <w:rPr>
            <w:rFonts w:ascii="Calibri" w:hAnsi="Calibri" w:cs="Calibri"/>
            <w:sz w:val="22"/>
            <w:szCs w:val="22"/>
          </w:rPr>
          <w:t xml:space="preserve">and </w:t>
        </w:r>
        <w:r w:rsidR="007847D5">
          <w:rPr>
            <w:rFonts w:ascii="Calibri" w:hAnsi="Calibri" w:cs="Calibri"/>
            <w:sz w:val="22"/>
            <w:szCs w:val="22"/>
          </w:rPr>
          <w:t>“</w:t>
        </w:r>
      </w:ins>
      <w:ins w:id="559" w:author="Hilla Rafalovitz" w:date="2021-08-20T00:01:00Z">
        <w:r w:rsidR="0074011B" w:rsidRPr="0074011B">
          <w:rPr>
            <w:rFonts w:ascii="Calibri" w:hAnsi="Calibri" w:cs="Calibri"/>
            <w:sz w:val="22"/>
            <w:szCs w:val="22"/>
          </w:rPr>
          <w:t>money-activity-export</w:t>
        </w:r>
      </w:ins>
      <w:ins w:id="560" w:author="Hilla Rafalovitz" w:date="2021-10-07T12:55:00Z">
        <w:r w:rsidR="00232FD5">
          <w:rPr>
            <w:rFonts w:ascii="Calibri" w:hAnsi="Calibri" w:cs="Calibri"/>
            <w:sz w:val="22"/>
            <w:szCs w:val="22"/>
          </w:rPr>
          <w:t>”</w:t>
        </w:r>
      </w:ins>
      <w:ins w:id="561" w:author="Sandip Sharma" w:date="2021-09-08T11:17:00Z">
        <w:r w:rsidR="00245EAE">
          <w:rPr>
            <w:rFonts w:ascii="Calibri" w:hAnsi="Calibri" w:cs="Calibri"/>
            <w:sz w:val="22"/>
            <w:szCs w:val="22"/>
          </w:rPr>
          <w:t xml:space="preserve"> </w:t>
        </w:r>
        <w:del w:id="562" w:author="Hilla Rafalovitz" w:date="2021-10-07T12:55:00Z">
          <w:r w:rsidR="00245EAE" w:rsidDel="00232FD5">
            <w:rPr>
              <w:rFonts w:ascii="Calibri" w:hAnsi="Calibri" w:cs="Calibri"/>
              <w:sz w:val="22"/>
              <w:szCs w:val="22"/>
            </w:rPr>
            <w:delText>(</w:delText>
          </w:r>
        </w:del>
      </w:ins>
      <w:ins w:id="563" w:author="Hilla Rafalovitz" w:date="2021-10-07T12:55:00Z">
        <w:r w:rsidR="00232FD5">
          <w:rPr>
            <w:rFonts w:ascii="Calibri" w:hAnsi="Calibri" w:cs="Calibri"/>
            <w:sz w:val="22"/>
            <w:szCs w:val="22"/>
          </w:rPr>
          <w:t>,</w:t>
        </w:r>
      </w:ins>
      <w:ins w:id="564" w:author="Sandip Sharma" w:date="2021-09-08T11:17:00Z">
        <w:r w:rsidR="00245EAE">
          <w:rPr>
            <w:rFonts w:ascii="Calibri" w:hAnsi="Calibri" w:cs="Calibri"/>
            <w:sz w:val="22"/>
            <w:szCs w:val="22"/>
          </w:rPr>
          <w:t>869</w:t>
        </w:r>
      </w:ins>
      <w:ins w:id="565" w:author="Hilla Rafalovitz" w:date="2021-10-07T12:56:00Z">
        <w:r w:rsidR="00D74F8C">
          <w:rPr>
            <w:rFonts w:ascii="Calibri" w:hAnsi="Calibri" w:cs="Calibri"/>
            <w:sz w:val="22"/>
            <w:szCs w:val="22"/>
          </w:rPr>
          <w:t xml:space="preserve"> and </w:t>
        </w:r>
      </w:ins>
      <w:ins w:id="566" w:author="Sandip Sharma" w:date="2021-09-08T11:17:00Z">
        <w:del w:id="567" w:author="Hilla Rafalovitz" w:date="2021-10-07T12:56:00Z">
          <w:r w:rsidR="00245EAE" w:rsidDel="00D74F8C">
            <w:rPr>
              <w:rFonts w:ascii="Calibri" w:hAnsi="Calibri" w:cs="Calibri"/>
              <w:sz w:val="22"/>
              <w:szCs w:val="22"/>
            </w:rPr>
            <w:delText>,</w:delText>
          </w:r>
        </w:del>
        <w:r w:rsidR="00245EAE">
          <w:rPr>
            <w:rFonts w:ascii="Calibri" w:hAnsi="Calibri" w:cs="Calibri"/>
            <w:sz w:val="22"/>
            <w:szCs w:val="22"/>
          </w:rPr>
          <w:t>870</w:t>
        </w:r>
        <w:del w:id="568" w:author="Hilla Rafalovitz" w:date="2021-10-07T12:55:00Z">
          <w:r w:rsidR="00245EAE" w:rsidDel="00232FD5">
            <w:rPr>
              <w:rFonts w:ascii="Calibri" w:hAnsi="Calibri" w:cs="Calibri"/>
              <w:sz w:val="22"/>
              <w:szCs w:val="22"/>
            </w:rPr>
            <w:delText>)</w:delText>
          </w:r>
        </w:del>
      </w:ins>
      <w:ins w:id="569" w:author="Hilla Rafalovitz" w:date="2021-08-20T00:01:00Z">
        <w:r w:rsidR="0074011B" w:rsidRPr="0074011B">
          <w:rPr>
            <w:rFonts w:ascii="Calibri" w:hAnsi="Calibri" w:cs="Calibri"/>
            <w:sz w:val="22"/>
            <w:szCs w:val="22"/>
          </w:rPr>
          <w:t xml:space="preserve"> </w:t>
        </w:r>
      </w:ins>
      <w:ins w:id="570" w:author="Hilla Rafalovitz" w:date="2021-08-20T00:06:00Z">
        <w:r w:rsidR="00621238">
          <w:rPr>
            <w:rFonts w:ascii="Calibri" w:hAnsi="Calibri" w:cs="Calibri"/>
            <w:sz w:val="22"/>
            <w:szCs w:val="22"/>
          </w:rPr>
          <w:t>,</w:t>
        </w:r>
      </w:ins>
      <w:r w:rsidR="00A54ECD">
        <w:rPr>
          <w:rFonts w:ascii="Calibri" w:hAnsi="Calibri" w:cs="Calibri"/>
          <w:sz w:val="22"/>
          <w:szCs w:val="22"/>
        </w:rPr>
        <w:t xml:space="preserve">will not be uploaded in </w:t>
      </w:r>
      <w:proofErr w:type="spellStart"/>
      <w:r w:rsidR="00A54ECD">
        <w:rPr>
          <w:rFonts w:ascii="Calibri" w:hAnsi="Calibri" w:cs="Calibri"/>
          <w:sz w:val="22"/>
          <w:szCs w:val="22"/>
        </w:rPr>
        <w:t>bancs</w:t>
      </w:r>
      <w:proofErr w:type="spellEnd"/>
      <w:r w:rsidR="00A54ECD">
        <w:rPr>
          <w:rFonts w:ascii="Calibri" w:hAnsi="Calibri" w:cs="Calibri"/>
          <w:sz w:val="22"/>
          <w:szCs w:val="22"/>
        </w:rPr>
        <w:t xml:space="preserve"> for any processing, Bank will take </w:t>
      </w:r>
      <w:del w:id="571" w:author="Hilla Rafalovitz" w:date="2021-08-20T00:01:00Z">
        <w:r w:rsidR="00A54ECD" w:rsidDel="0074011B">
          <w:rPr>
            <w:rFonts w:ascii="Calibri" w:hAnsi="Calibri" w:cs="Calibri"/>
            <w:sz w:val="22"/>
            <w:szCs w:val="22"/>
          </w:rPr>
          <w:delText>this</w:delText>
        </w:r>
      </w:del>
      <w:ins w:id="572" w:author="Hilla Rafalovitz" w:date="2021-08-20T00:01:00Z">
        <w:r w:rsidR="0074011B">
          <w:rPr>
            <w:rFonts w:ascii="Calibri" w:hAnsi="Calibri" w:cs="Calibri"/>
            <w:sz w:val="22"/>
            <w:szCs w:val="22"/>
          </w:rPr>
          <w:t>these</w:t>
        </w:r>
      </w:ins>
      <w:r w:rsidR="00A54ECD">
        <w:rPr>
          <w:rFonts w:ascii="Calibri" w:hAnsi="Calibri" w:cs="Calibri"/>
          <w:sz w:val="22"/>
          <w:szCs w:val="22"/>
        </w:rPr>
        <w:t xml:space="preserve"> file</w:t>
      </w:r>
      <w:ins w:id="573" w:author="Hilla Rafalovitz" w:date="2021-08-20T00:01:00Z">
        <w:r w:rsidR="0074011B">
          <w:rPr>
            <w:rFonts w:ascii="Calibri" w:hAnsi="Calibri" w:cs="Calibri"/>
            <w:sz w:val="22"/>
            <w:szCs w:val="22"/>
          </w:rPr>
          <w:t>s</w:t>
        </w:r>
      </w:ins>
      <w:r w:rsidR="00A54ECD">
        <w:rPr>
          <w:rFonts w:ascii="Calibri" w:hAnsi="Calibri" w:cs="Calibri"/>
          <w:sz w:val="22"/>
          <w:szCs w:val="22"/>
        </w:rPr>
        <w:t xml:space="preserve"> directly and</w:t>
      </w:r>
      <w:r>
        <w:rPr>
          <w:rFonts w:ascii="Calibri" w:hAnsi="Calibri" w:cs="Calibri"/>
          <w:sz w:val="22"/>
          <w:szCs w:val="22"/>
        </w:rPr>
        <w:t xml:space="preserve">, for Manual Reconciliation, </w:t>
      </w:r>
      <w:proofErr w:type="spellStart"/>
      <w:r>
        <w:rPr>
          <w:rFonts w:ascii="Calibri" w:hAnsi="Calibri" w:cs="Calibri"/>
          <w:sz w:val="22"/>
          <w:szCs w:val="22"/>
        </w:rPr>
        <w:t>Bancs</w:t>
      </w:r>
      <w:proofErr w:type="spellEnd"/>
      <w:r>
        <w:rPr>
          <w:rFonts w:ascii="Calibri" w:hAnsi="Calibri" w:cs="Calibri"/>
          <w:sz w:val="22"/>
          <w:szCs w:val="22"/>
        </w:rPr>
        <w:t xml:space="preserve"> will provide a </w:t>
      </w:r>
      <w:r w:rsidR="005940D5">
        <w:rPr>
          <w:rFonts w:ascii="Calibri" w:hAnsi="Calibri" w:cs="Calibri"/>
          <w:sz w:val="22"/>
          <w:szCs w:val="22"/>
        </w:rPr>
        <w:t xml:space="preserve">csv extract at </w:t>
      </w:r>
      <w:r w:rsidR="000A63A5">
        <w:rPr>
          <w:rFonts w:ascii="Calibri" w:hAnsi="Calibri" w:cs="Calibri"/>
          <w:sz w:val="22"/>
          <w:szCs w:val="22"/>
        </w:rPr>
        <w:t>instrument, Buy/sell</w:t>
      </w:r>
      <w:r w:rsidR="005940D5">
        <w:rPr>
          <w:rFonts w:ascii="Calibri" w:hAnsi="Calibri" w:cs="Calibri"/>
          <w:sz w:val="22"/>
          <w:szCs w:val="22"/>
        </w:rPr>
        <w:t xml:space="preserve"> </w:t>
      </w:r>
      <w:r w:rsidR="000A63A5">
        <w:rPr>
          <w:rFonts w:ascii="Calibri" w:hAnsi="Calibri" w:cs="Calibri"/>
          <w:sz w:val="22"/>
          <w:szCs w:val="22"/>
        </w:rPr>
        <w:lastRenderedPageBreak/>
        <w:t xml:space="preserve">flag </w:t>
      </w:r>
      <w:r w:rsidR="005940D5">
        <w:rPr>
          <w:rFonts w:ascii="Calibri" w:hAnsi="Calibri" w:cs="Calibri"/>
          <w:sz w:val="22"/>
          <w:szCs w:val="22"/>
        </w:rPr>
        <w:t>level</w:t>
      </w:r>
      <w:r w:rsidR="009D3A2B">
        <w:rPr>
          <w:rFonts w:ascii="Calibri" w:hAnsi="Calibri" w:cs="Calibri"/>
          <w:sz w:val="22"/>
          <w:szCs w:val="22"/>
        </w:rPr>
        <w:t xml:space="preserve">, to match the data in </w:t>
      </w:r>
      <w:del w:id="574" w:author="Hilla Rafalovitz" w:date="2021-08-20T00:01:00Z">
        <w:r w:rsidR="009D3A2B" w:rsidDel="0072557A">
          <w:rPr>
            <w:rFonts w:ascii="Calibri" w:hAnsi="Calibri" w:cs="Calibri"/>
            <w:sz w:val="22"/>
            <w:szCs w:val="22"/>
          </w:rPr>
          <w:delText>Apex 872</w:delText>
        </w:r>
      </w:del>
      <w:ins w:id="575" w:author="Hilla Rafalovitz" w:date="2021-08-20T00:01:00Z">
        <w:r w:rsidR="0072557A">
          <w:rPr>
            <w:rFonts w:ascii="Calibri" w:hAnsi="Calibri" w:cs="Calibri"/>
            <w:sz w:val="22"/>
            <w:szCs w:val="22"/>
          </w:rPr>
          <w:t xml:space="preserve">those </w:t>
        </w:r>
      </w:ins>
      <w:del w:id="576" w:author="Hilla Rafalovitz" w:date="2021-08-20T00:01:00Z">
        <w:r w:rsidR="009D3A2B" w:rsidDel="0072557A">
          <w:rPr>
            <w:rFonts w:ascii="Calibri" w:hAnsi="Calibri" w:cs="Calibri"/>
            <w:sz w:val="22"/>
            <w:szCs w:val="22"/>
          </w:rPr>
          <w:delText xml:space="preserve"> </w:delText>
        </w:r>
      </w:del>
      <w:r w:rsidR="009D3A2B">
        <w:rPr>
          <w:rFonts w:ascii="Calibri" w:hAnsi="Calibri" w:cs="Calibri"/>
          <w:sz w:val="22"/>
          <w:szCs w:val="22"/>
        </w:rPr>
        <w:t>file</w:t>
      </w:r>
      <w:ins w:id="577" w:author="Hilla Rafalovitz" w:date="2021-08-20T00:01:00Z">
        <w:r w:rsidR="0072557A">
          <w:rPr>
            <w:rFonts w:ascii="Calibri" w:hAnsi="Calibri" w:cs="Calibri"/>
            <w:sz w:val="22"/>
            <w:szCs w:val="22"/>
          </w:rPr>
          <w:t>s</w:t>
        </w:r>
      </w:ins>
      <w:r w:rsidR="009D3A2B">
        <w:rPr>
          <w:rFonts w:ascii="Calibri" w:hAnsi="Calibri" w:cs="Calibri"/>
          <w:sz w:val="22"/>
          <w:szCs w:val="22"/>
        </w:rPr>
        <w:t>.</w:t>
      </w:r>
      <w:r w:rsidR="0078324C">
        <w:rPr>
          <w:rFonts w:ascii="Calibri" w:hAnsi="Calibri" w:cs="Calibri"/>
          <w:sz w:val="22"/>
          <w:szCs w:val="22"/>
        </w:rPr>
        <w:t xml:space="preserve"> Any difference to be </w:t>
      </w:r>
      <w:r w:rsidR="000A63A5">
        <w:rPr>
          <w:rFonts w:ascii="Calibri" w:hAnsi="Calibri" w:cs="Calibri"/>
          <w:sz w:val="22"/>
          <w:szCs w:val="22"/>
        </w:rPr>
        <w:t>investigated</w:t>
      </w:r>
      <w:r w:rsidR="0078324C">
        <w:rPr>
          <w:rFonts w:ascii="Calibri" w:hAnsi="Calibri" w:cs="Calibri"/>
          <w:sz w:val="22"/>
          <w:szCs w:val="22"/>
        </w:rPr>
        <w:t xml:space="preserve"> by bank.</w:t>
      </w:r>
      <w:commentRangeEnd w:id="557"/>
      <w:r w:rsidR="00F56D75">
        <w:rPr>
          <w:rStyle w:val="CommentReference"/>
          <w:rFonts w:asciiTheme="minorHAnsi" w:eastAsiaTheme="minorHAnsi" w:hAnsiTheme="minorHAnsi" w:cstheme="minorBidi"/>
          <w:kern w:val="0"/>
          <w:lang w:eastAsia="en-US"/>
        </w:rPr>
        <w:commentReference w:id="557"/>
      </w:r>
    </w:p>
    <w:p w14:paraId="09FA0D6B" w14:textId="4903DBE3" w:rsidR="0078324C" w:rsidRDefault="0078324C" w:rsidP="0078324C">
      <w:pPr>
        <w:pStyle w:val="BodyText"/>
        <w:numPr>
          <w:ilvl w:val="1"/>
          <w:numId w:val="6"/>
        </w:numPr>
        <w:rPr>
          <w:rFonts w:ascii="Calibri" w:hAnsi="Calibri" w:cs="Calibri"/>
          <w:sz w:val="22"/>
          <w:szCs w:val="22"/>
        </w:rPr>
      </w:pPr>
      <w:r>
        <w:rPr>
          <w:rFonts w:ascii="Calibri" w:hAnsi="Calibri" w:cs="Calibri"/>
          <w:sz w:val="22"/>
          <w:szCs w:val="22"/>
        </w:rPr>
        <w:t>W.r.t to TAF fee calculation logic</w:t>
      </w:r>
      <w:r w:rsidR="00B415AD">
        <w:rPr>
          <w:rFonts w:ascii="Calibri" w:hAnsi="Calibri" w:cs="Calibri"/>
          <w:sz w:val="22"/>
          <w:szCs w:val="22"/>
        </w:rPr>
        <w:t xml:space="preserve">, </w:t>
      </w:r>
      <w:commentRangeStart w:id="578"/>
      <w:commentRangeStart w:id="579"/>
      <w:r w:rsidR="00B415AD">
        <w:rPr>
          <w:rFonts w:ascii="Calibri" w:hAnsi="Calibri" w:cs="Calibri"/>
          <w:sz w:val="22"/>
          <w:szCs w:val="22"/>
        </w:rPr>
        <w:t xml:space="preserve">there will be a difference as Apex </w:t>
      </w:r>
      <w:ins w:id="580" w:author="Sandip Sharma" w:date="2021-09-08T11:18:00Z">
        <w:r w:rsidR="00245EAE">
          <w:rPr>
            <w:rFonts w:ascii="Calibri" w:hAnsi="Calibri" w:cs="Calibri"/>
            <w:sz w:val="22"/>
            <w:szCs w:val="22"/>
          </w:rPr>
          <w:t>h</w:t>
        </w:r>
      </w:ins>
      <w:r w:rsidR="00B415AD">
        <w:rPr>
          <w:rFonts w:ascii="Calibri" w:hAnsi="Calibri" w:cs="Calibri"/>
          <w:sz w:val="22"/>
          <w:szCs w:val="22"/>
        </w:rPr>
        <w:t>as a max amount limit post which the TAF fee will not be applied but Bancs don’t have any such</w:t>
      </w:r>
      <w:r w:rsidR="007D468E">
        <w:rPr>
          <w:rFonts w:ascii="Calibri" w:hAnsi="Calibri" w:cs="Calibri"/>
          <w:sz w:val="22"/>
          <w:szCs w:val="22"/>
        </w:rPr>
        <w:t xml:space="preserve"> capping logic for the trading day.</w:t>
      </w:r>
      <w:commentRangeEnd w:id="578"/>
      <w:r w:rsidR="00272A4B">
        <w:rPr>
          <w:rStyle w:val="CommentReference"/>
          <w:rFonts w:asciiTheme="minorHAnsi" w:eastAsiaTheme="minorHAnsi" w:hAnsiTheme="minorHAnsi" w:cstheme="minorBidi"/>
          <w:kern w:val="0"/>
          <w:lang w:eastAsia="en-US"/>
        </w:rPr>
        <w:commentReference w:id="578"/>
      </w:r>
      <w:commentRangeEnd w:id="579"/>
      <w:r w:rsidR="00235CCC">
        <w:rPr>
          <w:rStyle w:val="CommentReference"/>
          <w:rFonts w:asciiTheme="minorHAnsi" w:eastAsiaTheme="minorHAnsi" w:hAnsiTheme="minorHAnsi" w:cstheme="minorBidi"/>
          <w:kern w:val="0"/>
          <w:lang w:eastAsia="en-US"/>
        </w:rPr>
        <w:commentReference w:id="579"/>
      </w:r>
    </w:p>
    <w:p w14:paraId="2C9EB510" w14:textId="77777777" w:rsidR="009918B4" w:rsidRDefault="009918B4" w:rsidP="009918B4">
      <w:pPr>
        <w:pStyle w:val="BodyText"/>
        <w:ind w:left="2250"/>
        <w:rPr>
          <w:ins w:id="581" w:author="Hilla Rafalovitz" w:date="2021-10-07T13:17:00Z"/>
          <w:rFonts w:ascii="Calibri" w:hAnsi="Calibri" w:cs="Calibri"/>
          <w:sz w:val="22"/>
          <w:szCs w:val="22"/>
        </w:rPr>
      </w:pPr>
    </w:p>
    <w:p w14:paraId="7ACDF500" w14:textId="20845087" w:rsidR="003A4512" w:rsidRDefault="007D0146">
      <w:pPr>
        <w:pStyle w:val="BodyText"/>
        <w:numPr>
          <w:ilvl w:val="1"/>
          <w:numId w:val="6"/>
        </w:numPr>
        <w:rPr>
          <w:ins w:id="582" w:author="Hilla Rafalovitz" w:date="2021-10-07T13:19:00Z"/>
          <w:rFonts w:ascii="Calibri" w:hAnsi="Calibri" w:cs="Calibri"/>
          <w:sz w:val="22"/>
          <w:szCs w:val="22"/>
        </w:rPr>
        <w:pPrChange w:id="583" w:author="Hilla Rafalovitz" w:date="2021-10-07T13:20:00Z">
          <w:pPr>
            <w:pStyle w:val="BodyText"/>
            <w:ind w:left="2250"/>
          </w:pPr>
        </w:pPrChange>
      </w:pPr>
      <w:ins w:id="584" w:author="Hilla Rafalovitz" w:date="2021-10-07T13:19:00Z">
        <w:r>
          <w:rPr>
            <w:rFonts w:ascii="Calibri" w:hAnsi="Calibri" w:cs="Calibri"/>
            <w:sz w:val="22"/>
            <w:szCs w:val="22"/>
          </w:rPr>
          <w:t>BO report – broker commissions</w:t>
        </w:r>
      </w:ins>
      <w:ins w:id="585" w:author="Hilla Rafalovitz" w:date="2021-10-07T13:20:00Z">
        <w:r w:rsidR="00560AAB">
          <w:rPr>
            <w:rFonts w:ascii="Calibri" w:hAnsi="Calibri" w:cs="Calibri"/>
            <w:sz w:val="22"/>
            <w:szCs w:val="22"/>
          </w:rPr>
          <w:t>-</w:t>
        </w:r>
      </w:ins>
    </w:p>
    <w:p w14:paraId="39EA8591" w14:textId="733DF82D" w:rsidR="00BB76ED" w:rsidRPr="00BB76ED" w:rsidRDefault="003A4512">
      <w:pPr>
        <w:pStyle w:val="BodyText"/>
        <w:ind w:left="2250"/>
        <w:rPr>
          <w:ins w:id="586" w:author="Hilla Rafalovitz" w:date="2021-10-07T13:17:00Z"/>
          <w:rFonts w:ascii="Calibri" w:hAnsi="Calibri" w:cs="Calibri"/>
          <w:sz w:val="22"/>
          <w:szCs w:val="22"/>
        </w:rPr>
      </w:pPr>
      <w:ins w:id="587" w:author="Hilla Rafalovitz" w:date="2021-10-07T13:20:00Z">
        <w:r>
          <w:rPr>
            <w:rFonts w:ascii="Calibri" w:hAnsi="Calibri" w:cs="Calibri"/>
            <w:sz w:val="22"/>
            <w:szCs w:val="22"/>
          </w:rPr>
          <w:t>A</w:t>
        </w:r>
      </w:ins>
      <w:ins w:id="588" w:author="Hilla Rafalovitz" w:date="2021-10-07T13:17:00Z">
        <w:r w:rsidR="00BB76ED" w:rsidRPr="00BB76ED">
          <w:rPr>
            <w:rFonts w:ascii="Calibri" w:hAnsi="Calibri" w:cs="Calibri"/>
            <w:sz w:val="22"/>
            <w:szCs w:val="22"/>
          </w:rPr>
          <w:t>ccumulate daily from the broker “</w:t>
        </w:r>
        <w:proofErr w:type="spellStart"/>
        <w:r w:rsidR="00BB76ED" w:rsidRPr="00BB76ED">
          <w:rPr>
            <w:rFonts w:ascii="Calibri" w:hAnsi="Calibri" w:cs="Calibri"/>
            <w:sz w:val="22"/>
            <w:szCs w:val="22"/>
          </w:rPr>
          <w:t>OrderSummary</w:t>
        </w:r>
        <w:proofErr w:type="spellEnd"/>
        <w:r w:rsidR="00BB76ED" w:rsidRPr="00BB76ED">
          <w:rPr>
            <w:rFonts w:ascii="Calibri" w:hAnsi="Calibri" w:cs="Calibri"/>
            <w:sz w:val="22"/>
            <w:szCs w:val="22"/>
          </w:rPr>
          <w:t>” with all the fields that received in this file</w:t>
        </w:r>
      </w:ins>
      <w:ins w:id="589" w:author="Hilla Rafalovitz" w:date="2021-10-07T13:20:00Z">
        <w:r w:rsidRPr="003A4512">
          <w:rPr>
            <w:rFonts w:ascii="Calibri" w:hAnsi="Calibri" w:cs="Calibri"/>
            <w:sz w:val="22"/>
            <w:szCs w:val="22"/>
          </w:rPr>
          <w:t xml:space="preserve"> </w:t>
        </w:r>
        <w:r>
          <w:rPr>
            <w:rFonts w:ascii="Calibri" w:hAnsi="Calibri" w:cs="Calibri"/>
            <w:sz w:val="22"/>
            <w:szCs w:val="22"/>
          </w:rPr>
          <w:t>a</w:t>
        </w:r>
        <w:r w:rsidRPr="00BB76ED">
          <w:rPr>
            <w:rFonts w:ascii="Calibri" w:hAnsi="Calibri" w:cs="Calibri"/>
            <w:sz w:val="22"/>
            <w:szCs w:val="22"/>
          </w:rPr>
          <w:t>nd produce a CSV file-  monthly</w:t>
        </w:r>
        <w:r w:rsidR="00560AAB">
          <w:rPr>
            <w:rFonts w:ascii="Calibri" w:hAnsi="Calibri" w:cs="Calibri"/>
            <w:sz w:val="22"/>
            <w:szCs w:val="22"/>
          </w:rPr>
          <w:t>:</w:t>
        </w:r>
      </w:ins>
    </w:p>
    <w:p w14:paraId="728878C6" w14:textId="09154C5C" w:rsidR="00BB76ED" w:rsidRPr="00BB76ED" w:rsidRDefault="00BB76ED" w:rsidP="00BB76ED">
      <w:pPr>
        <w:pStyle w:val="BodyText"/>
        <w:ind w:left="2250"/>
        <w:rPr>
          <w:ins w:id="590" w:author="Hilla Rafalovitz" w:date="2021-10-07T13:17:00Z"/>
          <w:rFonts w:ascii="Calibri" w:hAnsi="Calibri" w:cs="Calibri"/>
          <w:sz w:val="22"/>
          <w:szCs w:val="22"/>
        </w:rPr>
      </w:pPr>
      <w:ins w:id="591" w:author="Hilla Rafalovitz" w:date="2021-10-07T13:17:00Z">
        <w:r w:rsidRPr="00BB76ED">
          <w:rPr>
            <w:rFonts w:ascii="Calibri" w:hAnsi="Calibri" w:cs="Calibri"/>
            <w:sz w:val="22"/>
            <w:szCs w:val="22"/>
          </w:rPr>
          <w:t xml:space="preserve">Order Ref </w:t>
        </w:r>
        <w:r>
          <w:rPr>
            <w:rFonts w:ascii="Calibri" w:hAnsi="Calibri" w:cs="Calibri"/>
            <w:sz w:val="22"/>
            <w:szCs w:val="22"/>
          </w:rPr>
          <w:t>/</w:t>
        </w:r>
        <w:r w:rsidRPr="00BB76ED">
          <w:rPr>
            <w:rFonts w:ascii="Calibri" w:hAnsi="Calibri" w:cs="Calibri"/>
            <w:sz w:val="22"/>
            <w:szCs w:val="22"/>
          </w:rPr>
          <w:t xml:space="preserve">Client Ref </w:t>
        </w:r>
        <w:r>
          <w:rPr>
            <w:rFonts w:ascii="Calibri" w:hAnsi="Calibri" w:cs="Calibri"/>
            <w:sz w:val="22"/>
            <w:szCs w:val="22"/>
          </w:rPr>
          <w:t xml:space="preserve">/ </w:t>
        </w:r>
        <w:r w:rsidRPr="00BB76ED">
          <w:rPr>
            <w:rFonts w:ascii="Calibri" w:hAnsi="Calibri" w:cs="Calibri"/>
            <w:sz w:val="22"/>
            <w:szCs w:val="22"/>
          </w:rPr>
          <w:t xml:space="preserve">Side Quantity </w:t>
        </w:r>
      </w:ins>
      <w:ins w:id="592" w:author="Hilla Rafalovitz" w:date="2021-10-07T13:18:00Z">
        <w:r>
          <w:rPr>
            <w:rFonts w:ascii="Calibri" w:hAnsi="Calibri" w:cs="Calibri"/>
            <w:sz w:val="22"/>
            <w:szCs w:val="22"/>
          </w:rPr>
          <w:t>/</w:t>
        </w:r>
      </w:ins>
      <w:ins w:id="593" w:author="Hilla Rafalovitz" w:date="2021-10-07T13:17:00Z">
        <w:r w:rsidRPr="00BB76ED">
          <w:rPr>
            <w:rFonts w:ascii="Calibri" w:hAnsi="Calibri" w:cs="Calibri"/>
            <w:sz w:val="22"/>
            <w:szCs w:val="22"/>
          </w:rPr>
          <w:t xml:space="preserve"> Symbol</w:t>
        </w:r>
      </w:ins>
      <w:ins w:id="594" w:author="Hilla Rafalovitz" w:date="2021-10-07T13:18:00Z">
        <w:r>
          <w:rPr>
            <w:rFonts w:ascii="Calibri" w:hAnsi="Calibri" w:cs="Calibri"/>
            <w:sz w:val="22"/>
            <w:szCs w:val="22"/>
          </w:rPr>
          <w:t xml:space="preserve">/ </w:t>
        </w:r>
      </w:ins>
      <w:ins w:id="595" w:author="Hilla Rafalovitz" w:date="2021-10-07T13:17:00Z">
        <w:r w:rsidRPr="00BB76ED">
          <w:rPr>
            <w:rFonts w:ascii="Calibri" w:hAnsi="Calibri" w:cs="Calibri"/>
            <w:sz w:val="22"/>
            <w:szCs w:val="22"/>
          </w:rPr>
          <w:t>Price</w:t>
        </w:r>
      </w:ins>
      <w:ins w:id="596" w:author="Hilla Rafalovitz" w:date="2021-10-07T13:18:00Z">
        <w:r>
          <w:rPr>
            <w:rFonts w:ascii="Calibri" w:hAnsi="Calibri" w:cs="Calibri"/>
            <w:sz w:val="22"/>
            <w:szCs w:val="22"/>
          </w:rPr>
          <w:t>/</w:t>
        </w:r>
      </w:ins>
      <w:ins w:id="597" w:author="Hilla Rafalovitz" w:date="2021-10-07T13:17:00Z">
        <w:r w:rsidRPr="00BB76ED">
          <w:rPr>
            <w:rFonts w:ascii="Calibri" w:hAnsi="Calibri" w:cs="Calibri"/>
            <w:sz w:val="22"/>
            <w:szCs w:val="22"/>
          </w:rPr>
          <w:t xml:space="preserve"> Placement Date</w:t>
        </w:r>
      </w:ins>
      <w:ins w:id="598" w:author="Hilla Rafalovitz" w:date="2021-10-07T13:18:00Z">
        <w:r w:rsidR="00C91CE1">
          <w:rPr>
            <w:rFonts w:ascii="Calibri" w:hAnsi="Calibri" w:cs="Calibri"/>
            <w:sz w:val="22"/>
            <w:szCs w:val="22"/>
          </w:rPr>
          <w:t>/</w:t>
        </w:r>
      </w:ins>
      <w:ins w:id="599" w:author="Hilla Rafalovitz" w:date="2021-10-07T13:17:00Z">
        <w:r w:rsidRPr="00BB76ED">
          <w:rPr>
            <w:rFonts w:ascii="Calibri" w:hAnsi="Calibri" w:cs="Calibri"/>
            <w:sz w:val="22"/>
            <w:szCs w:val="22"/>
          </w:rPr>
          <w:t xml:space="preserve">Trade Date     </w:t>
        </w:r>
      </w:ins>
      <w:ins w:id="600" w:author="Hilla Rafalovitz" w:date="2021-10-07T13:18:00Z">
        <w:r w:rsidR="00C91CE1">
          <w:rPr>
            <w:rFonts w:ascii="Calibri" w:hAnsi="Calibri" w:cs="Calibri"/>
            <w:sz w:val="22"/>
            <w:szCs w:val="22"/>
          </w:rPr>
          <w:t>/</w:t>
        </w:r>
      </w:ins>
      <w:ins w:id="601" w:author="Hilla Rafalovitz" w:date="2021-10-07T13:17:00Z">
        <w:r w:rsidRPr="00BB76ED">
          <w:rPr>
            <w:rFonts w:ascii="Calibri" w:hAnsi="Calibri" w:cs="Calibri"/>
            <w:sz w:val="22"/>
            <w:szCs w:val="22"/>
          </w:rPr>
          <w:t>Settlement Date</w:t>
        </w:r>
      </w:ins>
      <w:ins w:id="602" w:author="Hilla Rafalovitz" w:date="2021-10-07T13:18:00Z">
        <w:r w:rsidR="00C91CE1">
          <w:rPr>
            <w:rFonts w:ascii="Calibri" w:hAnsi="Calibri" w:cs="Calibri"/>
            <w:sz w:val="22"/>
            <w:szCs w:val="22"/>
          </w:rPr>
          <w:t>/</w:t>
        </w:r>
      </w:ins>
      <w:ins w:id="603" w:author="Hilla Rafalovitz" w:date="2021-10-07T13:17:00Z">
        <w:r w:rsidRPr="00BB76ED">
          <w:rPr>
            <w:rFonts w:ascii="Calibri" w:hAnsi="Calibri" w:cs="Calibri"/>
            <w:sz w:val="22"/>
            <w:szCs w:val="22"/>
          </w:rPr>
          <w:t>Exec Price</w:t>
        </w:r>
      </w:ins>
      <w:ins w:id="604" w:author="Hilla Rafalovitz" w:date="2021-10-07T13:18:00Z">
        <w:r w:rsidR="00C91CE1">
          <w:rPr>
            <w:rFonts w:ascii="Calibri" w:hAnsi="Calibri" w:cs="Calibri"/>
            <w:sz w:val="22"/>
            <w:szCs w:val="22"/>
          </w:rPr>
          <w:t>/</w:t>
        </w:r>
      </w:ins>
      <w:ins w:id="605" w:author="Hilla Rafalovitz" w:date="2021-10-07T13:17:00Z">
        <w:r w:rsidRPr="00BB76ED">
          <w:rPr>
            <w:rFonts w:ascii="Calibri" w:hAnsi="Calibri" w:cs="Calibri"/>
            <w:sz w:val="22"/>
            <w:szCs w:val="22"/>
          </w:rPr>
          <w:t xml:space="preserve">Exec Qty </w:t>
        </w:r>
      </w:ins>
      <w:ins w:id="606" w:author="Hilla Rafalovitz" w:date="2021-10-07T13:18:00Z">
        <w:r w:rsidR="00C91CE1">
          <w:rPr>
            <w:rFonts w:ascii="Calibri" w:hAnsi="Calibri" w:cs="Calibri"/>
            <w:sz w:val="22"/>
            <w:szCs w:val="22"/>
          </w:rPr>
          <w:t>/</w:t>
        </w:r>
      </w:ins>
      <w:ins w:id="607" w:author="Hilla Rafalovitz" w:date="2021-10-07T13:19:00Z">
        <w:r w:rsidR="007D0146" w:rsidRPr="007D0146">
          <w:rPr>
            <w:rFonts w:ascii="Calibri" w:hAnsi="Calibri" w:cs="Calibri"/>
            <w:sz w:val="22"/>
            <w:szCs w:val="22"/>
          </w:rPr>
          <w:t xml:space="preserve"> </w:t>
        </w:r>
        <w:r w:rsidR="007D0146" w:rsidRPr="00BB76ED">
          <w:rPr>
            <w:rFonts w:ascii="Calibri" w:hAnsi="Calibri" w:cs="Calibri"/>
            <w:sz w:val="22"/>
            <w:szCs w:val="22"/>
          </w:rPr>
          <w:t xml:space="preserve">Net </w:t>
        </w:r>
      </w:ins>
      <w:ins w:id="608" w:author="Hilla Rafalovitz" w:date="2021-10-07T13:17:00Z">
        <w:r w:rsidRPr="00BB76ED">
          <w:rPr>
            <w:rFonts w:ascii="Calibri" w:hAnsi="Calibri" w:cs="Calibri"/>
            <w:sz w:val="22"/>
            <w:szCs w:val="22"/>
          </w:rPr>
          <w:t xml:space="preserve">Amount  </w:t>
        </w:r>
      </w:ins>
      <w:ins w:id="609" w:author="Hilla Rafalovitz" w:date="2021-10-07T13:19:00Z">
        <w:r w:rsidR="007D0146">
          <w:rPr>
            <w:rFonts w:ascii="Calibri" w:hAnsi="Calibri" w:cs="Calibri"/>
            <w:sz w:val="22"/>
            <w:szCs w:val="22"/>
          </w:rPr>
          <w:t>/</w:t>
        </w:r>
      </w:ins>
      <w:ins w:id="610" w:author="Hilla Rafalovitz" w:date="2021-10-07T13:17:00Z">
        <w:r w:rsidRPr="00BB76ED">
          <w:rPr>
            <w:rFonts w:ascii="Calibri" w:hAnsi="Calibri" w:cs="Calibri"/>
            <w:sz w:val="22"/>
            <w:szCs w:val="22"/>
          </w:rPr>
          <w:t xml:space="preserve"> Commission  </w:t>
        </w:r>
      </w:ins>
      <w:ins w:id="611" w:author="Hilla Rafalovitz" w:date="2021-10-07T13:19:00Z">
        <w:r w:rsidR="007D0146">
          <w:rPr>
            <w:rFonts w:ascii="Calibri" w:hAnsi="Calibri" w:cs="Calibri"/>
            <w:sz w:val="22"/>
            <w:szCs w:val="22"/>
          </w:rPr>
          <w:t>/</w:t>
        </w:r>
      </w:ins>
      <w:ins w:id="612" w:author="Hilla Rafalovitz" w:date="2021-10-07T13:17:00Z">
        <w:r w:rsidRPr="00BB76ED">
          <w:rPr>
            <w:rFonts w:ascii="Calibri" w:hAnsi="Calibri" w:cs="Calibri"/>
            <w:sz w:val="22"/>
            <w:szCs w:val="22"/>
          </w:rPr>
          <w:t xml:space="preserve">SEC            </w:t>
        </w:r>
      </w:ins>
      <w:ins w:id="613" w:author="Hilla Rafalovitz" w:date="2021-10-07T13:19:00Z">
        <w:r w:rsidR="007D0146">
          <w:rPr>
            <w:rFonts w:ascii="Calibri" w:hAnsi="Calibri" w:cs="Calibri"/>
            <w:sz w:val="22"/>
            <w:szCs w:val="22"/>
          </w:rPr>
          <w:t>/</w:t>
        </w:r>
      </w:ins>
      <w:ins w:id="614" w:author="Hilla Rafalovitz" w:date="2021-10-07T13:17:00Z">
        <w:r w:rsidRPr="00BB76ED">
          <w:rPr>
            <w:rFonts w:ascii="Calibri" w:hAnsi="Calibri" w:cs="Calibri"/>
            <w:sz w:val="22"/>
            <w:szCs w:val="22"/>
          </w:rPr>
          <w:t xml:space="preserve">TAF            </w:t>
        </w:r>
      </w:ins>
    </w:p>
    <w:p w14:paraId="788E4A6C" w14:textId="77777777" w:rsidR="00BB76ED" w:rsidRPr="00BB76ED" w:rsidRDefault="00BB76ED" w:rsidP="00BB76ED">
      <w:pPr>
        <w:pStyle w:val="BodyText"/>
        <w:ind w:left="2250"/>
        <w:rPr>
          <w:ins w:id="615" w:author="Hilla Rafalovitz" w:date="2021-10-07T13:17:00Z"/>
          <w:rFonts w:ascii="Calibri" w:hAnsi="Calibri" w:cs="Calibri"/>
          <w:sz w:val="22"/>
          <w:szCs w:val="22"/>
        </w:rPr>
      </w:pPr>
    </w:p>
    <w:p w14:paraId="53FC8022" w14:textId="2B1B67E6" w:rsidR="00BB76ED" w:rsidDel="003A4512" w:rsidRDefault="00BB76ED" w:rsidP="00BB76ED">
      <w:pPr>
        <w:pStyle w:val="BodyText"/>
        <w:ind w:left="2250"/>
        <w:rPr>
          <w:del w:id="616" w:author="Hilla Rafalovitz" w:date="2021-10-07T13:20:00Z"/>
          <w:rFonts w:ascii="Calibri" w:hAnsi="Calibri" w:cs="Calibri"/>
          <w:sz w:val="22"/>
          <w:szCs w:val="22"/>
        </w:rPr>
      </w:pPr>
    </w:p>
    <w:p w14:paraId="62F576CD" w14:textId="3424C4E2" w:rsidR="007D468E" w:rsidDel="00073FCD" w:rsidRDefault="00416C26" w:rsidP="009918B4">
      <w:pPr>
        <w:pStyle w:val="BodyText"/>
        <w:numPr>
          <w:ilvl w:val="0"/>
          <w:numId w:val="6"/>
        </w:numPr>
        <w:rPr>
          <w:del w:id="617" w:author="Sandip Sharma" w:date="2021-09-08T11:26:00Z"/>
          <w:rFonts w:ascii="Calibri" w:hAnsi="Calibri" w:cs="Calibri"/>
          <w:sz w:val="22"/>
          <w:szCs w:val="22"/>
        </w:rPr>
      </w:pPr>
      <w:commentRangeStart w:id="618"/>
      <w:del w:id="619" w:author="Sandip Sharma" w:date="2021-09-08T11:26:00Z">
        <w:r w:rsidDel="00073FCD">
          <w:rPr>
            <w:rFonts w:ascii="Calibri" w:hAnsi="Calibri" w:cs="Calibri"/>
            <w:sz w:val="22"/>
            <w:szCs w:val="22"/>
          </w:rPr>
          <w:delText>Tase</w:delText>
        </w:r>
        <w:commentRangeEnd w:id="618"/>
        <w:r w:rsidR="001F0337" w:rsidDel="00073FCD">
          <w:rPr>
            <w:rStyle w:val="CommentReference"/>
            <w:rFonts w:asciiTheme="minorHAnsi" w:eastAsiaTheme="minorHAnsi" w:hAnsiTheme="minorHAnsi" w:cstheme="minorBidi"/>
            <w:kern w:val="0"/>
            <w:lang w:eastAsia="en-US"/>
          </w:rPr>
          <w:commentReference w:id="618"/>
        </w:r>
        <w:r w:rsidDel="00073FCD">
          <w:rPr>
            <w:rFonts w:ascii="Calibri" w:hAnsi="Calibri" w:cs="Calibri"/>
            <w:sz w:val="22"/>
            <w:szCs w:val="22"/>
          </w:rPr>
          <w:delText xml:space="preserve"> File 31/32</w:delText>
        </w:r>
      </w:del>
      <w:ins w:id="620" w:author="Hilla Rafalovitz" w:date="2021-08-20T00:11:00Z">
        <w:del w:id="621" w:author="Sandip Sharma" w:date="2021-09-08T11:26:00Z">
          <w:r w:rsidR="00645C36" w:rsidDel="00073FCD">
            <w:rPr>
              <w:rFonts w:ascii="Calibri" w:hAnsi="Calibri" w:cs="Calibri"/>
              <w:sz w:val="22"/>
              <w:szCs w:val="22"/>
            </w:rPr>
            <w:delText>/1091</w:delText>
          </w:r>
        </w:del>
      </w:ins>
      <w:del w:id="622" w:author="Sandip Sharma" w:date="2021-09-08T11:26:00Z">
        <w:r w:rsidDel="00073FCD">
          <w:rPr>
            <w:rFonts w:ascii="Calibri" w:hAnsi="Calibri" w:cs="Calibri"/>
            <w:sz w:val="22"/>
            <w:szCs w:val="22"/>
          </w:rPr>
          <w:delText xml:space="preserve"> will be uploaded in Bancs</w:delText>
        </w:r>
        <w:r w:rsidR="001C1D64" w:rsidDel="00073FCD">
          <w:rPr>
            <w:rFonts w:ascii="Calibri" w:hAnsi="Calibri" w:cs="Calibri"/>
            <w:sz w:val="22"/>
            <w:szCs w:val="22"/>
          </w:rPr>
          <w:delText xml:space="preserve"> for CA/Securities Retail/Nostro accounts</w:delText>
        </w:r>
        <w:r w:rsidR="00262EBB" w:rsidDel="00073FCD">
          <w:rPr>
            <w:rFonts w:ascii="Calibri" w:hAnsi="Calibri" w:cs="Calibri"/>
            <w:sz w:val="22"/>
            <w:szCs w:val="22"/>
          </w:rPr>
          <w:delText xml:space="preserve">. </w:delText>
        </w:r>
        <w:commentRangeStart w:id="623"/>
        <w:commentRangeStart w:id="624"/>
        <w:r w:rsidR="00262EBB" w:rsidDel="00073FCD">
          <w:rPr>
            <w:rFonts w:ascii="Calibri" w:hAnsi="Calibri" w:cs="Calibri"/>
            <w:sz w:val="22"/>
            <w:szCs w:val="22"/>
          </w:rPr>
          <w:delText>No processing will be done.</w:delText>
        </w:r>
        <w:commentRangeEnd w:id="623"/>
        <w:r w:rsidR="00BD3EB3" w:rsidDel="00073FCD">
          <w:rPr>
            <w:rStyle w:val="CommentReference"/>
            <w:rFonts w:asciiTheme="minorHAnsi" w:eastAsiaTheme="minorHAnsi" w:hAnsiTheme="minorHAnsi" w:cstheme="minorBidi"/>
            <w:kern w:val="0"/>
            <w:lang w:eastAsia="en-US"/>
          </w:rPr>
          <w:commentReference w:id="623"/>
        </w:r>
      </w:del>
      <w:commentRangeEnd w:id="624"/>
      <w:r w:rsidR="003F60A1">
        <w:rPr>
          <w:rStyle w:val="CommentReference"/>
          <w:rFonts w:asciiTheme="minorHAnsi" w:eastAsiaTheme="minorHAnsi" w:hAnsiTheme="minorHAnsi" w:cstheme="minorBidi"/>
          <w:kern w:val="0"/>
          <w:lang w:eastAsia="en-US"/>
        </w:rPr>
        <w:commentReference w:id="624"/>
      </w:r>
    </w:p>
    <w:p w14:paraId="4FA52828" w14:textId="34D79C2C" w:rsidR="00262EBB" w:rsidDel="00073FCD" w:rsidRDefault="00262EBB" w:rsidP="00262EBB">
      <w:pPr>
        <w:pStyle w:val="BodyText"/>
        <w:numPr>
          <w:ilvl w:val="1"/>
          <w:numId w:val="6"/>
        </w:numPr>
        <w:rPr>
          <w:del w:id="625" w:author="Sandip Sharma" w:date="2021-09-08T11:26:00Z"/>
          <w:rFonts w:ascii="Calibri" w:hAnsi="Calibri" w:cs="Calibri"/>
          <w:sz w:val="22"/>
          <w:szCs w:val="22"/>
        </w:rPr>
      </w:pPr>
      <w:del w:id="626" w:author="Sandip Sharma" w:date="2021-09-08T11:26:00Z">
        <w:r w:rsidDel="00073FCD">
          <w:rPr>
            <w:rFonts w:ascii="Calibri" w:hAnsi="Calibri" w:cs="Calibri"/>
            <w:sz w:val="22"/>
            <w:szCs w:val="22"/>
          </w:rPr>
          <w:delText>EOD report will present two tables</w:delText>
        </w:r>
        <w:r w:rsidR="00D12506" w:rsidDel="00073FCD">
          <w:rPr>
            <w:rFonts w:ascii="Calibri" w:hAnsi="Calibri" w:cs="Calibri"/>
            <w:sz w:val="22"/>
            <w:szCs w:val="22"/>
          </w:rPr>
          <w:delText xml:space="preserve"> (final report format to be discussed)</w:delText>
        </w:r>
      </w:del>
    </w:p>
    <w:p w14:paraId="40F6B2DF" w14:textId="34B9DA3C" w:rsidR="00A259E4" w:rsidDel="00073FCD" w:rsidRDefault="007328BE" w:rsidP="00626A58">
      <w:pPr>
        <w:pStyle w:val="BodyText"/>
        <w:numPr>
          <w:ilvl w:val="2"/>
          <w:numId w:val="6"/>
        </w:numPr>
        <w:rPr>
          <w:del w:id="627" w:author="Sandip Sharma" w:date="2021-09-08T11:26:00Z"/>
          <w:rFonts w:ascii="Calibri" w:hAnsi="Calibri" w:cs="Calibri"/>
          <w:sz w:val="22"/>
          <w:szCs w:val="22"/>
        </w:rPr>
      </w:pPr>
      <w:del w:id="628" w:author="Sandip Sharma" w:date="2021-09-08T11:26:00Z">
        <w:r w:rsidDel="00073FCD">
          <w:rPr>
            <w:rFonts w:ascii="Calibri" w:hAnsi="Calibri" w:cs="Calibri"/>
            <w:sz w:val="22"/>
            <w:szCs w:val="22"/>
          </w:rPr>
          <w:delText xml:space="preserve">From </w:delText>
        </w:r>
        <w:r w:rsidR="00262EBB" w:rsidDel="00073FCD">
          <w:rPr>
            <w:rFonts w:ascii="Calibri" w:hAnsi="Calibri" w:cs="Calibri"/>
            <w:sz w:val="22"/>
            <w:szCs w:val="22"/>
          </w:rPr>
          <w:delText>Tase 31/32</w:delText>
        </w:r>
        <w:r w:rsidR="009326F2" w:rsidDel="00073FCD">
          <w:rPr>
            <w:rFonts w:ascii="Calibri" w:hAnsi="Calibri" w:cs="Calibri"/>
            <w:sz w:val="22"/>
            <w:szCs w:val="22"/>
          </w:rPr>
          <w:delText xml:space="preserve"> </w:delText>
        </w:r>
      </w:del>
      <w:ins w:id="629" w:author="Hilla Rafalovitz" w:date="2021-08-20T00:11:00Z">
        <w:del w:id="630" w:author="Sandip Sharma" w:date="2021-09-08T11:26:00Z">
          <w:r w:rsidR="007F283A" w:rsidDel="00073FCD">
            <w:rPr>
              <w:rFonts w:ascii="Calibri" w:hAnsi="Calibri" w:cs="Calibri"/>
              <w:sz w:val="22"/>
              <w:szCs w:val="22"/>
            </w:rPr>
            <w:delText>/1091</w:delText>
          </w:r>
        </w:del>
      </w:ins>
    </w:p>
    <w:p w14:paraId="286C4792" w14:textId="06A1A0A9" w:rsidR="00262EBB" w:rsidDel="00073FCD" w:rsidRDefault="00805DEE" w:rsidP="00262EBB">
      <w:pPr>
        <w:pStyle w:val="BodyText"/>
        <w:numPr>
          <w:ilvl w:val="2"/>
          <w:numId w:val="6"/>
        </w:numPr>
        <w:rPr>
          <w:del w:id="631" w:author="Sandip Sharma" w:date="2021-09-08T11:26:00Z"/>
          <w:rFonts w:ascii="Calibri" w:hAnsi="Calibri" w:cs="Calibri"/>
          <w:sz w:val="22"/>
          <w:szCs w:val="22"/>
        </w:rPr>
      </w:pPr>
      <w:del w:id="632" w:author="Sandip Sharma" w:date="2021-09-08T11:26:00Z">
        <w:r w:rsidDel="00073FCD">
          <w:rPr>
            <w:rFonts w:ascii="Calibri" w:hAnsi="Calibri" w:cs="Calibri"/>
            <w:sz w:val="22"/>
            <w:szCs w:val="22"/>
          </w:rPr>
          <w:delText xml:space="preserve">Data from </w:delText>
        </w:r>
        <w:r w:rsidR="00262EBB" w:rsidDel="00073FCD">
          <w:rPr>
            <w:rFonts w:ascii="Calibri" w:hAnsi="Calibri" w:cs="Calibri"/>
            <w:sz w:val="22"/>
            <w:szCs w:val="22"/>
          </w:rPr>
          <w:delText>Bancs</w:delText>
        </w:r>
        <w:r w:rsidR="007328BE" w:rsidDel="00073FCD">
          <w:rPr>
            <w:rFonts w:ascii="Calibri" w:hAnsi="Calibri" w:cs="Calibri"/>
            <w:sz w:val="22"/>
            <w:szCs w:val="22"/>
          </w:rPr>
          <w:delText xml:space="preserve"> for Retail/Nostro Accounts</w:delText>
        </w:r>
        <w:r w:rsidR="00626A58" w:rsidDel="00073FCD">
          <w:rPr>
            <w:rFonts w:ascii="Calibri" w:hAnsi="Calibri" w:cs="Calibri"/>
            <w:sz w:val="22"/>
            <w:szCs w:val="22"/>
          </w:rPr>
          <w:delText xml:space="preserve"> comparable to Tase 31/32.</w:delText>
        </w:r>
      </w:del>
    </w:p>
    <w:p w14:paraId="0113A0B5" w14:textId="019D2261" w:rsidR="00626A58" w:rsidDel="00073FCD" w:rsidRDefault="00626A58" w:rsidP="00626A58">
      <w:pPr>
        <w:pStyle w:val="BodyText"/>
        <w:numPr>
          <w:ilvl w:val="0"/>
          <w:numId w:val="26"/>
        </w:numPr>
        <w:rPr>
          <w:del w:id="633" w:author="Sandip Sharma" w:date="2021-09-08T11:26:00Z"/>
          <w:rFonts w:ascii="Calibri" w:hAnsi="Calibri" w:cs="Calibri"/>
          <w:sz w:val="22"/>
          <w:szCs w:val="22"/>
        </w:rPr>
      </w:pPr>
      <w:del w:id="634" w:author="Sandip Sharma" w:date="2021-09-08T11:26:00Z">
        <w:r w:rsidDel="00073FCD">
          <w:rPr>
            <w:rFonts w:ascii="Calibri" w:hAnsi="Calibri" w:cs="Calibri"/>
            <w:sz w:val="22"/>
            <w:szCs w:val="22"/>
          </w:rPr>
          <w:delText>File 31/32 Open points and format attached</w:delText>
        </w:r>
      </w:del>
    </w:p>
    <w:commentRangeStart w:id="635"/>
    <w:bookmarkStart w:id="636" w:name="_MON_1690359674"/>
    <w:bookmarkEnd w:id="636"/>
    <w:p w14:paraId="301F53DF" w14:textId="3313FA1A" w:rsidR="00626A58" w:rsidRPr="00385108" w:rsidDel="00073FCD" w:rsidRDefault="00A31284" w:rsidP="00626A58">
      <w:pPr>
        <w:pStyle w:val="BodyText"/>
        <w:ind w:left="1440"/>
        <w:rPr>
          <w:del w:id="637" w:author="Sandip Sharma" w:date="2021-09-08T11:26:00Z"/>
          <w:rFonts w:ascii="Calibri" w:hAnsi="Calibri" w:cs="Calibri"/>
          <w:sz w:val="22"/>
          <w:szCs w:val="22"/>
        </w:rPr>
      </w:pPr>
      <w:del w:id="638" w:author="BENIWAL VIRENDER" w:date="2021-09-20T14:27:00Z">
        <w:r w:rsidDel="00D453AC">
          <w:rPr>
            <w:rFonts w:ascii="Calibri" w:hAnsi="Calibri" w:cs="Calibri"/>
            <w:sz w:val="22"/>
            <w:szCs w:val="22"/>
          </w:rPr>
          <w:object w:dxaOrig="1534" w:dyaOrig="997" w14:anchorId="13D47D24">
            <v:shape id="_x0000_i1030" type="#_x0000_t75" style="width:80pt;height:50pt" o:ole="">
              <v:imagedata r:id="rId29" o:title=""/>
            </v:shape>
            <o:OLEObject Type="Embed" ProgID="Word.Document.12" ShapeID="_x0000_i1030" DrawAspect="Icon" ObjectID="_1758361500" r:id="rId31">
              <o:FieldCodes>\s</o:FieldCodes>
            </o:OLEObject>
          </w:object>
        </w:r>
      </w:del>
      <w:commentRangeEnd w:id="635"/>
      <w:del w:id="639" w:author="Sandip Sharma" w:date="2021-09-08T11:26:00Z">
        <w:r w:rsidR="000B364C" w:rsidDel="00073FCD">
          <w:rPr>
            <w:rStyle w:val="CommentReference"/>
            <w:rFonts w:asciiTheme="minorHAnsi" w:eastAsiaTheme="minorHAnsi" w:hAnsiTheme="minorHAnsi" w:cstheme="minorBidi"/>
            <w:kern w:val="0"/>
            <w:lang w:eastAsia="en-US"/>
          </w:rPr>
          <w:commentReference w:id="635"/>
        </w:r>
      </w:del>
    </w:p>
    <w:p w14:paraId="4CABF8CF" w14:textId="77777777" w:rsidR="003056CD" w:rsidRPr="00385108" w:rsidRDefault="003056CD" w:rsidP="003056CD">
      <w:pPr>
        <w:pStyle w:val="BodyText"/>
        <w:ind w:left="1530"/>
        <w:rPr>
          <w:rFonts w:ascii="Calibri" w:hAnsi="Calibri" w:cs="Calibri"/>
          <w:sz w:val="22"/>
          <w:szCs w:val="22"/>
        </w:rPr>
      </w:pPr>
    </w:p>
    <w:p w14:paraId="3E234224" w14:textId="77777777" w:rsidR="00936904" w:rsidRPr="00385108" w:rsidRDefault="00434CB6" w:rsidP="00290A3A">
      <w:pPr>
        <w:pStyle w:val="Heading2"/>
        <w:rPr>
          <w:rFonts w:ascii="Calibri" w:hAnsi="Calibri" w:cs="Calibri"/>
        </w:rPr>
      </w:pPr>
      <w:bookmarkStart w:id="640" w:name="_Toc79750031"/>
      <w:r w:rsidRPr="00385108">
        <w:rPr>
          <w:rFonts w:ascii="Calibri" w:hAnsi="Calibri" w:cs="Calibri"/>
        </w:rPr>
        <w:t>Extranet Trades</w:t>
      </w:r>
      <w:bookmarkEnd w:id="640"/>
    </w:p>
    <w:p w14:paraId="4EC0C2ED" w14:textId="58179625" w:rsidR="00E37AB0" w:rsidRDefault="00192832" w:rsidP="000F379A">
      <w:pPr>
        <w:pStyle w:val="NormalWeb"/>
        <w:ind w:left="1440"/>
        <w:rPr>
          <w:ins w:id="641" w:author="Hilla Rafalovitz" w:date="2021-08-20T00:12:00Z"/>
          <w:rFonts w:ascii="Calibri" w:hAnsi="Calibri" w:cs="Calibri"/>
          <w:sz w:val="22"/>
          <w:szCs w:val="22"/>
        </w:rPr>
      </w:pPr>
      <w:r w:rsidRPr="00385108">
        <w:rPr>
          <w:rFonts w:ascii="Calibri" w:hAnsi="Calibri" w:cs="Calibri"/>
          <w:sz w:val="22"/>
          <w:szCs w:val="22"/>
        </w:rPr>
        <w:t>Tel Aviv Stock Exchange gives its customers the provision for off-floor transactions. These kinds of transactions are done in exchange through a different system called ‘Extranet’.</w:t>
      </w:r>
    </w:p>
    <w:p w14:paraId="1BE7F68A" w14:textId="7F2B8F9C" w:rsidR="00744059" w:rsidRDefault="004E4F90" w:rsidP="000F379A">
      <w:pPr>
        <w:pStyle w:val="NormalWeb"/>
        <w:ind w:left="1440"/>
        <w:rPr>
          <w:ins w:id="642" w:author="BENIWAL VIRENDER" w:date="2021-09-01T13:31:00Z"/>
          <w:rFonts w:ascii="Calibri" w:hAnsi="Calibri" w:cs="Calibri"/>
          <w:sz w:val="22"/>
          <w:szCs w:val="22"/>
        </w:rPr>
      </w:pPr>
      <w:ins w:id="643" w:author="Hilla Rafalovitz" w:date="2021-08-20T00:14:00Z">
        <w:del w:id="644" w:author="BENIWAL VIRENDER" w:date="2021-09-01T12:06:00Z">
          <w:r w:rsidRPr="00385108" w:rsidDel="00A970C4">
            <w:rPr>
              <w:rFonts w:ascii="Calibri" w:hAnsi="Calibri" w:cs="Calibri"/>
              <w:sz w:val="22"/>
              <w:szCs w:val="22"/>
            </w:rPr>
            <w:delText>BO user will be able to</w:delText>
          </w:r>
          <w:r w:rsidDel="00A970C4">
            <w:rPr>
              <w:rFonts w:ascii="Calibri" w:hAnsi="Calibri" w:cs="Calibri"/>
              <w:sz w:val="22"/>
              <w:szCs w:val="22"/>
            </w:rPr>
            <w:delText xml:space="preserve"> </w:delText>
          </w:r>
        </w:del>
      </w:ins>
      <w:ins w:id="645" w:author="Hilla Rafalovitz" w:date="2021-08-20T00:12:00Z">
        <w:del w:id="646" w:author="BENIWAL VIRENDER" w:date="2021-09-01T12:06:00Z">
          <w:r w:rsidR="00744059" w:rsidDel="00A970C4">
            <w:rPr>
              <w:rFonts w:ascii="Calibri" w:hAnsi="Calibri" w:cs="Calibri"/>
              <w:sz w:val="22"/>
              <w:szCs w:val="22"/>
            </w:rPr>
            <w:delText>updated the core when an order has been placed through the “</w:delText>
          </w:r>
        </w:del>
      </w:ins>
      <w:ins w:id="647" w:author="Hilla Rafalovitz" w:date="2021-08-20T00:15:00Z">
        <w:del w:id="648" w:author="BENIWAL VIRENDER" w:date="2021-09-01T12:06:00Z">
          <w:r w:rsidR="00945A6A" w:rsidDel="00A970C4">
            <w:rPr>
              <w:rFonts w:ascii="Calibri" w:hAnsi="Calibri" w:cs="Calibri"/>
              <w:sz w:val="22"/>
              <w:szCs w:val="22"/>
            </w:rPr>
            <w:delText>E</w:delText>
          </w:r>
        </w:del>
      </w:ins>
      <w:ins w:id="649" w:author="Hilla Rafalovitz" w:date="2021-08-20T00:12:00Z">
        <w:del w:id="650" w:author="BENIWAL VIRENDER" w:date="2021-09-01T12:06:00Z">
          <w:r w:rsidR="00744059" w:rsidDel="00A970C4">
            <w:rPr>
              <w:rFonts w:ascii="Calibri" w:hAnsi="Calibri" w:cs="Calibri"/>
              <w:sz w:val="22"/>
              <w:szCs w:val="22"/>
            </w:rPr>
            <w:delText>xtranet”</w:delText>
          </w:r>
          <w:r w:rsidR="005F6E63" w:rsidDel="00A970C4">
            <w:rPr>
              <w:rFonts w:ascii="Calibri" w:hAnsi="Calibri" w:cs="Calibri"/>
              <w:sz w:val="22"/>
              <w:szCs w:val="22"/>
            </w:rPr>
            <w:delText xml:space="preserve"> (buy/ sell) and the o</w:delText>
          </w:r>
        </w:del>
      </w:ins>
      <w:ins w:id="651" w:author="Hilla Rafalovitz" w:date="2021-08-20T00:13:00Z">
        <w:del w:id="652" w:author="BENIWAL VIRENDER" w:date="2021-09-01T12:06:00Z">
          <w:r w:rsidR="005F6E63" w:rsidDel="00A970C4">
            <w:rPr>
              <w:rFonts w:ascii="Calibri" w:hAnsi="Calibri" w:cs="Calibri"/>
              <w:sz w:val="22"/>
              <w:szCs w:val="22"/>
            </w:rPr>
            <w:delText xml:space="preserve">rder will be reconcile on the next day with file </w:delText>
          </w:r>
          <w:r w:rsidR="002C0264" w:rsidDel="00A970C4">
            <w:rPr>
              <w:rFonts w:ascii="Calibri" w:hAnsi="Calibri" w:cs="Calibri"/>
              <w:sz w:val="22"/>
              <w:szCs w:val="22"/>
            </w:rPr>
            <w:delText>1051/</w:delText>
          </w:r>
          <w:r w:rsidR="005F6E63" w:rsidDel="00A970C4">
            <w:rPr>
              <w:rFonts w:ascii="Calibri" w:hAnsi="Calibri" w:cs="Calibri"/>
              <w:sz w:val="22"/>
              <w:szCs w:val="22"/>
            </w:rPr>
            <w:delText>1052</w:delText>
          </w:r>
          <w:r w:rsidR="002C0264" w:rsidDel="00A970C4">
            <w:rPr>
              <w:rFonts w:ascii="Calibri" w:hAnsi="Calibri" w:cs="Calibri"/>
              <w:sz w:val="22"/>
              <w:szCs w:val="22"/>
            </w:rPr>
            <w:delText>.</w:delText>
          </w:r>
        </w:del>
      </w:ins>
      <w:ins w:id="653" w:author="BENIWAL VIRENDER" w:date="2021-09-01T12:06:00Z">
        <w:r w:rsidR="00A970C4">
          <w:rPr>
            <w:rFonts w:ascii="Calibri" w:hAnsi="Calibri" w:cs="Calibri"/>
            <w:sz w:val="22"/>
            <w:szCs w:val="22"/>
          </w:rPr>
          <w:t xml:space="preserve">Customer </w:t>
        </w:r>
        <w:r w:rsidR="00F46347">
          <w:rPr>
            <w:rFonts w:ascii="Calibri" w:hAnsi="Calibri" w:cs="Calibri"/>
            <w:sz w:val="22"/>
            <w:szCs w:val="22"/>
          </w:rPr>
          <w:t>desiring to place off floor order</w:t>
        </w:r>
      </w:ins>
      <w:ins w:id="654" w:author="BENIWAL VIRENDER" w:date="2021-09-01T12:07:00Z">
        <w:r w:rsidR="00F46347">
          <w:rPr>
            <w:rFonts w:ascii="Calibri" w:hAnsi="Calibri" w:cs="Calibri"/>
            <w:sz w:val="22"/>
            <w:szCs w:val="22"/>
          </w:rPr>
          <w:t xml:space="preserve">, will call up the call center and the call center person will </w:t>
        </w:r>
      </w:ins>
      <w:ins w:id="655" w:author="Sandip Sharma" w:date="2021-09-08T12:27:00Z">
        <w:r w:rsidR="00087280">
          <w:rPr>
            <w:rFonts w:ascii="Calibri" w:hAnsi="Calibri" w:cs="Calibri"/>
            <w:sz w:val="22"/>
            <w:szCs w:val="22"/>
          </w:rPr>
          <w:t>f</w:t>
        </w:r>
      </w:ins>
      <w:ins w:id="656" w:author="BENIWAL VIRENDER" w:date="2021-09-01T12:07:00Z">
        <w:r w:rsidR="00715E5D">
          <w:rPr>
            <w:rFonts w:ascii="Calibri" w:hAnsi="Calibri" w:cs="Calibri"/>
            <w:sz w:val="22"/>
            <w:szCs w:val="22"/>
          </w:rPr>
          <w:t xml:space="preserve">irst </w:t>
        </w:r>
      </w:ins>
      <w:ins w:id="657" w:author="BENIWAL VIRENDER" w:date="2021-09-01T12:08:00Z">
        <w:r w:rsidR="008C1C0F">
          <w:rPr>
            <w:rFonts w:ascii="Calibri" w:hAnsi="Calibri" w:cs="Calibri"/>
            <w:sz w:val="22"/>
            <w:szCs w:val="22"/>
          </w:rPr>
          <w:t xml:space="preserve">put the </w:t>
        </w:r>
        <w:r w:rsidR="009305CC">
          <w:rPr>
            <w:rFonts w:ascii="Calibri" w:hAnsi="Calibri" w:cs="Calibri"/>
            <w:sz w:val="22"/>
            <w:szCs w:val="22"/>
          </w:rPr>
          <w:t>Cash/Custody</w:t>
        </w:r>
      </w:ins>
      <w:ins w:id="658" w:author="BENIWAL VIRENDER" w:date="2021-09-01T12:09:00Z">
        <w:r w:rsidR="00651D0B">
          <w:rPr>
            <w:rFonts w:ascii="Calibri" w:hAnsi="Calibri" w:cs="Calibri"/>
            <w:sz w:val="22"/>
            <w:szCs w:val="22"/>
          </w:rPr>
          <w:t xml:space="preserve"> as per the customer order type buy/sell.</w:t>
        </w:r>
      </w:ins>
      <w:ins w:id="659" w:author="BENIWAL VIRENDER" w:date="2021-09-01T13:31:00Z">
        <w:r w:rsidR="008800F5">
          <w:rPr>
            <w:rFonts w:ascii="Calibri" w:hAnsi="Calibri" w:cs="Calibri"/>
            <w:sz w:val="22"/>
            <w:szCs w:val="22"/>
          </w:rPr>
          <w:t xml:space="preserve"> </w:t>
        </w:r>
      </w:ins>
    </w:p>
    <w:p w14:paraId="2BD39D2A" w14:textId="1C4D7F8A" w:rsidR="008800F5" w:rsidRDefault="00087280" w:rsidP="000F379A">
      <w:pPr>
        <w:pStyle w:val="NormalWeb"/>
        <w:ind w:left="1440"/>
        <w:rPr>
          <w:rFonts w:ascii="Calibri" w:hAnsi="Calibri" w:cs="Calibri"/>
          <w:sz w:val="22"/>
          <w:szCs w:val="22"/>
        </w:rPr>
      </w:pPr>
      <w:ins w:id="660" w:author="Sandip Sharma" w:date="2021-09-08T12:27:00Z">
        <w:r>
          <w:rPr>
            <w:rFonts w:ascii="Calibri" w:hAnsi="Calibri" w:cs="Calibri"/>
            <w:sz w:val="22"/>
            <w:szCs w:val="22"/>
          </w:rPr>
          <w:t xml:space="preserve">After placing the blocks, customer </w:t>
        </w:r>
      </w:ins>
      <w:ins w:id="661" w:author="BENIWAL VIRENDER" w:date="2021-09-01T13:31:00Z">
        <w:r w:rsidR="008800F5">
          <w:rPr>
            <w:rFonts w:ascii="Calibri" w:hAnsi="Calibri" w:cs="Calibri"/>
            <w:sz w:val="22"/>
            <w:szCs w:val="22"/>
          </w:rPr>
          <w:t xml:space="preserve">Second </w:t>
        </w:r>
      </w:ins>
      <w:ins w:id="662" w:author="Sandip Sharma" w:date="2021-09-08T12:28:00Z">
        <w:r>
          <w:rPr>
            <w:rFonts w:ascii="Calibri" w:hAnsi="Calibri" w:cs="Calibri"/>
            <w:sz w:val="22"/>
            <w:szCs w:val="22"/>
          </w:rPr>
          <w:t xml:space="preserve">person </w:t>
        </w:r>
      </w:ins>
      <w:ins w:id="663" w:author="BENIWAL VIRENDER" w:date="2021-09-01T13:31:00Z">
        <w:r w:rsidR="008800F5">
          <w:rPr>
            <w:rFonts w:ascii="Calibri" w:hAnsi="Calibri" w:cs="Calibri"/>
            <w:sz w:val="22"/>
            <w:szCs w:val="22"/>
          </w:rPr>
          <w:t>will put the order</w:t>
        </w:r>
      </w:ins>
      <w:ins w:id="664" w:author="BENIWAL VIRENDER" w:date="2021-09-01T13:32:00Z">
        <w:r w:rsidR="001D57C9">
          <w:rPr>
            <w:rFonts w:ascii="Calibri" w:hAnsi="Calibri" w:cs="Calibri"/>
            <w:sz w:val="22"/>
            <w:szCs w:val="22"/>
          </w:rPr>
          <w:t xml:space="preserve"> via Extranet</w:t>
        </w:r>
      </w:ins>
      <w:ins w:id="665" w:author="Sandip Sharma" w:date="2021-09-08T12:27:00Z">
        <w:r>
          <w:rPr>
            <w:rFonts w:ascii="Calibri" w:hAnsi="Calibri" w:cs="Calibri"/>
            <w:sz w:val="22"/>
            <w:szCs w:val="22"/>
          </w:rPr>
          <w:t xml:space="preserve"> </w:t>
        </w:r>
      </w:ins>
    </w:p>
    <w:p w14:paraId="273BBDB4" w14:textId="48C59106" w:rsidR="000E2D4A" w:rsidRDefault="000E2D4A" w:rsidP="000F379A">
      <w:pPr>
        <w:pStyle w:val="NormalWeb"/>
        <w:ind w:left="1440"/>
        <w:rPr>
          <w:rFonts w:ascii="Calibri" w:hAnsi="Calibri" w:cs="Calibri"/>
          <w:sz w:val="22"/>
          <w:szCs w:val="22"/>
        </w:rPr>
      </w:pPr>
      <w:r>
        <w:rPr>
          <w:rFonts w:ascii="Calibri" w:hAnsi="Calibri" w:cs="Calibri"/>
          <w:sz w:val="22"/>
          <w:szCs w:val="22"/>
        </w:rPr>
        <w:t xml:space="preserve">In EOD the </w:t>
      </w:r>
      <w:r w:rsidR="008800F5">
        <w:rPr>
          <w:rFonts w:ascii="Calibri" w:hAnsi="Calibri" w:cs="Calibri"/>
          <w:sz w:val="22"/>
          <w:szCs w:val="22"/>
        </w:rPr>
        <w:t xml:space="preserve">trade will be received in 1051 and will be </w:t>
      </w:r>
      <w:r w:rsidR="001D57C9">
        <w:rPr>
          <w:rFonts w:ascii="Calibri" w:hAnsi="Calibri" w:cs="Calibri"/>
          <w:sz w:val="22"/>
          <w:szCs w:val="22"/>
        </w:rPr>
        <w:t>reported as mismatch in the exception report.</w:t>
      </w:r>
    </w:p>
    <w:p w14:paraId="2BC347A4" w14:textId="66CDFB48" w:rsidR="00651D0B" w:rsidRDefault="001D57C9" w:rsidP="000F379A">
      <w:pPr>
        <w:pStyle w:val="NormalWeb"/>
        <w:ind w:left="1440"/>
        <w:rPr>
          <w:ins w:id="666" w:author="BENIWAL VIRENDER" w:date="2021-09-01T13:32:00Z"/>
          <w:rFonts w:ascii="Calibri" w:hAnsi="Calibri" w:cs="Calibri"/>
          <w:sz w:val="22"/>
          <w:szCs w:val="22"/>
        </w:rPr>
      </w:pPr>
      <w:r>
        <w:rPr>
          <w:rFonts w:ascii="Calibri" w:hAnsi="Calibri" w:cs="Calibri"/>
          <w:sz w:val="22"/>
          <w:szCs w:val="22"/>
        </w:rPr>
        <w:t>BO user then need to capture the trade in BO</w:t>
      </w:r>
      <w:ins w:id="667" w:author="Sandip Sharma" w:date="2021-09-08T12:29:00Z">
        <w:r w:rsidR="00087280">
          <w:rPr>
            <w:rFonts w:ascii="Calibri" w:hAnsi="Calibri" w:cs="Calibri"/>
            <w:sz w:val="22"/>
            <w:szCs w:val="22"/>
          </w:rPr>
          <w:t xml:space="preserve"> next day morning i.e.</w:t>
        </w:r>
      </w:ins>
      <w:ins w:id="668" w:author="BENIWAL VIRENDER" w:date="2021-09-01T13:32:00Z">
        <w:r w:rsidR="00401AD7">
          <w:rPr>
            <w:rFonts w:ascii="Calibri" w:hAnsi="Calibri" w:cs="Calibri"/>
            <w:sz w:val="22"/>
            <w:szCs w:val="22"/>
          </w:rPr>
          <w:t xml:space="preserve"> (T</w:t>
        </w:r>
      </w:ins>
      <w:ins w:id="669" w:author="BENIWAL VIRENDER" w:date="2021-09-01T13:33:00Z">
        <w:r w:rsidR="00401AD7">
          <w:rPr>
            <w:rFonts w:ascii="Calibri" w:hAnsi="Calibri" w:cs="Calibri"/>
            <w:sz w:val="22"/>
            <w:szCs w:val="22"/>
          </w:rPr>
          <w:t>+1)</w:t>
        </w:r>
      </w:ins>
      <w:ins w:id="670" w:author="Sandip Sharma" w:date="2021-09-08T12:32:00Z">
        <w:r w:rsidR="00087280">
          <w:rPr>
            <w:rFonts w:ascii="Calibri" w:hAnsi="Calibri" w:cs="Calibri"/>
            <w:sz w:val="22"/>
            <w:szCs w:val="22"/>
          </w:rPr>
          <w:t xml:space="preserve"> marking the </w:t>
        </w:r>
        <w:proofErr w:type="spellStart"/>
        <w:r w:rsidR="00087280">
          <w:rPr>
            <w:rFonts w:ascii="Calibri" w:hAnsi="Calibri" w:cs="Calibri"/>
            <w:sz w:val="22"/>
            <w:szCs w:val="22"/>
          </w:rPr>
          <w:t>OrderCategory</w:t>
        </w:r>
        <w:proofErr w:type="spellEnd"/>
        <w:r w:rsidR="00087280">
          <w:rPr>
            <w:rFonts w:ascii="Calibri" w:hAnsi="Calibri" w:cs="Calibri"/>
            <w:sz w:val="22"/>
            <w:szCs w:val="22"/>
          </w:rPr>
          <w:t xml:space="preserve"> as ‘Extranet </w:t>
        </w:r>
        <w:r w:rsidR="008B4610">
          <w:rPr>
            <w:rFonts w:ascii="Calibri" w:hAnsi="Calibri" w:cs="Calibri"/>
            <w:sz w:val="22"/>
            <w:szCs w:val="22"/>
          </w:rPr>
          <w:t xml:space="preserve">transaction out of </w:t>
        </w:r>
        <w:r w:rsidR="00087280">
          <w:rPr>
            <w:rFonts w:ascii="Calibri" w:hAnsi="Calibri" w:cs="Calibri"/>
            <w:sz w:val="22"/>
            <w:szCs w:val="22"/>
          </w:rPr>
          <w:t>exchange</w:t>
        </w:r>
        <w:r w:rsidR="008B4610">
          <w:rPr>
            <w:rFonts w:ascii="Calibri" w:hAnsi="Calibri" w:cs="Calibri"/>
            <w:sz w:val="22"/>
            <w:szCs w:val="22"/>
          </w:rPr>
          <w:t>”</w:t>
        </w:r>
      </w:ins>
      <w:ins w:id="671" w:author="Sandip Sharma" w:date="2021-09-08T12:33:00Z">
        <w:r w:rsidR="00C11B7A">
          <w:rPr>
            <w:rFonts w:ascii="Calibri" w:hAnsi="Calibri" w:cs="Calibri"/>
            <w:sz w:val="22"/>
            <w:szCs w:val="22"/>
          </w:rPr>
          <w:t>. Based on this the trade/order can be distinguished as extranet order/trade.</w:t>
        </w:r>
      </w:ins>
      <w:ins w:id="672" w:author="Sandip Sharma" w:date="2021-09-08T12:35:00Z">
        <w:r w:rsidR="00FF622F">
          <w:rPr>
            <w:rFonts w:ascii="Calibri" w:hAnsi="Calibri" w:cs="Calibri"/>
            <w:sz w:val="22"/>
            <w:szCs w:val="22"/>
          </w:rPr>
          <w:t xml:space="preserve"> After capturing the trade, support person will need to expire the cash/security block placed during extranet order capture process.</w:t>
        </w:r>
      </w:ins>
    </w:p>
    <w:p w14:paraId="18855E9A" w14:textId="11573F85" w:rsidR="001D57C9" w:rsidRDefault="001D57C9" w:rsidP="000F379A">
      <w:pPr>
        <w:pStyle w:val="NormalWeb"/>
        <w:ind w:left="1440"/>
        <w:rPr>
          <w:rFonts w:ascii="Calibri" w:hAnsi="Calibri" w:cs="Calibri"/>
          <w:sz w:val="22"/>
          <w:szCs w:val="22"/>
        </w:rPr>
      </w:pPr>
      <w:ins w:id="673" w:author="BENIWAL VIRENDER" w:date="2021-09-01T13:32:00Z">
        <w:r>
          <w:rPr>
            <w:rFonts w:ascii="Calibri" w:hAnsi="Calibri" w:cs="Calibri"/>
            <w:sz w:val="22"/>
            <w:szCs w:val="22"/>
          </w:rPr>
          <w:t xml:space="preserve">Settlement will then be received in </w:t>
        </w:r>
        <w:r w:rsidR="00401AD7">
          <w:rPr>
            <w:rFonts w:ascii="Calibri" w:hAnsi="Calibri" w:cs="Calibri"/>
            <w:sz w:val="22"/>
            <w:szCs w:val="22"/>
          </w:rPr>
          <w:t>1052</w:t>
        </w:r>
      </w:ins>
      <w:ins w:id="674" w:author="Sandip Sharma" w:date="2021-09-08T12:33:00Z">
        <w:r w:rsidR="00C11B7A">
          <w:rPr>
            <w:rFonts w:ascii="Calibri" w:hAnsi="Calibri" w:cs="Calibri"/>
            <w:sz w:val="22"/>
            <w:szCs w:val="22"/>
          </w:rPr>
          <w:t xml:space="preserve"> file on </w:t>
        </w:r>
      </w:ins>
      <w:ins w:id="675" w:author="BENIWAL VIRENDER" w:date="2021-09-01T13:33:00Z">
        <w:r w:rsidR="00401AD7">
          <w:rPr>
            <w:rFonts w:ascii="Calibri" w:hAnsi="Calibri" w:cs="Calibri"/>
            <w:sz w:val="22"/>
            <w:szCs w:val="22"/>
          </w:rPr>
          <w:t>(T+1)</w:t>
        </w:r>
      </w:ins>
    </w:p>
    <w:p w14:paraId="0C2C4A14" w14:textId="53FFB56D" w:rsidR="006400BB" w:rsidDel="00401AD7" w:rsidRDefault="00E37AB0" w:rsidP="000F379A">
      <w:pPr>
        <w:pStyle w:val="NormalWeb"/>
        <w:ind w:left="1440"/>
        <w:rPr>
          <w:del w:id="676" w:author="BENIWAL VIRENDER" w:date="2021-09-01T13:33:00Z"/>
          <w:rFonts w:ascii="Calibri" w:hAnsi="Calibri" w:cs="Calibri"/>
          <w:sz w:val="22"/>
          <w:szCs w:val="22"/>
        </w:rPr>
      </w:pPr>
      <w:del w:id="677" w:author="BENIWAL VIRENDER" w:date="2021-09-01T13:33:00Z">
        <w:r w:rsidDel="00401AD7">
          <w:rPr>
            <w:rFonts w:ascii="Calibri" w:hAnsi="Calibri" w:cs="Calibri"/>
            <w:sz w:val="22"/>
            <w:szCs w:val="22"/>
          </w:rPr>
          <w:delText xml:space="preserve">Trade are received through CTCI, Bancs will capture the trade and then these will be </w:delText>
        </w:r>
        <w:r w:rsidR="00643D6D" w:rsidRPr="00385108" w:rsidDel="00401AD7">
          <w:rPr>
            <w:rFonts w:ascii="Calibri" w:hAnsi="Calibri" w:cs="Calibri"/>
            <w:sz w:val="22"/>
            <w:szCs w:val="22"/>
          </w:rPr>
          <w:delText xml:space="preserve"> settle</w:delText>
        </w:r>
        <w:r w:rsidDel="00401AD7">
          <w:rPr>
            <w:rFonts w:ascii="Calibri" w:hAnsi="Calibri" w:cs="Calibri"/>
            <w:sz w:val="22"/>
            <w:szCs w:val="22"/>
          </w:rPr>
          <w:delText>d by Tase</w:delText>
        </w:r>
        <w:r w:rsidR="00643D6D" w:rsidRPr="00385108" w:rsidDel="00401AD7">
          <w:rPr>
            <w:rFonts w:ascii="Calibri" w:hAnsi="Calibri" w:cs="Calibri"/>
            <w:sz w:val="22"/>
            <w:szCs w:val="22"/>
          </w:rPr>
          <w:delText xml:space="preserve"> 1051/1052 file only.</w:delText>
        </w:r>
      </w:del>
    </w:p>
    <w:p w14:paraId="4FA0BF13" w14:textId="4D4AA651" w:rsidR="00E37AB0" w:rsidRPr="00385108" w:rsidRDefault="00E37AB0" w:rsidP="00E37AB0">
      <w:pPr>
        <w:pStyle w:val="NormalWeb"/>
        <w:rPr>
          <w:rFonts w:ascii="Calibri" w:hAnsi="Calibri" w:cs="Calibri"/>
        </w:rPr>
      </w:pPr>
    </w:p>
    <w:p w14:paraId="6A36875C" w14:textId="7B18961F" w:rsidR="001459D9" w:rsidRPr="00385108" w:rsidRDefault="001459D9" w:rsidP="00290A3A">
      <w:pPr>
        <w:pStyle w:val="Heading2"/>
        <w:rPr>
          <w:rFonts w:ascii="Calibri" w:hAnsi="Calibri" w:cs="Calibri"/>
        </w:rPr>
      </w:pPr>
      <w:bookmarkStart w:id="678" w:name="_Toc79750032"/>
      <w:r w:rsidRPr="00385108">
        <w:rPr>
          <w:rFonts w:ascii="Calibri" w:hAnsi="Calibri" w:cs="Calibri"/>
        </w:rPr>
        <w:t>Order Amendments (Post Execution)</w:t>
      </w:r>
      <w:bookmarkEnd w:id="678"/>
    </w:p>
    <w:p w14:paraId="79440DA8" w14:textId="7EDB969E" w:rsidR="00AF70DC" w:rsidRPr="00385108" w:rsidRDefault="00AF70DC" w:rsidP="002411D9">
      <w:pPr>
        <w:pStyle w:val="BodyText"/>
        <w:spacing w:after="200" w:line="276" w:lineRule="auto"/>
        <w:rPr>
          <w:rFonts w:ascii="Calibri" w:hAnsi="Calibri" w:cs="Calibri"/>
          <w:sz w:val="22"/>
          <w:szCs w:val="22"/>
        </w:rPr>
      </w:pPr>
      <w:r w:rsidRPr="00385108">
        <w:rPr>
          <w:rFonts w:ascii="Calibri" w:hAnsi="Calibri" w:cs="Calibri"/>
          <w:sz w:val="22"/>
          <w:szCs w:val="22"/>
        </w:rPr>
        <w:t>BaNCS provide feature to rectify the</w:t>
      </w:r>
      <w:r w:rsidR="00CE3DCB" w:rsidRPr="00385108">
        <w:rPr>
          <w:rFonts w:ascii="Calibri" w:hAnsi="Calibri" w:cs="Calibri"/>
          <w:sz w:val="22"/>
          <w:szCs w:val="22"/>
        </w:rPr>
        <w:t xml:space="preserve"> teller</w:t>
      </w:r>
      <w:r w:rsidRPr="00385108">
        <w:rPr>
          <w:rFonts w:ascii="Calibri" w:hAnsi="Calibri" w:cs="Calibri"/>
          <w:sz w:val="22"/>
          <w:szCs w:val="22"/>
        </w:rPr>
        <w:t xml:space="preserve"> </w:t>
      </w:r>
      <w:r w:rsidR="00A61CC5" w:rsidRPr="00385108">
        <w:rPr>
          <w:rFonts w:ascii="Calibri" w:hAnsi="Calibri" w:cs="Calibri"/>
          <w:sz w:val="22"/>
          <w:szCs w:val="22"/>
        </w:rPr>
        <w:t xml:space="preserve">mistake </w:t>
      </w:r>
      <w:r w:rsidR="00CE3DCB" w:rsidRPr="00385108">
        <w:rPr>
          <w:rFonts w:ascii="Calibri" w:hAnsi="Calibri" w:cs="Calibri"/>
          <w:sz w:val="22"/>
          <w:szCs w:val="22"/>
        </w:rPr>
        <w:t xml:space="preserve">done while capturing the order from customer. But this will be only applicable for the orders </w:t>
      </w:r>
      <w:r w:rsidR="00931B4F" w:rsidRPr="00385108">
        <w:rPr>
          <w:rFonts w:ascii="Calibri" w:hAnsi="Calibri" w:cs="Calibri"/>
          <w:sz w:val="22"/>
          <w:szCs w:val="22"/>
        </w:rPr>
        <w:t>which are executed.</w:t>
      </w:r>
    </w:p>
    <w:p w14:paraId="492E1532" w14:textId="23F0B8FC" w:rsidR="005B1B1A" w:rsidRPr="00385108" w:rsidRDefault="005B1B1A" w:rsidP="00AF70DC">
      <w:pPr>
        <w:pStyle w:val="BodyText"/>
        <w:spacing w:after="200" w:line="276" w:lineRule="auto"/>
        <w:ind w:left="1440"/>
        <w:rPr>
          <w:rFonts w:ascii="Calibri" w:hAnsi="Calibri" w:cs="Calibri"/>
        </w:rPr>
      </w:pPr>
      <w:r w:rsidRPr="00385108">
        <w:rPr>
          <w:rFonts w:ascii="Calibri" w:hAnsi="Calibri" w:cs="Calibri"/>
          <w:noProof/>
          <w:lang w:eastAsia="en-US"/>
        </w:rPr>
        <w:lastRenderedPageBreak/>
        <w:drawing>
          <wp:inline distT="0" distB="0" distL="0" distR="0" wp14:anchorId="64F55218" wp14:editId="5ECD5AD0">
            <wp:extent cx="5813563" cy="2891155"/>
            <wp:effectExtent l="19050" t="19050" r="15875"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14681" cy="2891711"/>
                    </a:xfrm>
                    <a:prstGeom prst="rect">
                      <a:avLst/>
                    </a:prstGeom>
                    <a:pattFill prst="pct5">
                      <a:fgClr>
                        <a:sysClr val="windowText" lastClr="000000"/>
                      </a:fgClr>
                      <a:bgClr>
                        <a:schemeClr val="bg1"/>
                      </a:bgClr>
                    </a:pattFill>
                    <a:ln w="12700" cap="sq" cmpd="thickThin">
                      <a:solidFill>
                        <a:srgbClr val="000000"/>
                      </a:solidFill>
                      <a:prstDash val="solid"/>
                      <a:miter lim="800000"/>
                    </a:ln>
                    <a:effectLst>
                      <a:innerShdw blurRad="76200">
                        <a:srgbClr val="000000"/>
                      </a:innerShdw>
                    </a:effectLst>
                  </pic:spPr>
                </pic:pic>
              </a:graphicData>
            </a:graphic>
          </wp:inline>
        </w:drawing>
      </w:r>
    </w:p>
    <w:p w14:paraId="0DA4AC24" w14:textId="6B39E3FD" w:rsidR="00931B4F" w:rsidRPr="00385108" w:rsidRDefault="004E4597" w:rsidP="00290A3A">
      <w:pPr>
        <w:pStyle w:val="Heading3"/>
        <w:rPr>
          <w:rFonts w:ascii="Calibri" w:hAnsi="Calibri" w:cs="Calibri"/>
        </w:rPr>
      </w:pPr>
      <w:bookmarkStart w:id="679" w:name="_Toc79750033"/>
      <w:r w:rsidRPr="00385108">
        <w:rPr>
          <w:rFonts w:ascii="Calibri" w:hAnsi="Calibri" w:cs="Calibri"/>
        </w:rPr>
        <w:t>Cancel Existing Order</w:t>
      </w:r>
      <w:bookmarkEnd w:id="679"/>
    </w:p>
    <w:p w14:paraId="26EC48B0" w14:textId="4B779825" w:rsidR="00731163" w:rsidRPr="00385108" w:rsidRDefault="00731163" w:rsidP="002411D9">
      <w:pPr>
        <w:pStyle w:val="BodyText"/>
        <w:spacing w:after="200" w:line="276" w:lineRule="auto"/>
        <w:rPr>
          <w:rFonts w:ascii="Calibri" w:hAnsi="Calibri" w:cs="Calibri"/>
          <w:sz w:val="22"/>
          <w:szCs w:val="22"/>
        </w:rPr>
      </w:pPr>
      <w:r w:rsidRPr="00385108">
        <w:rPr>
          <w:rFonts w:ascii="Calibri" w:hAnsi="Calibri" w:cs="Calibri"/>
          <w:sz w:val="22"/>
          <w:szCs w:val="22"/>
        </w:rPr>
        <w:t>In this option user will be able to cancel and e</w:t>
      </w:r>
      <w:r w:rsidR="00041B61" w:rsidRPr="00385108">
        <w:rPr>
          <w:rFonts w:ascii="Calibri" w:hAnsi="Calibri" w:cs="Calibri"/>
          <w:sz w:val="22"/>
          <w:szCs w:val="22"/>
        </w:rPr>
        <w:t>xecuted customer order.</w:t>
      </w:r>
    </w:p>
    <w:p w14:paraId="744BDC4D" w14:textId="1DE209B9" w:rsidR="0068212D" w:rsidRPr="00385108" w:rsidRDefault="00045113" w:rsidP="0068212D">
      <w:pPr>
        <w:pStyle w:val="BodyText"/>
        <w:spacing w:after="200" w:line="276" w:lineRule="auto"/>
        <w:ind w:left="1800"/>
        <w:rPr>
          <w:rFonts w:ascii="Calibri" w:hAnsi="Calibri" w:cs="Calibri"/>
        </w:rPr>
      </w:pPr>
      <w:r w:rsidRPr="00385108">
        <w:rPr>
          <w:rFonts w:ascii="Calibri" w:hAnsi="Calibri" w:cs="Calibri"/>
          <w:noProof/>
          <w:lang w:eastAsia="en-US"/>
        </w:rPr>
        <w:drawing>
          <wp:inline distT="0" distB="0" distL="0" distR="0" wp14:anchorId="022C616D" wp14:editId="528FF5F1">
            <wp:extent cx="5416550" cy="2703195"/>
            <wp:effectExtent l="19050" t="19050" r="12700" b="209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16550" cy="2703195"/>
                    </a:xfrm>
                    <a:prstGeom prst="rect">
                      <a:avLst/>
                    </a:prstGeom>
                    <a:ln w="12700" cap="sq" cmpd="thickThin">
                      <a:solidFill>
                        <a:srgbClr val="000000"/>
                      </a:solidFill>
                      <a:prstDash val="solid"/>
                      <a:miter lim="800000"/>
                    </a:ln>
                    <a:effectLst>
                      <a:innerShdw blurRad="76200">
                        <a:srgbClr val="000000"/>
                      </a:innerShdw>
                    </a:effectLst>
                  </pic:spPr>
                </pic:pic>
              </a:graphicData>
            </a:graphic>
          </wp:inline>
        </w:drawing>
      </w:r>
    </w:p>
    <w:p w14:paraId="3B93E4EE" w14:textId="33C24A37" w:rsidR="00C43C8A" w:rsidRPr="00385108" w:rsidRDefault="00C43C8A" w:rsidP="00C43C8A">
      <w:pPr>
        <w:pStyle w:val="BodyText"/>
        <w:spacing w:after="200" w:line="276" w:lineRule="auto"/>
        <w:ind w:left="1800"/>
        <w:rPr>
          <w:rFonts w:ascii="Calibri" w:hAnsi="Calibri" w:cs="Calibri"/>
        </w:rPr>
      </w:pPr>
    </w:p>
    <w:p w14:paraId="5A2C2D42" w14:textId="6CEC2D54" w:rsidR="004E4597" w:rsidRPr="00385108" w:rsidRDefault="004E4597" w:rsidP="00290A3A">
      <w:pPr>
        <w:pStyle w:val="Heading3"/>
        <w:rPr>
          <w:rFonts w:ascii="Calibri" w:hAnsi="Calibri" w:cs="Calibri"/>
        </w:rPr>
      </w:pPr>
      <w:bookmarkStart w:id="680" w:name="_Toc79750034"/>
      <w:r w:rsidRPr="00385108">
        <w:rPr>
          <w:rFonts w:ascii="Calibri" w:hAnsi="Calibri" w:cs="Calibri"/>
        </w:rPr>
        <w:t>Exist</w:t>
      </w:r>
      <w:r w:rsidR="00C83C5A" w:rsidRPr="00385108">
        <w:rPr>
          <w:rFonts w:ascii="Calibri" w:hAnsi="Calibri" w:cs="Calibri"/>
        </w:rPr>
        <w:t>ing Order (Change or Correction)</w:t>
      </w:r>
      <w:bookmarkEnd w:id="680"/>
    </w:p>
    <w:p w14:paraId="2747A9E9" w14:textId="3A575A2C" w:rsidR="007A1D5D" w:rsidRPr="00385108" w:rsidRDefault="0074236D" w:rsidP="00794A57">
      <w:pPr>
        <w:pStyle w:val="BodyText"/>
        <w:spacing w:after="200" w:line="276" w:lineRule="auto"/>
        <w:rPr>
          <w:rFonts w:ascii="Calibri" w:hAnsi="Calibri" w:cs="Calibri"/>
          <w:sz w:val="22"/>
          <w:szCs w:val="22"/>
        </w:rPr>
      </w:pPr>
      <w:r w:rsidRPr="00385108">
        <w:rPr>
          <w:rFonts w:ascii="Calibri" w:hAnsi="Calibri" w:cs="Calibri"/>
          <w:sz w:val="22"/>
          <w:szCs w:val="22"/>
        </w:rPr>
        <w:t>BO User will be able to modify the items depicted by check boxes</w:t>
      </w:r>
    </w:p>
    <w:p w14:paraId="442B19A2" w14:textId="51A0288B" w:rsidR="00394492" w:rsidRPr="00385108" w:rsidRDefault="00394492" w:rsidP="0074236D">
      <w:pPr>
        <w:pStyle w:val="BodyText"/>
        <w:spacing w:after="200" w:line="276" w:lineRule="auto"/>
        <w:ind w:left="1440" w:firstLine="720"/>
        <w:rPr>
          <w:rFonts w:ascii="Calibri" w:hAnsi="Calibri" w:cs="Calibri"/>
        </w:rPr>
      </w:pPr>
      <w:r w:rsidRPr="00385108">
        <w:rPr>
          <w:rFonts w:ascii="Calibri" w:hAnsi="Calibri" w:cs="Calibri"/>
          <w:noProof/>
          <w:lang w:eastAsia="en-US"/>
        </w:rPr>
        <w:lastRenderedPageBreak/>
        <w:drawing>
          <wp:inline distT="0" distB="0" distL="0" distR="0" wp14:anchorId="29618240" wp14:editId="1167CCCD">
            <wp:extent cx="5223841" cy="2743200"/>
            <wp:effectExtent l="19050" t="19050" r="15240" b="190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27925" cy="2745345"/>
                    </a:xfrm>
                    <a:prstGeom prst="rect">
                      <a:avLst/>
                    </a:prstGeom>
                    <a:ln w="12700" cap="sq" cmpd="thickThin">
                      <a:solidFill>
                        <a:srgbClr val="000000"/>
                      </a:solidFill>
                      <a:prstDash val="solid"/>
                      <a:miter lim="800000"/>
                    </a:ln>
                    <a:effectLst>
                      <a:innerShdw blurRad="76200">
                        <a:srgbClr val="000000"/>
                      </a:innerShdw>
                    </a:effectLst>
                  </pic:spPr>
                </pic:pic>
              </a:graphicData>
            </a:graphic>
          </wp:inline>
        </w:drawing>
      </w:r>
    </w:p>
    <w:p w14:paraId="2B58AD87" w14:textId="130D7B28" w:rsidR="00C83C5A" w:rsidRPr="00385108" w:rsidRDefault="00C83C5A" w:rsidP="00290A3A">
      <w:pPr>
        <w:pStyle w:val="Heading3"/>
        <w:rPr>
          <w:rFonts w:ascii="Calibri" w:hAnsi="Calibri" w:cs="Calibri"/>
        </w:rPr>
      </w:pPr>
      <w:bookmarkStart w:id="681" w:name="_Toc79750035"/>
      <w:r w:rsidRPr="00385108">
        <w:rPr>
          <w:rFonts w:ascii="Calibri" w:hAnsi="Calibri" w:cs="Calibri"/>
        </w:rPr>
        <w:t>Missing Order (New Order Capture)</w:t>
      </w:r>
      <w:bookmarkEnd w:id="681"/>
    </w:p>
    <w:p w14:paraId="073A795D" w14:textId="43661510" w:rsidR="00713846" w:rsidRPr="00385108" w:rsidRDefault="007648D3" w:rsidP="00CC7E17">
      <w:pPr>
        <w:pStyle w:val="BodyText"/>
        <w:spacing w:after="200" w:line="276" w:lineRule="auto"/>
        <w:rPr>
          <w:rFonts w:ascii="Calibri" w:hAnsi="Calibri" w:cs="Calibri"/>
          <w:sz w:val="22"/>
          <w:szCs w:val="22"/>
        </w:rPr>
      </w:pPr>
      <w:r w:rsidRPr="00385108">
        <w:rPr>
          <w:rFonts w:ascii="Calibri" w:hAnsi="Calibri" w:cs="Calibri"/>
          <w:sz w:val="22"/>
          <w:szCs w:val="22"/>
        </w:rPr>
        <w:t>In this option BO user will be able to capture a</w:t>
      </w:r>
      <w:r w:rsidR="00C43C8A" w:rsidRPr="00385108">
        <w:rPr>
          <w:rFonts w:ascii="Calibri" w:hAnsi="Calibri" w:cs="Calibri"/>
          <w:sz w:val="22"/>
          <w:szCs w:val="22"/>
        </w:rPr>
        <w:t>n</w:t>
      </w:r>
      <w:r w:rsidRPr="00385108">
        <w:rPr>
          <w:rFonts w:ascii="Calibri" w:hAnsi="Calibri" w:cs="Calibri"/>
          <w:sz w:val="22"/>
          <w:szCs w:val="22"/>
        </w:rPr>
        <w:t xml:space="preserve"> order on customer behalf</w:t>
      </w:r>
      <w:r w:rsidR="004F1F29" w:rsidRPr="00385108">
        <w:rPr>
          <w:rFonts w:ascii="Calibri" w:hAnsi="Calibri" w:cs="Calibri"/>
          <w:sz w:val="22"/>
          <w:szCs w:val="22"/>
        </w:rPr>
        <w:t>. By selecting the Add button in the “Order Amendment Details” section</w:t>
      </w:r>
      <w:r w:rsidR="00C43C8A" w:rsidRPr="00385108">
        <w:rPr>
          <w:rFonts w:ascii="Calibri" w:hAnsi="Calibri" w:cs="Calibri"/>
          <w:sz w:val="22"/>
          <w:szCs w:val="22"/>
        </w:rPr>
        <w:t>.</w:t>
      </w:r>
    </w:p>
    <w:p w14:paraId="308E526C" w14:textId="0236803E" w:rsidR="00994014" w:rsidRPr="00385108" w:rsidRDefault="007628B6" w:rsidP="008F1A20">
      <w:pPr>
        <w:pStyle w:val="BodyText"/>
        <w:spacing w:after="200" w:line="276" w:lineRule="auto"/>
        <w:ind w:left="720" w:firstLine="720"/>
        <w:jc w:val="left"/>
        <w:rPr>
          <w:rFonts w:ascii="Calibri" w:hAnsi="Calibri" w:cs="Calibri"/>
        </w:rPr>
      </w:pPr>
      <w:r w:rsidRPr="00385108">
        <w:rPr>
          <w:rFonts w:ascii="Calibri" w:hAnsi="Calibri" w:cs="Calibri"/>
          <w:noProof/>
          <w:lang w:eastAsia="en-US"/>
        </w:rPr>
        <w:drawing>
          <wp:inline distT="0" distB="0" distL="0" distR="0" wp14:anchorId="469C9B4A" wp14:editId="1F33C85F">
            <wp:extent cx="5794375" cy="33794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94375" cy="3379470"/>
                    </a:xfrm>
                    <a:prstGeom prst="rect">
                      <a:avLst/>
                    </a:prstGeom>
                    <a:ln>
                      <a:noFill/>
                    </a:ln>
                    <a:effectLst>
                      <a:softEdge rad="112500"/>
                    </a:effectLst>
                  </pic:spPr>
                </pic:pic>
              </a:graphicData>
            </a:graphic>
          </wp:inline>
        </w:drawing>
      </w:r>
    </w:p>
    <w:p w14:paraId="3E8FB201" w14:textId="353230EE" w:rsidR="00624F5D" w:rsidRPr="00385108" w:rsidRDefault="00624F5D" w:rsidP="00AF70DC">
      <w:pPr>
        <w:pStyle w:val="BodyText"/>
        <w:spacing w:after="200" w:line="276" w:lineRule="auto"/>
        <w:ind w:left="1440"/>
        <w:rPr>
          <w:rFonts w:ascii="Calibri" w:hAnsi="Calibri" w:cs="Calibri"/>
        </w:rPr>
      </w:pPr>
    </w:p>
    <w:p w14:paraId="6984D406" w14:textId="2D75BDF6" w:rsidR="001459D9" w:rsidRPr="00385108" w:rsidRDefault="002D2C55" w:rsidP="001459D9">
      <w:pPr>
        <w:pStyle w:val="BodyText"/>
        <w:spacing w:after="200" w:line="276" w:lineRule="auto"/>
        <w:ind w:left="1440"/>
        <w:rPr>
          <w:rFonts w:ascii="Calibri" w:hAnsi="Calibri" w:cs="Calibri"/>
        </w:rPr>
      </w:pPr>
      <w:r w:rsidRPr="00385108">
        <w:rPr>
          <w:rFonts w:ascii="Calibri" w:hAnsi="Calibri" w:cs="Calibri"/>
          <w:noProof/>
          <w:lang w:eastAsia="en-US"/>
        </w:rPr>
        <w:lastRenderedPageBreak/>
        <w:drawing>
          <wp:inline distT="0" distB="0" distL="0" distR="0" wp14:anchorId="19056082" wp14:editId="275A8B79">
            <wp:extent cx="5277587" cy="3400900"/>
            <wp:effectExtent l="19050" t="19050" r="18415" b="285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7587" cy="3400900"/>
                    </a:xfrm>
                    <a:prstGeom prst="rect">
                      <a:avLst/>
                    </a:prstGeom>
                    <a:ln w="12700" cap="sq" cmpd="thickThin">
                      <a:solidFill>
                        <a:srgbClr val="000000"/>
                      </a:solidFill>
                      <a:prstDash val="solid"/>
                      <a:miter lim="800000"/>
                    </a:ln>
                    <a:effectLst>
                      <a:innerShdw blurRad="76200">
                        <a:srgbClr val="000000"/>
                      </a:innerShdw>
                    </a:effectLst>
                  </pic:spPr>
                </pic:pic>
              </a:graphicData>
            </a:graphic>
          </wp:inline>
        </w:drawing>
      </w:r>
    </w:p>
    <w:p w14:paraId="06B19E8A" w14:textId="12F66042" w:rsidR="001459D9" w:rsidRPr="00385108" w:rsidRDefault="001459D9" w:rsidP="00290A3A">
      <w:pPr>
        <w:pStyle w:val="Heading2"/>
        <w:rPr>
          <w:rFonts w:ascii="Calibri" w:hAnsi="Calibri" w:cs="Calibri"/>
        </w:rPr>
      </w:pPr>
      <w:bookmarkStart w:id="682" w:name="_Toc79750036"/>
      <w:r w:rsidRPr="00385108">
        <w:rPr>
          <w:rFonts w:ascii="Calibri" w:hAnsi="Calibri" w:cs="Calibri"/>
        </w:rPr>
        <w:t>Fractional Order (for left over fraction, full sell)</w:t>
      </w:r>
      <w:bookmarkEnd w:id="682"/>
    </w:p>
    <w:p w14:paraId="419F0384" w14:textId="74726B78" w:rsidR="00902671" w:rsidRPr="00385108" w:rsidRDefault="001459D9" w:rsidP="009F7F8A">
      <w:pPr>
        <w:pStyle w:val="BodyText"/>
        <w:numPr>
          <w:ilvl w:val="0"/>
          <w:numId w:val="6"/>
        </w:numPr>
        <w:rPr>
          <w:rFonts w:ascii="Calibri" w:hAnsi="Calibri" w:cs="Calibri"/>
          <w:sz w:val="22"/>
          <w:szCs w:val="22"/>
        </w:rPr>
      </w:pPr>
      <w:r w:rsidRPr="00385108">
        <w:rPr>
          <w:rFonts w:ascii="Calibri" w:hAnsi="Calibri" w:cs="Calibri"/>
          <w:sz w:val="22"/>
          <w:szCs w:val="22"/>
        </w:rPr>
        <w:t>Batch Process, to take fractions left</w:t>
      </w:r>
      <w:r w:rsidR="00A60638" w:rsidRPr="00385108">
        <w:rPr>
          <w:rFonts w:ascii="Calibri" w:hAnsi="Calibri" w:cs="Calibri"/>
          <w:sz w:val="22"/>
          <w:szCs w:val="22"/>
        </w:rPr>
        <w:t xml:space="preserve"> over from t</w:t>
      </w:r>
      <w:r w:rsidR="0060454E" w:rsidRPr="00385108">
        <w:rPr>
          <w:rFonts w:ascii="Calibri" w:hAnsi="Calibri" w:cs="Calibri"/>
          <w:sz w:val="22"/>
          <w:szCs w:val="22"/>
        </w:rPr>
        <w:t>he full sells during the day</w:t>
      </w:r>
      <w:r w:rsidRPr="00385108">
        <w:rPr>
          <w:rFonts w:ascii="Calibri" w:hAnsi="Calibri" w:cs="Calibri"/>
          <w:sz w:val="22"/>
          <w:szCs w:val="22"/>
        </w:rPr>
        <w:t>.</w:t>
      </w:r>
      <w:r w:rsidR="008B46EC" w:rsidRPr="00385108">
        <w:rPr>
          <w:rFonts w:ascii="Calibri" w:hAnsi="Calibri" w:cs="Calibri"/>
          <w:sz w:val="22"/>
          <w:szCs w:val="22"/>
        </w:rPr>
        <w:t xml:space="preserve"> </w:t>
      </w:r>
      <w:r w:rsidR="00422623" w:rsidRPr="00385108">
        <w:rPr>
          <w:rFonts w:ascii="Calibri" w:hAnsi="Calibri" w:cs="Calibri"/>
        </w:rPr>
        <w:t>T</w:t>
      </w:r>
      <w:r w:rsidR="008B46EC" w:rsidRPr="00385108">
        <w:rPr>
          <w:rFonts w:ascii="Calibri" w:hAnsi="Calibri" w:cs="Calibri"/>
        </w:rPr>
        <w:t xml:space="preserve">he fraction part needs to be settled between customer account and nostro account/portfolio </w:t>
      </w:r>
      <w:r w:rsidR="00786E6D" w:rsidRPr="00385108">
        <w:rPr>
          <w:rFonts w:ascii="Calibri" w:hAnsi="Calibri" w:cs="Calibri"/>
        </w:rPr>
        <w:t xml:space="preserve">(Bank Portfolio – configurable) </w:t>
      </w:r>
      <w:r w:rsidR="008B46EC" w:rsidRPr="00385108">
        <w:rPr>
          <w:rFonts w:ascii="Calibri" w:hAnsi="Calibri" w:cs="Calibri"/>
        </w:rPr>
        <w:t>as part of clearing process.</w:t>
      </w:r>
      <w:r w:rsidR="00E754C7" w:rsidRPr="00385108">
        <w:rPr>
          <w:rFonts w:ascii="Calibri" w:hAnsi="Calibri" w:cs="Calibri"/>
        </w:rPr>
        <w:t xml:space="preserve"> </w:t>
      </w:r>
      <w:r w:rsidR="00E754C7" w:rsidRPr="00385108">
        <w:rPr>
          <w:rFonts w:ascii="Calibri" w:hAnsi="Calibri" w:cs="Calibri"/>
          <w:sz w:val="22"/>
          <w:szCs w:val="22"/>
        </w:rPr>
        <w:t>System will create a new deal between (Deal category- Transit Deal) client and fraction portfolio as part of file 1052 processing</w:t>
      </w:r>
      <w:r w:rsidRPr="00385108">
        <w:rPr>
          <w:rFonts w:ascii="Calibri" w:hAnsi="Calibri" w:cs="Calibri"/>
          <w:sz w:val="22"/>
          <w:szCs w:val="22"/>
        </w:rPr>
        <w:t xml:space="preserve"> </w:t>
      </w:r>
      <w:r w:rsidR="00902671" w:rsidRPr="00385108">
        <w:rPr>
          <w:rFonts w:ascii="Calibri" w:hAnsi="Calibri" w:cs="Calibri"/>
          <w:sz w:val="22"/>
          <w:szCs w:val="22"/>
        </w:rPr>
        <w:t>Deal price will be the average price of deals received for order on trading date.</w:t>
      </w:r>
    </w:p>
    <w:p w14:paraId="21A7BC47" w14:textId="77777777" w:rsidR="00E33FEF" w:rsidRPr="00385108" w:rsidRDefault="00E33FEF" w:rsidP="00E754C7">
      <w:pPr>
        <w:pStyle w:val="BodyText"/>
        <w:ind w:left="1530"/>
        <w:rPr>
          <w:rFonts w:ascii="Calibri" w:hAnsi="Calibri" w:cs="Calibri"/>
          <w:sz w:val="22"/>
          <w:szCs w:val="22"/>
        </w:rPr>
      </w:pPr>
    </w:p>
    <w:p w14:paraId="51770111" w14:textId="1C0FECB4" w:rsidR="00181D2D" w:rsidRPr="00385108" w:rsidRDefault="00181D2D" w:rsidP="00290A3A">
      <w:pPr>
        <w:pStyle w:val="Heading2"/>
        <w:rPr>
          <w:rFonts w:ascii="Calibri" w:hAnsi="Calibri" w:cs="Calibri"/>
        </w:rPr>
      </w:pPr>
      <w:bookmarkStart w:id="683" w:name="_Toc79750037"/>
      <w:r w:rsidRPr="00385108">
        <w:rPr>
          <w:rFonts w:ascii="Calibri" w:hAnsi="Calibri" w:cs="Calibri"/>
        </w:rPr>
        <w:t>MF trading</w:t>
      </w:r>
      <w:bookmarkEnd w:id="683"/>
    </w:p>
    <w:p w14:paraId="38C7D098" w14:textId="3D397DCE" w:rsidR="00181D2D" w:rsidRPr="00385108" w:rsidRDefault="00181D2D" w:rsidP="009F7F8A">
      <w:pPr>
        <w:pStyle w:val="ListParagraph"/>
        <w:numPr>
          <w:ilvl w:val="0"/>
          <w:numId w:val="6"/>
        </w:numPr>
        <w:spacing w:before="120"/>
        <w:rPr>
          <w:rFonts w:ascii="Calibri" w:hAnsi="Calibri" w:cs="Calibri"/>
          <w:b/>
          <w:szCs w:val="24"/>
        </w:rPr>
      </w:pPr>
      <w:r w:rsidRPr="00385108">
        <w:rPr>
          <w:rFonts w:ascii="Calibri" w:hAnsi="Calibri" w:cs="Calibri"/>
          <w:b/>
          <w:szCs w:val="24"/>
        </w:rPr>
        <w:t>Mutual fund trading parameter</w:t>
      </w:r>
    </w:p>
    <w:p w14:paraId="4E54417D" w14:textId="77777777" w:rsidR="00181D2D" w:rsidRPr="00385108" w:rsidRDefault="00181D2D" w:rsidP="00181D2D">
      <w:pPr>
        <w:pStyle w:val="ListParagraph"/>
        <w:spacing w:before="120"/>
        <w:ind w:left="1530"/>
        <w:rPr>
          <w:rFonts w:ascii="Calibri" w:hAnsi="Calibri" w:cs="Calibri"/>
          <w:szCs w:val="24"/>
        </w:rPr>
      </w:pPr>
      <w:r w:rsidRPr="00385108">
        <w:rPr>
          <w:rFonts w:ascii="Calibri" w:hAnsi="Calibri" w:cs="Calibri"/>
          <w:szCs w:val="24"/>
        </w:rPr>
        <w:t>TASE sends trading parameter details in file 126 and these are mapped at product level. System validates order entry as per parameters coming in file 126. This is applicable for all MF orders</w:t>
      </w:r>
    </w:p>
    <w:p w14:paraId="75F03089" w14:textId="77777777" w:rsidR="00181D2D" w:rsidRPr="00385108" w:rsidRDefault="00181D2D" w:rsidP="00181D2D">
      <w:pPr>
        <w:pStyle w:val="ListParagraph"/>
        <w:spacing w:before="120"/>
        <w:ind w:left="1530"/>
        <w:rPr>
          <w:rFonts w:ascii="Calibri" w:hAnsi="Calibri" w:cs="Calibri"/>
          <w:szCs w:val="24"/>
        </w:rPr>
      </w:pPr>
    </w:p>
    <w:p w14:paraId="1D733604" w14:textId="720BDAD6" w:rsidR="00181D2D" w:rsidRPr="00385108" w:rsidRDefault="00181D2D" w:rsidP="009F7F8A">
      <w:pPr>
        <w:pStyle w:val="ListParagraph"/>
        <w:numPr>
          <w:ilvl w:val="0"/>
          <w:numId w:val="6"/>
        </w:numPr>
        <w:spacing w:before="120"/>
        <w:rPr>
          <w:rFonts w:ascii="Calibri" w:hAnsi="Calibri" w:cs="Calibri"/>
          <w:b/>
          <w:szCs w:val="24"/>
        </w:rPr>
      </w:pPr>
      <w:r w:rsidRPr="00385108">
        <w:rPr>
          <w:rFonts w:ascii="Calibri" w:hAnsi="Calibri" w:cs="Calibri"/>
          <w:b/>
          <w:szCs w:val="24"/>
        </w:rPr>
        <w:t xml:space="preserve">Mutual fund orders can be of </w:t>
      </w:r>
      <w:del w:id="684" w:author="Virender Beniwal [2]" w:date="2022-02-28T04:30:00Z">
        <w:r w:rsidRPr="00385108" w:rsidDel="00610A1F">
          <w:rPr>
            <w:rFonts w:ascii="Calibri" w:hAnsi="Calibri" w:cs="Calibri"/>
            <w:b/>
            <w:szCs w:val="24"/>
          </w:rPr>
          <w:delText xml:space="preserve">three </w:delText>
        </w:r>
      </w:del>
      <w:ins w:id="685" w:author="Virender Beniwal [2]" w:date="2022-02-28T04:30:00Z">
        <w:r w:rsidR="00610A1F">
          <w:rPr>
            <w:rFonts w:ascii="Calibri" w:hAnsi="Calibri" w:cs="Calibri"/>
            <w:b/>
            <w:szCs w:val="24"/>
          </w:rPr>
          <w:t>two</w:t>
        </w:r>
        <w:r w:rsidR="00610A1F" w:rsidRPr="00385108">
          <w:rPr>
            <w:rFonts w:ascii="Calibri" w:hAnsi="Calibri" w:cs="Calibri"/>
            <w:b/>
            <w:szCs w:val="24"/>
          </w:rPr>
          <w:t xml:space="preserve"> </w:t>
        </w:r>
      </w:ins>
      <w:r w:rsidRPr="00385108">
        <w:rPr>
          <w:rFonts w:ascii="Calibri" w:hAnsi="Calibri" w:cs="Calibri"/>
          <w:b/>
          <w:szCs w:val="24"/>
        </w:rPr>
        <w:t>kinds –</w:t>
      </w:r>
    </w:p>
    <w:p w14:paraId="080D3EF9" w14:textId="77777777" w:rsidR="00181D2D" w:rsidRPr="00385108" w:rsidRDefault="00181D2D" w:rsidP="009F7F8A">
      <w:pPr>
        <w:pStyle w:val="ListParagraph"/>
        <w:numPr>
          <w:ilvl w:val="0"/>
          <w:numId w:val="8"/>
        </w:numPr>
        <w:spacing w:after="0" w:line="240" w:lineRule="auto"/>
        <w:rPr>
          <w:rFonts w:ascii="Calibri" w:hAnsi="Calibri" w:cs="Calibri"/>
          <w:szCs w:val="24"/>
        </w:rPr>
      </w:pPr>
      <w:r w:rsidRPr="00385108">
        <w:rPr>
          <w:rFonts w:ascii="Calibri" w:hAnsi="Calibri" w:cs="Calibri"/>
          <w:szCs w:val="24"/>
        </w:rPr>
        <w:t>Online MF Orders (during market hours)</w:t>
      </w:r>
    </w:p>
    <w:p w14:paraId="7F358D27" w14:textId="77777777" w:rsidR="00181D2D" w:rsidRPr="00385108" w:rsidRDefault="00181D2D" w:rsidP="009F7F8A">
      <w:pPr>
        <w:pStyle w:val="ListParagraph"/>
        <w:numPr>
          <w:ilvl w:val="0"/>
          <w:numId w:val="8"/>
        </w:numPr>
        <w:spacing w:after="0" w:line="240" w:lineRule="auto"/>
        <w:rPr>
          <w:rFonts w:ascii="Calibri" w:hAnsi="Calibri" w:cs="Calibri"/>
          <w:szCs w:val="24"/>
        </w:rPr>
      </w:pPr>
      <w:r w:rsidRPr="00385108">
        <w:rPr>
          <w:rFonts w:ascii="Calibri" w:hAnsi="Calibri" w:cs="Calibri"/>
          <w:szCs w:val="24"/>
        </w:rPr>
        <w:t>Offline MF Orders (off market hours)</w:t>
      </w:r>
    </w:p>
    <w:p w14:paraId="5DFDB046" w14:textId="77777777" w:rsidR="00181D2D" w:rsidRPr="00385108" w:rsidRDefault="00181D2D" w:rsidP="00181D2D">
      <w:pPr>
        <w:pStyle w:val="ListParagraph"/>
        <w:spacing w:after="0" w:line="240" w:lineRule="auto"/>
        <w:ind w:left="2250"/>
        <w:rPr>
          <w:rFonts w:ascii="Calibri" w:hAnsi="Calibri" w:cs="Calibri"/>
          <w:szCs w:val="24"/>
        </w:rPr>
      </w:pPr>
    </w:p>
    <w:p w14:paraId="6D6EB098" w14:textId="2466ADF3" w:rsidR="00181D2D" w:rsidRPr="00385108" w:rsidRDefault="00181D2D" w:rsidP="009F7F8A">
      <w:pPr>
        <w:pStyle w:val="ListParagraph"/>
        <w:numPr>
          <w:ilvl w:val="0"/>
          <w:numId w:val="6"/>
        </w:numPr>
        <w:spacing w:before="120"/>
        <w:rPr>
          <w:rFonts w:ascii="Calibri" w:hAnsi="Calibri" w:cs="Calibri"/>
          <w:b/>
          <w:szCs w:val="24"/>
        </w:rPr>
      </w:pPr>
      <w:r w:rsidRPr="00385108">
        <w:rPr>
          <w:rFonts w:ascii="Calibri" w:hAnsi="Calibri" w:cs="Calibri"/>
          <w:b/>
          <w:szCs w:val="24"/>
        </w:rPr>
        <w:t>Mutual Fund allocation and clearing</w:t>
      </w:r>
    </w:p>
    <w:p w14:paraId="0734B994" w14:textId="5BE8FBF7" w:rsidR="00181D2D" w:rsidRPr="00385108" w:rsidRDefault="00181D2D" w:rsidP="009F7F8A">
      <w:pPr>
        <w:pStyle w:val="ListParagraph"/>
        <w:numPr>
          <w:ilvl w:val="0"/>
          <w:numId w:val="11"/>
        </w:numPr>
        <w:spacing w:before="120"/>
        <w:rPr>
          <w:rFonts w:ascii="Calibri" w:hAnsi="Calibri" w:cs="Calibri"/>
          <w:b/>
          <w:szCs w:val="24"/>
        </w:rPr>
      </w:pPr>
      <w:r w:rsidRPr="00385108">
        <w:rPr>
          <w:rFonts w:ascii="Calibri" w:hAnsi="Calibri" w:cs="Calibri"/>
          <w:szCs w:val="24"/>
        </w:rPr>
        <w:t>Local funds and foreign funds</w:t>
      </w:r>
    </w:p>
    <w:p w14:paraId="325876F5" w14:textId="053A4943" w:rsidR="00181D2D" w:rsidRPr="00385108" w:rsidRDefault="00181D2D" w:rsidP="009F7F8A">
      <w:pPr>
        <w:pStyle w:val="ListParagraph"/>
        <w:numPr>
          <w:ilvl w:val="2"/>
          <w:numId w:val="10"/>
        </w:numPr>
        <w:spacing w:before="120" w:after="0" w:line="240" w:lineRule="auto"/>
        <w:contextualSpacing w:val="0"/>
        <w:rPr>
          <w:rFonts w:ascii="Calibri" w:hAnsi="Calibri" w:cs="Calibri"/>
          <w:szCs w:val="24"/>
        </w:rPr>
      </w:pPr>
      <w:r w:rsidRPr="00385108">
        <w:rPr>
          <w:rFonts w:ascii="Calibri" w:hAnsi="Calibri" w:cs="Calibri"/>
          <w:szCs w:val="24"/>
        </w:rPr>
        <w:t xml:space="preserve">1051 for allocation -  </w:t>
      </w:r>
    </w:p>
    <w:p w14:paraId="1A4CA534" w14:textId="5A6EB2E8" w:rsidR="00181D2D" w:rsidRPr="00385108" w:rsidRDefault="00181D2D" w:rsidP="00181D2D">
      <w:pPr>
        <w:pStyle w:val="ListParagraph"/>
        <w:spacing w:before="120" w:after="0" w:line="240" w:lineRule="auto"/>
        <w:ind w:left="2880"/>
        <w:contextualSpacing w:val="0"/>
        <w:rPr>
          <w:rFonts w:ascii="Calibri" w:hAnsi="Calibri" w:cs="Calibri"/>
          <w:szCs w:val="24"/>
        </w:rPr>
      </w:pPr>
      <w:r w:rsidRPr="00385108">
        <w:rPr>
          <w:rFonts w:ascii="Calibri" w:hAnsi="Calibri" w:cs="Calibri"/>
          <w:szCs w:val="24"/>
        </w:rPr>
        <w:t>Clubbed executions are received on fund level in file 1051. Cut off phase is updated from file 544.</w:t>
      </w:r>
    </w:p>
    <w:p w14:paraId="6AECCEF4" w14:textId="77777777" w:rsidR="00181D2D" w:rsidRPr="00385108" w:rsidRDefault="00181D2D" w:rsidP="009F7F8A">
      <w:pPr>
        <w:pStyle w:val="ListParagraph"/>
        <w:numPr>
          <w:ilvl w:val="2"/>
          <w:numId w:val="10"/>
        </w:numPr>
        <w:spacing w:before="120" w:after="0" w:line="240" w:lineRule="auto"/>
        <w:contextualSpacing w:val="0"/>
        <w:rPr>
          <w:rFonts w:ascii="Calibri" w:hAnsi="Calibri" w:cs="Calibri"/>
          <w:szCs w:val="24"/>
        </w:rPr>
      </w:pPr>
      <w:r w:rsidRPr="00385108">
        <w:rPr>
          <w:rFonts w:ascii="Calibri" w:hAnsi="Calibri" w:cs="Calibri"/>
          <w:szCs w:val="24"/>
        </w:rPr>
        <w:t>1052 for Clearing</w:t>
      </w:r>
    </w:p>
    <w:p w14:paraId="20DC2F85" w14:textId="77777777" w:rsidR="00181D2D" w:rsidRPr="00385108" w:rsidRDefault="00181D2D" w:rsidP="00181D2D">
      <w:pPr>
        <w:pStyle w:val="ListParagraph"/>
        <w:spacing w:before="120" w:after="0" w:line="240" w:lineRule="auto"/>
        <w:ind w:left="2880"/>
        <w:contextualSpacing w:val="0"/>
        <w:rPr>
          <w:rFonts w:ascii="Calibri" w:hAnsi="Calibri" w:cs="Calibri"/>
          <w:szCs w:val="24"/>
        </w:rPr>
      </w:pPr>
    </w:p>
    <w:tbl>
      <w:tblPr>
        <w:tblStyle w:val="LightList-Accent1"/>
        <w:tblW w:w="10783" w:type="dxa"/>
        <w:tblLayout w:type="fixed"/>
        <w:tblLook w:val="00A0" w:firstRow="1" w:lastRow="0" w:firstColumn="1" w:lastColumn="0" w:noHBand="0" w:noVBand="0"/>
        <w:tblPrChange w:id="686" w:author="Eran Dayan" w:date="2021-08-18T12:25:00Z">
          <w:tblPr>
            <w:tblStyle w:val="LightList-Accent1"/>
            <w:tblW w:w="0" w:type="auto"/>
            <w:tblLayout w:type="fixed"/>
            <w:tblLook w:val="00A0" w:firstRow="1" w:lastRow="0" w:firstColumn="1" w:lastColumn="0" w:noHBand="0" w:noVBand="0"/>
          </w:tblPr>
        </w:tblPrChange>
      </w:tblPr>
      <w:tblGrid>
        <w:gridCol w:w="1408"/>
        <w:gridCol w:w="1417"/>
        <w:gridCol w:w="2770"/>
        <w:gridCol w:w="1936"/>
        <w:gridCol w:w="1865"/>
        <w:gridCol w:w="1387"/>
        <w:tblGridChange w:id="687">
          <w:tblGrid>
            <w:gridCol w:w="1137"/>
            <w:gridCol w:w="1362"/>
            <w:gridCol w:w="2450"/>
            <w:gridCol w:w="1713"/>
            <w:gridCol w:w="1650"/>
            <w:gridCol w:w="1225"/>
          </w:tblGrid>
        </w:tblGridChange>
      </w:tblGrid>
      <w:tr w:rsidR="00181D2D" w:rsidRPr="00385108" w14:paraId="4D43928B" w14:textId="77777777" w:rsidTr="00D73B1E">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0783" w:type="dxa"/>
            <w:gridSpan w:val="6"/>
            <w:tcPrChange w:id="688" w:author="Eran Dayan" w:date="2021-08-18T12:25:00Z">
              <w:tcPr>
                <w:tcW w:w="9537" w:type="dxa"/>
                <w:gridSpan w:val="6"/>
              </w:tcPr>
            </w:tcPrChange>
          </w:tcPr>
          <w:p w14:paraId="6030DAB7" w14:textId="77777777" w:rsidR="00181D2D" w:rsidRPr="00385108" w:rsidRDefault="00181D2D" w:rsidP="00D34575">
            <w:pPr>
              <w:keepNext/>
              <w:keepLines/>
              <w:autoSpaceDE w:val="0"/>
              <w:autoSpaceDN w:val="0"/>
              <w:adjustRightInd w:val="0"/>
              <w:ind w:left="60"/>
              <w:jc w:val="center"/>
              <w:cnfStyle w:val="101000000000" w:firstRow="1" w:lastRow="0" w:firstColumn="1" w:lastColumn="0" w:oddVBand="0" w:evenVBand="0" w:oddHBand="0"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Mutual Funds Allocation and settlement</w:t>
            </w:r>
          </w:p>
        </w:tc>
      </w:tr>
      <w:tr w:rsidR="00181D2D" w:rsidRPr="00385108" w14:paraId="73A1659F" w14:textId="77777777" w:rsidTr="00F97C74">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408" w:type="dxa"/>
            <w:tcPrChange w:id="689" w:author="Eran Dayan" w:date="2021-08-18T12:26:00Z">
              <w:tcPr>
                <w:tcW w:w="1137" w:type="dxa"/>
              </w:tcPr>
            </w:tcPrChange>
          </w:tcPr>
          <w:p w14:paraId="3459C633" w14:textId="3A17CFEB" w:rsidR="00181D2D" w:rsidRPr="00385108" w:rsidRDefault="00181D2D" w:rsidP="00181D2D">
            <w:pPr>
              <w:keepNext/>
              <w:keepLines/>
              <w:autoSpaceDE w:val="0"/>
              <w:autoSpaceDN w:val="0"/>
              <w:adjustRightInd w:val="0"/>
              <w:ind w:left="60"/>
              <w:jc w:val="right"/>
              <w:cnfStyle w:val="001000100000" w:firstRow="0" w:lastRow="0" w:firstColumn="1"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Fund Type</w:t>
            </w:r>
          </w:p>
        </w:tc>
        <w:tc>
          <w:tcPr>
            <w:cnfStyle w:val="000010000000" w:firstRow="0" w:lastRow="0" w:firstColumn="0" w:lastColumn="0" w:oddVBand="1" w:evenVBand="0" w:oddHBand="0" w:evenHBand="0" w:firstRowFirstColumn="0" w:firstRowLastColumn="0" w:lastRowFirstColumn="0" w:lastRowLastColumn="0"/>
            <w:tcW w:w="1417" w:type="dxa"/>
            <w:tcPrChange w:id="690" w:author="Eran Dayan" w:date="2021-08-18T12:26:00Z">
              <w:tcPr>
                <w:tcW w:w="1362" w:type="dxa"/>
              </w:tcPr>
            </w:tcPrChange>
          </w:tcPr>
          <w:p w14:paraId="731554FC" w14:textId="3E90329A"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Timing</w:t>
            </w:r>
          </w:p>
        </w:tc>
        <w:tc>
          <w:tcPr>
            <w:tcW w:w="2770" w:type="dxa"/>
            <w:tcPrChange w:id="691" w:author="Eran Dayan" w:date="2021-08-18T12:26:00Z">
              <w:tcPr>
                <w:tcW w:w="2450" w:type="dxa"/>
              </w:tcPr>
            </w:tcPrChange>
          </w:tcPr>
          <w:p w14:paraId="146A4C2C" w14:textId="77777777" w:rsidR="00181D2D" w:rsidRPr="00385108" w:rsidRDefault="00181D2D" w:rsidP="00181D2D">
            <w:pPr>
              <w:keepNext/>
              <w:keepLines/>
              <w:autoSpaceDE w:val="0"/>
              <w:autoSpaceDN w:val="0"/>
              <w:adjustRightInd w:val="0"/>
              <w:ind w:lef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Process</w:t>
            </w:r>
          </w:p>
        </w:tc>
        <w:tc>
          <w:tcPr>
            <w:cnfStyle w:val="000010000000" w:firstRow="0" w:lastRow="0" w:firstColumn="0" w:lastColumn="0" w:oddVBand="1" w:evenVBand="0" w:oddHBand="0" w:evenHBand="0" w:firstRowFirstColumn="0" w:firstRowLastColumn="0" w:lastRowFirstColumn="0" w:lastRowLastColumn="0"/>
            <w:tcW w:w="1936" w:type="dxa"/>
            <w:tcPrChange w:id="692" w:author="Eran Dayan" w:date="2021-08-18T12:26:00Z">
              <w:tcPr>
                <w:tcW w:w="1713" w:type="dxa"/>
              </w:tcPr>
            </w:tcPrChange>
          </w:tcPr>
          <w:p w14:paraId="4CF8FAF1" w14:textId="77777777"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Settlement Type</w:t>
            </w:r>
          </w:p>
        </w:tc>
        <w:tc>
          <w:tcPr>
            <w:tcW w:w="1865" w:type="dxa"/>
            <w:tcPrChange w:id="693" w:author="Eran Dayan" w:date="2021-08-18T12:26:00Z">
              <w:tcPr>
                <w:tcW w:w="1650" w:type="dxa"/>
              </w:tcPr>
            </w:tcPrChange>
          </w:tcPr>
          <w:p w14:paraId="06BFC9EB" w14:textId="77777777" w:rsidR="00181D2D" w:rsidRPr="00385108" w:rsidRDefault="00181D2D" w:rsidP="00181D2D">
            <w:pPr>
              <w:keepNext/>
              <w:keepLines/>
              <w:autoSpaceDE w:val="0"/>
              <w:autoSpaceDN w:val="0"/>
              <w:adjustRightInd w:val="0"/>
              <w:ind w:lef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Settlement Party</w:t>
            </w:r>
          </w:p>
        </w:tc>
        <w:tc>
          <w:tcPr>
            <w:cnfStyle w:val="000010000000" w:firstRow="0" w:lastRow="0" w:firstColumn="0" w:lastColumn="0" w:oddVBand="1" w:evenVBand="0" w:oddHBand="0" w:evenHBand="0" w:firstRowFirstColumn="0" w:firstRowLastColumn="0" w:lastRowFirstColumn="0" w:lastRowLastColumn="0"/>
            <w:tcW w:w="1387" w:type="dxa"/>
            <w:tcPrChange w:id="694" w:author="Eran Dayan" w:date="2021-08-18T12:26:00Z">
              <w:tcPr>
                <w:tcW w:w="1225" w:type="dxa"/>
              </w:tcPr>
            </w:tcPrChange>
          </w:tcPr>
          <w:p w14:paraId="06B1F219" w14:textId="77777777"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File</w:t>
            </w:r>
          </w:p>
        </w:tc>
      </w:tr>
      <w:tr w:rsidR="00181D2D" w:rsidRPr="00385108" w14:paraId="130BE4BE" w14:textId="77777777" w:rsidTr="00F97C74">
        <w:trPr>
          <w:trHeight w:val="264"/>
        </w:trPr>
        <w:tc>
          <w:tcPr>
            <w:cnfStyle w:val="001000000000" w:firstRow="0" w:lastRow="0" w:firstColumn="1" w:lastColumn="0" w:oddVBand="0" w:evenVBand="0" w:oddHBand="0" w:evenHBand="0" w:firstRowFirstColumn="0" w:firstRowLastColumn="0" w:lastRowFirstColumn="0" w:lastRowLastColumn="0"/>
            <w:tcW w:w="1408" w:type="dxa"/>
            <w:tcPrChange w:id="695" w:author="Eran Dayan" w:date="2021-08-18T12:26:00Z">
              <w:tcPr>
                <w:tcW w:w="1137" w:type="dxa"/>
              </w:tcPr>
            </w:tcPrChange>
          </w:tcPr>
          <w:p w14:paraId="11C47BFA" w14:textId="692F15DD"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Local</w:t>
            </w:r>
            <w:r w:rsidR="005747D5">
              <w:rPr>
                <w:rFonts w:ascii="Calibri" w:hAnsi="Calibri" w:cs="Calibri"/>
                <w:color w:val="000000"/>
                <w:sz w:val="20"/>
                <w:lang w:bidi="he-IL"/>
              </w:rPr>
              <w:t xml:space="preserve"> Market</w:t>
            </w:r>
          </w:p>
        </w:tc>
        <w:tc>
          <w:tcPr>
            <w:cnfStyle w:val="000010000000" w:firstRow="0" w:lastRow="0" w:firstColumn="0" w:lastColumn="0" w:oddVBand="1" w:evenVBand="0" w:oddHBand="0" w:evenHBand="0" w:firstRowFirstColumn="0" w:firstRowLastColumn="0" w:lastRowFirstColumn="0" w:lastRowLastColumn="0"/>
            <w:tcW w:w="1417" w:type="dxa"/>
            <w:tcPrChange w:id="696" w:author="Eran Dayan" w:date="2021-08-18T12:26:00Z">
              <w:tcPr>
                <w:tcW w:w="1362" w:type="dxa"/>
              </w:tcPr>
            </w:tcPrChange>
          </w:tcPr>
          <w:p w14:paraId="39D4D8FF"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T(Evening)</w:t>
            </w:r>
          </w:p>
        </w:tc>
        <w:tc>
          <w:tcPr>
            <w:tcW w:w="2770" w:type="dxa"/>
            <w:tcPrChange w:id="697" w:author="Eran Dayan" w:date="2021-08-18T12:26:00Z">
              <w:tcPr>
                <w:tcW w:w="2450" w:type="dxa"/>
              </w:tcPr>
            </w:tcPrChange>
          </w:tcPr>
          <w:p w14:paraId="35958ACD" w14:textId="77777777" w:rsidR="00181D2D" w:rsidRPr="00385108" w:rsidRDefault="00181D2D" w:rsidP="00181D2D">
            <w:pPr>
              <w:keepNext/>
              <w:keepLines/>
              <w:autoSpaceDE w:val="0"/>
              <w:autoSpaceDN w:val="0"/>
              <w:adjustRightInd w:val="0"/>
              <w:ind w:lef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Allocation</w:t>
            </w:r>
          </w:p>
        </w:tc>
        <w:tc>
          <w:tcPr>
            <w:cnfStyle w:val="000010000000" w:firstRow="0" w:lastRow="0" w:firstColumn="0" w:lastColumn="0" w:oddVBand="1" w:evenVBand="0" w:oddHBand="0" w:evenHBand="0" w:firstRowFirstColumn="0" w:firstRowLastColumn="0" w:lastRowFirstColumn="0" w:lastRowLastColumn="0"/>
            <w:tcW w:w="1936" w:type="dxa"/>
            <w:tcPrChange w:id="698" w:author="Eran Dayan" w:date="2021-08-18T12:26:00Z">
              <w:tcPr>
                <w:tcW w:w="1713" w:type="dxa"/>
              </w:tcPr>
            </w:tcPrChange>
          </w:tcPr>
          <w:p w14:paraId="44FA9DFC"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Security</w:t>
            </w:r>
          </w:p>
        </w:tc>
        <w:tc>
          <w:tcPr>
            <w:tcW w:w="1865" w:type="dxa"/>
            <w:tcPrChange w:id="699" w:author="Eran Dayan" w:date="2021-08-18T12:26:00Z">
              <w:tcPr>
                <w:tcW w:w="1650" w:type="dxa"/>
              </w:tcPr>
            </w:tcPrChange>
          </w:tcPr>
          <w:p w14:paraId="5D8B9946" w14:textId="77777777" w:rsidR="00181D2D" w:rsidRPr="00385108" w:rsidRDefault="00181D2D" w:rsidP="00181D2D">
            <w:pPr>
              <w:keepNext/>
              <w:keepLines/>
              <w:autoSpaceDE w:val="0"/>
              <w:autoSpaceDN w:val="0"/>
              <w:adjustRightInd w:val="0"/>
              <w:ind w:lef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Customer</w:t>
            </w:r>
          </w:p>
        </w:tc>
        <w:tc>
          <w:tcPr>
            <w:cnfStyle w:val="000010000000" w:firstRow="0" w:lastRow="0" w:firstColumn="0" w:lastColumn="0" w:oddVBand="1" w:evenVBand="0" w:oddHBand="0" w:evenHBand="0" w:firstRowFirstColumn="0" w:firstRowLastColumn="0" w:lastRowFirstColumn="0" w:lastRowLastColumn="0"/>
            <w:tcW w:w="1387" w:type="dxa"/>
            <w:tcPrChange w:id="700" w:author="Eran Dayan" w:date="2021-08-18T12:26:00Z">
              <w:tcPr>
                <w:tcW w:w="1225" w:type="dxa"/>
              </w:tcPr>
            </w:tcPrChange>
          </w:tcPr>
          <w:p w14:paraId="4F83EC45"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1051</w:t>
            </w:r>
          </w:p>
        </w:tc>
      </w:tr>
      <w:tr w:rsidR="00181D2D" w:rsidRPr="00385108" w14:paraId="41ABA3C3" w14:textId="77777777" w:rsidTr="00F97C74">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408" w:type="dxa"/>
            <w:tcPrChange w:id="701" w:author="Eran Dayan" w:date="2021-08-18T12:26:00Z">
              <w:tcPr>
                <w:tcW w:w="1137" w:type="dxa"/>
              </w:tcPr>
            </w:tcPrChange>
          </w:tcPr>
          <w:p w14:paraId="4A53000D" w14:textId="65B8DA88" w:rsidR="00181D2D" w:rsidRPr="00385108" w:rsidRDefault="005747D5" w:rsidP="00181D2D">
            <w:pPr>
              <w:keepNext/>
              <w:keepLines/>
              <w:autoSpaceDE w:val="0"/>
              <w:autoSpaceDN w:val="0"/>
              <w:adjustRightInd w:val="0"/>
              <w:ind w:left="60"/>
              <w:jc w:val="right"/>
              <w:cnfStyle w:val="001000100000" w:firstRow="0" w:lastRow="0" w:firstColumn="1"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Local</w:t>
            </w:r>
            <w:r>
              <w:rPr>
                <w:rFonts w:ascii="Calibri" w:hAnsi="Calibri" w:cs="Calibri"/>
                <w:color w:val="000000"/>
                <w:sz w:val="20"/>
                <w:lang w:bidi="he-IL"/>
              </w:rPr>
              <w:t xml:space="preserve"> Market</w:t>
            </w:r>
          </w:p>
        </w:tc>
        <w:tc>
          <w:tcPr>
            <w:cnfStyle w:val="000010000000" w:firstRow="0" w:lastRow="0" w:firstColumn="0" w:lastColumn="0" w:oddVBand="1" w:evenVBand="0" w:oddHBand="0" w:evenHBand="0" w:firstRowFirstColumn="0" w:firstRowLastColumn="0" w:lastRowFirstColumn="0" w:lastRowLastColumn="0"/>
            <w:tcW w:w="1417" w:type="dxa"/>
            <w:tcPrChange w:id="702" w:author="Eran Dayan" w:date="2021-08-18T12:26:00Z">
              <w:tcPr>
                <w:tcW w:w="1362" w:type="dxa"/>
              </w:tcPr>
            </w:tcPrChange>
          </w:tcPr>
          <w:p w14:paraId="6D35C0F2" w14:textId="77777777"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T+1(5:30 Pm)</w:t>
            </w:r>
          </w:p>
        </w:tc>
        <w:tc>
          <w:tcPr>
            <w:tcW w:w="2770" w:type="dxa"/>
            <w:tcPrChange w:id="703" w:author="Eran Dayan" w:date="2021-08-18T12:26:00Z">
              <w:tcPr>
                <w:tcW w:w="2450" w:type="dxa"/>
              </w:tcPr>
            </w:tcPrChange>
          </w:tcPr>
          <w:p w14:paraId="4237F608" w14:textId="77777777" w:rsidR="00181D2D" w:rsidRPr="00385108" w:rsidRDefault="00181D2D" w:rsidP="00181D2D">
            <w:pPr>
              <w:keepNext/>
              <w:keepLines/>
              <w:autoSpaceDE w:val="0"/>
              <w:autoSpaceDN w:val="0"/>
              <w:adjustRightInd w:val="0"/>
              <w:ind w:lef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Settlement</w:t>
            </w:r>
          </w:p>
        </w:tc>
        <w:tc>
          <w:tcPr>
            <w:cnfStyle w:val="000010000000" w:firstRow="0" w:lastRow="0" w:firstColumn="0" w:lastColumn="0" w:oddVBand="1" w:evenVBand="0" w:oddHBand="0" w:evenHBand="0" w:firstRowFirstColumn="0" w:firstRowLastColumn="0" w:lastRowFirstColumn="0" w:lastRowLastColumn="0"/>
            <w:tcW w:w="1936" w:type="dxa"/>
            <w:tcPrChange w:id="704" w:author="Eran Dayan" w:date="2021-08-18T12:26:00Z">
              <w:tcPr>
                <w:tcW w:w="1713" w:type="dxa"/>
              </w:tcPr>
            </w:tcPrChange>
          </w:tcPr>
          <w:p w14:paraId="77E65CF5" w14:textId="77777777"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Cash</w:t>
            </w:r>
          </w:p>
        </w:tc>
        <w:tc>
          <w:tcPr>
            <w:tcW w:w="1865" w:type="dxa"/>
            <w:tcPrChange w:id="705" w:author="Eran Dayan" w:date="2021-08-18T12:26:00Z">
              <w:tcPr>
                <w:tcW w:w="1650" w:type="dxa"/>
              </w:tcPr>
            </w:tcPrChange>
          </w:tcPr>
          <w:p w14:paraId="5B890ADA" w14:textId="77777777" w:rsidR="00181D2D" w:rsidRPr="00385108" w:rsidRDefault="00181D2D" w:rsidP="00181D2D">
            <w:pPr>
              <w:keepNext/>
              <w:keepLines/>
              <w:autoSpaceDE w:val="0"/>
              <w:autoSpaceDN w:val="0"/>
              <w:adjustRightInd w:val="0"/>
              <w:ind w:lef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Customer</w:t>
            </w:r>
          </w:p>
        </w:tc>
        <w:tc>
          <w:tcPr>
            <w:cnfStyle w:val="000010000000" w:firstRow="0" w:lastRow="0" w:firstColumn="0" w:lastColumn="0" w:oddVBand="1" w:evenVBand="0" w:oddHBand="0" w:evenHBand="0" w:firstRowFirstColumn="0" w:firstRowLastColumn="0" w:lastRowFirstColumn="0" w:lastRowLastColumn="0"/>
            <w:tcW w:w="1387" w:type="dxa"/>
            <w:tcPrChange w:id="706" w:author="Eran Dayan" w:date="2021-08-18T12:26:00Z">
              <w:tcPr>
                <w:tcW w:w="1225" w:type="dxa"/>
              </w:tcPr>
            </w:tcPrChange>
          </w:tcPr>
          <w:p w14:paraId="3372441C" w14:textId="563097D0"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Contractual</w:t>
            </w:r>
            <w:ins w:id="707" w:author="Hilla Rafalovitz" w:date="2021-08-20T00:21:00Z">
              <w:r w:rsidR="00E1313E">
                <w:rPr>
                  <w:rFonts w:ascii="Calibri" w:hAnsi="Calibri" w:cs="Calibri"/>
                  <w:color w:val="000000"/>
                  <w:sz w:val="20"/>
                  <w:lang w:bidi="he-IL"/>
                </w:rPr>
                <w:t>/ Actual*</w:t>
              </w:r>
            </w:ins>
          </w:p>
        </w:tc>
      </w:tr>
      <w:tr w:rsidR="00181D2D" w:rsidRPr="00385108" w14:paraId="2FB232A5" w14:textId="77777777" w:rsidTr="00F97C74">
        <w:trPr>
          <w:trHeight w:val="264"/>
        </w:trPr>
        <w:tc>
          <w:tcPr>
            <w:cnfStyle w:val="001000000000" w:firstRow="0" w:lastRow="0" w:firstColumn="1" w:lastColumn="0" w:oddVBand="0" w:evenVBand="0" w:oddHBand="0" w:evenHBand="0" w:firstRowFirstColumn="0" w:firstRowLastColumn="0" w:lastRowFirstColumn="0" w:lastRowLastColumn="0"/>
            <w:tcW w:w="1408" w:type="dxa"/>
            <w:tcPrChange w:id="708" w:author="Eran Dayan" w:date="2021-08-18T12:26:00Z">
              <w:tcPr>
                <w:tcW w:w="1137" w:type="dxa"/>
              </w:tcPr>
            </w:tcPrChange>
          </w:tcPr>
          <w:p w14:paraId="70B65584" w14:textId="66BA051C" w:rsidR="00181D2D" w:rsidRPr="00385108" w:rsidRDefault="005747D5"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Local</w:t>
            </w:r>
            <w:r>
              <w:rPr>
                <w:rFonts w:ascii="Calibri" w:hAnsi="Calibri" w:cs="Calibri"/>
                <w:color w:val="000000"/>
                <w:sz w:val="20"/>
                <w:lang w:bidi="he-IL"/>
              </w:rPr>
              <w:t xml:space="preserve"> Market</w:t>
            </w:r>
          </w:p>
        </w:tc>
        <w:tc>
          <w:tcPr>
            <w:cnfStyle w:val="000010000000" w:firstRow="0" w:lastRow="0" w:firstColumn="0" w:lastColumn="0" w:oddVBand="1" w:evenVBand="0" w:oddHBand="0" w:evenHBand="0" w:firstRowFirstColumn="0" w:firstRowLastColumn="0" w:lastRowFirstColumn="0" w:lastRowLastColumn="0"/>
            <w:tcW w:w="1417" w:type="dxa"/>
            <w:tcPrChange w:id="709" w:author="Eran Dayan" w:date="2021-08-18T12:26:00Z">
              <w:tcPr>
                <w:tcW w:w="1362" w:type="dxa"/>
              </w:tcPr>
            </w:tcPrChange>
          </w:tcPr>
          <w:p w14:paraId="1DFB9574"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T+1(8:30 pm)</w:t>
            </w:r>
          </w:p>
        </w:tc>
        <w:tc>
          <w:tcPr>
            <w:tcW w:w="2770" w:type="dxa"/>
            <w:tcPrChange w:id="710" w:author="Eran Dayan" w:date="2021-08-18T12:26:00Z">
              <w:tcPr>
                <w:tcW w:w="2450" w:type="dxa"/>
              </w:tcPr>
            </w:tcPrChange>
          </w:tcPr>
          <w:p w14:paraId="57A13737" w14:textId="77777777" w:rsidR="00181D2D" w:rsidRPr="00385108" w:rsidRDefault="00181D2D" w:rsidP="00181D2D">
            <w:pPr>
              <w:keepNext/>
              <w:keepLines/>
              <w:autoSpaceDE w:val="0"/>
              <w:autoSpaceDN w:val="0"/>
              <w:adjustRightInd w:val="0"/>
              <w:ind w:lef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Settlement</w:t>
            </w:r>
          </w:p>
        </w:tc>
        <w:tc>
          <w:tcPr>
            <w:cnfStyle w:val="000010000000" w:firstRow="0" w:lastRow="0" w:firstColumn="0" w:lastColumn="0" w:oddVBand="1" w:evenVBand="0" w:oddHBand="0" w:evenHBand="0" w:firstRowFirstColumn="0" w:firstRowLastColumn="0" w:lastRowFirstColumn="0" w:lastRowLastColumn="0"/>
            <w:tcW w:w="1936" w:type="dxa"/>
            <w:tcPrChange w:id="711" w:author="Eran Dayan" w:date="2021-08-18T12:26:00Z">
              <w:tcPr>
                <w:tcW w:w="1713" w:type="dxa"/>
              </w:tcPr>
            </w:tcPrChange>
          </w:tcPr>
          <w:p w14:paraId="5ED01C09"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Cash and Security</w:t>
            </w:r>
          </w:p>
        </w:tc>
        <w:tc>
          <w:tcPr>
            <w:tcW w:w="1865" w:type="dxa"/>
            <w:tcPrChange w:id="712" w:author="Eran Dayan" w:date="2021-08-18T12:26:00Z">
              <w:tcPr>
                <w:tcW w:w="1650" w:type="dxa"/>
              </w:tcPr>
            </w:tcPrChange>
          </w:tcPr>
          <w:p w14:paraId="70D0640D" w14:textId="77777777" w:rsidR="00181D2D" w:rsidRPr="00385108" w:rsidRDefault="00181D2D" w:rsidP="00181D2D">
            <w:pPr>
              <w:keepNext/>
              <w:keepLines/>
              <w:autoSpaceDE w:val="0"/>
              <w:autoSpaceDN w:val="0"/>
              <w:adjustRightInd w:val="0"/>
              <w:ind w:lef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Street</w:t>
            </w:r>
          </w:p>
        </w:tc>
        <w:tc>
          <w:tcPr>
            <w:cnfStyle w:val="000010000000" w:firstRow="0" w:lastRow="0" w:firstColumn="0" w:lastColumn="0" w:oddVBand="1" w:evenVBand="0" w:oddHBand="0" w:evenHBand="0" w:firstRowFirstColumn="0" w:firstRowLastColumn="0" w:lastRowFirstColumn="0" w:lastRowLastColumn="0"/>
            <w:tcW w:w="1387" w:type="dxa"/>
            <w:tcPrChange w:id="713" w:author="Eran Dayan" w:date="2021-08-18T12:26:00Z">
              <w:tcPr>
                <w:tcW w:w="1225" w:type="dxa"/>
              </w:tcPr>
            </w:tcPrChange>
          </w:tcPr>
          <w:p w14:paraId="059B3E50"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1052</w:t>
            </w:r>
          </w:p>
        </w:tc>
      </w:tr>
      <w:tr w:rsidR="00181D2D" w:rsidRPr="00385108" w14:paraId="3EF83728" w14:textId="77777777" w:rsidTr="00F97C74">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408" w:type="dxa"/>
            <w:tcPrChange w:id="714" w:author="Eran Dayan" w:date="2021-08-18T12:26:00Z">
              <w:tcPr>
                <w:tcW w:w="1137" w:type="dxa"/>
              </w:tcPr>
            </w:tcPrChange>
          </w:tcPr>
          <w:p w14:paraId="60CBA7A8" w14:textId="40B74C21" w:rsidR="00181D2D" w:rsidRPr="00385108" w:rsidRDefault="00181D2D" w:rsidP="00181D2D">
            <w:pPr>
              <w:keepNext/>
              <w:keepLines/>
              <w:autoSpaceDE w:val="0"/>
              <w:autoSpaceDN w:val="0"/>
              <w:adjustRightInd w:val="0"/>
              <w:ind w:left="60"/>
              <w:jc w:val="right"/>
              <w:cnfStyle w:val="001000100000" w:firstRow="0" w:lastRow="0" w:firstColumn="1"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Foreign</w:t>
            </w:r>
            <w:r w:rsidR="005747D5">
              <w:rPr>
                <w:rFonts w:ascii="Calibri" w:hAnsi="Calibri" w:cs="Calibri"/>
                <w:color w:val="000000"/>
                <w:sz w:val="20"/>
                <w:lang w:bidi="he-IL"/>
              </w:rPr>
              <w:t xml:space="preserve"> Funds</w:t>
            </w:r>
          </w:p>
        </w:tc>
        <w:tc>
          <w:tcPr>
            <w:cnfStyle w:val="000010000000" w:firstRow="0" w:lastRow="0" w:firstColumn="0" w:lastColumn="0" w:oddVBand="1" w:evenVBand="0" w:oddHBand="0" w:evenHBand="0" w:firstRowFirstColumn="0" w:firstRowLastColumn="0" w:lastRowFirstColumn="0" w:lastRowLastColumn="0"/>
            <w:tcW w:w="1417" w:type="dxa"/>
            <w:tcPrChange w:id="715" w:author="Eran Dayan" w:date="2021-08-18T12:26:00Z">
              <w:tcPr>
                <w:tcW w:w="1362" w:type="dxa"/>
              </w:tcPr>
            </w:tcPrChange>
          </w:tcPr>
          <w:p w14:paraId="7FEBBD7B" w14:textId="77777777"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T(Evening)</w:t>
            </w:r>
          </w:p>
        </w:tc>
        <w:tc>
          <w:tcPr>
            <w:tcW w:w="2770" w:type="dxa"/>
            <w:tcPrChange w:id="716" w:author="Eran Dayan" w:date="2021-08-18T12:26:00Z">
              <w:tcPr>
                <w:tcW w:w="2450" w:type="dxa"/>
              </w:tcPr>
            </w:tcPrChange>
          </w:tcPr>
          <w:p w14:paraId="11D115A4" w14:textId="77777777" w:rsidR="00181D2D" w:rsidRPr="00385108" w:rsidRDefault="00181D2D" w:rsidP="00181D2D">
            <w:pPr>
              <w:keepNext/>
              <w:keepLines/>
              <w:autoSpaceDE w:val="0"/>
              <w:autoSpaceDN w:val="0"/>
              <w:adjustRightInd w:val="0"/>
              <w:ind w:lef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Allocation</w:t>
            </w:r>
          </w:p>
        </w:tc>
        <w:tc>
          <w:tcPr>
            <w:cnfStyle w:val="000010000000" w:firstRow="0" w:lastRow="0" w:firstColumn="0" w:lastColumn="0" w:oddVBand="1" w:evenVBand="0" w:oddHBand="0" w:evenHBand="0" w:firstRowFirstColumn="0" w:firstRowLastColumn="0" w:lastRowFirstColumn="0" w:lastRowLastColumn="0"/>
            <w:tcW w:w="1936" w:type="dxa"/>
            <w:tcPrChange w:id="717" w:author="Eran Dayan" w:date="2021-08-18T12:26:00Z">
              <w:tcPr>
                <w:tcW w:w="1713" w:type="dxa"/>
              </w:tcPr>
            </w:tcPrChange>
          </w:tcPr>
          <w:p w14:paraId="1D37F518" w14:textId="77777777"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Security</w:t>
            </w:r>
          </w:p>
        </w:tc>
        <w:tc>
          <w:tcPr>
            <w:tcW w:w="1865" w:type="dxa"/>
            <w:tcPrChange w:id="718" w:author="Eran Dayan" w:date="2021-08-18T12:26:00Z">
              <w:tcPr>
                <w:tcW w:w="1650" w:type="dxa"/>
              </w:tcPr>
            </w:tcPrChange>
          </w:tcPr>
          <w:p w14:paraId="06C25C42" w14:textId="77777777" w:rsidR="00181D2D" w:rsidRPr="00385108" w:rsidRDefault="00181D2D" w:rsidP="00181D2D">
            <w:pPr>
              <w:keepNext/>
              <w:keepLines/>
              <w:autoSpaceDE w:val="0"/>
              <w:autoSpaceDN w:val="0"/>
              <w:adjustRightInd w:val="0"/>
              <w:ind w:lef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Customer</w:t>
            </w:r>
          </w:p>
        </w:tc>
        <w:tc>
          <w:tcPr>
            <w:cnfStyle w:val="000010000000" w:firstRow="0" w:lastRow="0" w:firstColumn="0" w:lastColumn="0" w:oddVBand="1" w:evenVBand="0" w:oddHBand="0" w:evenHBand="0" w:firstRowFirstColumn="0" w:firstRowLastColumn="0" w:lastRowFirstColumn="0" w:lastRowLastColumn="0"/>
            <w:tcW w:w="1387" w:type="dxa"/>
            <w:tcPrChange w:id="719" w:author="Eran Dayan" w:date="2021-08-18T12:26:00Z">
              <w:tcPr>
                <w:tcW w:w="1225" w:type="dxa"/>
              </w:tcPr>
            </w:tcPrChange>
          </w:tcPr>
          <w:p w14:paraId="695A0ED7" w14:textId="77777777"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1051</w:t>
            </w:r>
          </w:p>
        </w:tc>
      </w:tr>
      <w:tr w:rsidR="00181D2D" w:rsidRPr="00385108" w14:paraId="5C5991D9" w14:textId="77777777" w:rsidTr="00F97C74">
        <w:trPr>
          <w:trHeight w:val="264"/>
        </w:trPr>
        <w:tc>
          <w:tcPr>
            <w:cnfStyle w:val="001000000000" w:firstRow="0" w:lastRow="0" w:firstColumn="1" w:lastColumn="0" w:oddVBand="0" w:evenVBand="0" w:oddHBand="0" w:evenHBand="0" w:firstRowFirstColumn="0" w:firstRowLastColumn="0" w:lastRowFirstColumn="0" w:lastRowLastColumn="0"/>
            <w:tcW w:w="1408" w:type="dxa"/>
            <w:tcPrChange w:id="720" w:author="Eran Dayan" w:date="2021-08-18T12:26:00Z">
              <w:tcPr>
                <w:tcW w:w="1137" w:type="dxa"/>
              </w:tcPr>
            </w:tcPrChange>
          </w:tcPr>
          <w:p w14:paraId="5368C655" w14:textId="1BD4C263"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Foreign</w:t>
            </w:r>
            <w:r w:rsidR="005747D5">
              <w:rPr>
                <w:rFonts w:ascii="Calibri" w:hAnsi="Calibri" w:cs="Calibri"/>
                <w:color w:val="000000"/>
                <w:sz w:val="20"/>
                <w:lang w:bidi="he-IL"/>
              </w:rPr>
              <w:t xml:space="preserve"> Market</w:t>
            </w:r>
          </w:p>
        </w:tc>
        <w:tc>
          <w:tcPr>
            <w:cnfStyle w:val="000010000000" w:firstRow="0" w:lastRow="0" w:firstColumn="0" w:lastColumn="0" w:oddVBand="1" w:evenVBand="0" w:oddHBand="0" w:evenHBand="0" w:firstRowFirstColumn="0" w:firstRowLastColumn="0" w:lastRowFirstColumn="0" w:lastRowLastColumn="0"/>
            <w:tcW w:w="1417" w:type="dxa"/>
            <w:tcPrChange w:id="721" w:author="Eran Dayan" w:date="2021-08-18T12:26:00Z">
              <w:tcPr>
                <w:tcW w:w="1362" w:type="dxa"/>
              </w:tcPr>
            </w:tcPrChange>
          </w:tcPr>
          <w:p w14:paraId="758D8BAF"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T+1(5:30 Pm)</w:t>
            </w:r>
          </w:p>
        </w:tc>
        <w:tc>
          <w:tcPr>
            <w:tcW w:w="2770" w:type="dxa"/>
            <w:tcPrChange w:id="722" w:author="Eran Dayan" w:date="2021-08-18T12:26:00Z">
              <w:tcPr>
                <w:tcW w:w="2450" w:type="dxa"/>
              </w:tcPr>
            </w:tcPrChange>
          </w:tcPr>
          <w:p w14:paraId="5234AC7D" w14:textId="77777777" w:rsidR="00181D2D" w:rsidRPr="00385108" w:rsidRDefault="00181D2D" w:rsidP="00181D2D">
            <w:pPr>
              <w:keepNext/>
              <w:keepLines/>
              <w:autoSpaceDE w:val="0"/>
              <w:autoSpaceDN w:val="0"/>
              <w:adjustRightInd w:val="0"/>
              <w:ind w:lef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Settlement will be skipped</w:t>
            </w:r>
          </w:p>
        </w:tc>
        <w:tc>
          <w:tcPr>
            <w:cnfStyle w:val="000010000000" w:firstRow="0" w:lastRow="0" w:firstColumn="0" w:lastColumn="0" w:oddVBand="1" w:evenVBand="0" w:oddHBand="0" w:evenHBand="0" w:firstRowFirstColumn="0" w:firstRowLastColumn="0" w:lastRowFirstColumn="0" w:lastRowLastColumn="0"/>
            <w:tcW w:w="1936" w:type="dxa"/>
            <w:tcPrChange w:id="723" w:author="Eran Dayan" w:date="2021-08-18T12:26:00Z">
              <w:tcPr>
                <w:tcW w:w="1713" w:type="dxa"/>
              </w:tcPr>
            </w:tcPrChange>
          </w:tcPr>
          <w:p w14:paraId="49CA1140"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Cash</w:t>
            </w:r>
          </w:p>
        </w:tc>
        <w:tc>
          <w:tcPr>
            <w:tcW w:w="1865" w:type="dxa"/>
            <w:tcPrChange w:id="724" w:author="Eran Dayan" w:date="2021-08-18T12:26:00Z">
              <w:tcPr>
                <w:tcW w:w="1650" w:type="dxa"/>
              </w:tcPr>
            </w:tcPrChange>
          </w:tcPr>
          <w:p w14:paraId="680495EB" w14:textId="77777777" w:rsidR="00181D2D" w:rsidRPr="00385108" w:rsidRDefault="00181D2D" w:rsidP="00181D2D">
            <w:pPr>
              <w:keepNext/>
              <w:keepLines/>
              <w:autoSpaceDE w:val="0"/>
              <w:autoSpaceDN w:val="0"/>
              <w:adjustRightInd w:val="0"/>
              <w:ind w:lef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Customer</w:t>
            </w:r>
          </w:p>
        </w:tc>
        <w:tc>
          <w:tcPr>
            <w:cnfStyle w:val="000010000000" w:firstRow="0" w:lastRow="0" w:firstColumn="0" w:lastColumn="0" w:oddVBand="1" w:evenVBand="0" w:oddHBand="0" w:evenHBand="0" w:firstRowFirstColumn="0" w:firstRowLastColumn="0" w:lastRowFirstColumn="0" w:lastRowLastColumn="0"/>
            <w:tcW w:w="1387" w:type="dxa"/>
            <w:tcPrChange w:id="725" w:author="Eran Dayan" w:date="2021-08-18T12:26:00Z">
              <w:tcPr>
                <w:tcW w:w="1225" w:type="dxa"/>
              </w:tcPr>
            </w:tcPrChange>
          </w:tcPr>
          <w:p w14:paraId="12F85820"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Contractual</w:t>
            </w:r>
          </w:p>
        </w:tc>
      </w:tr>
      <w:tr w:rsidR="00181D2D" w:rsidRPr="00385108" w14:paraId="7A25CCD2" w14:textId="77777777" w:rsidTr="00F97C74">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408" w:type="dxa"/>
            <w:tcPrChange w:id="726" w:author="Eran Dayan" w:date="2021-08-18T12:26:00Z">
              <w:tcPr>
                <w:tcW w:w="1137" w:type="dxa"/>
              </w:tcPr>
            </w:tcPrChange>
          </w:tcPr>
          <w:p w14:paraId="733D23F2" w14:textId="0A59C514" w:rsidR="00181D2D" w:rsidRPr="00385108" w:rsidRDefault="005747D5" w:rsidP="00181D2D">
            <w:pPr>
              <w:keepNext/>
              <w:keepLines/>
              <w:autoSpaceDE w:val="0"/>
              <w:autoSpaceDN w:val="0"/>
              <w:adjustRightInd w:val="0"/>
              <w:ind w:left="60"/>
              <w:jc w:val="right"/>
              <w:cnfStyle w:val="001000100000" w:firstRow="0" w:lastRow="0" w:firstColumn="1"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Foreign</w:t>
            </w:r>
            <w:r>
              <w:rPr>
                <w:rFonts w:ascii="Calibri" w:hAnsi="Calibri" w:cs="Calibri"/>
                <w:color w:val="000000"/>
                <w:sz w:val="20"/>
                <w:lang w:bidi="he-IL"/>
              </w:rPr>
              <w:t xml:space="preserve"> Funds</w:t>
            </w:r>
          </w:p>
        </w:tc>
        <w:tc>
          <w:tcPr>
            <w:cnfStyle w:val="000010000000" w:firstRow="0" w:lastRow="0" w:firstColumn="0" w:lastColumn="0" w:oddVBand="1" w:evenVBand="0" w:oddHBand="0" w:evenHBand="0" w:firstRowFirstColumn="0" w:firstRowLastColumn="0" w:lastRowFirstColumn="0" w:lastRowLastColumn="0"/>
            <w:tcW w:w="1417" w:type="dxa"/>
            <w:tcPrChange w:id="727" w:author="Eran Dayan" w:date="2021-08-18T12:26:00Z">
              <w:tcPr>
                <w:tcW w:w="1362" w:type="dxa"/>
              </w:tcPr>
            </w:tcPrChange>
          </w:tcPr>
          <w:p w14:paraId="0B98ED42" w14:textId="77777777"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T+1(Evening)</w:t>
            </w:r>
          </w:p>
        </w:tc>
        <w:tc>
          <w:tcPr>
            <w:tcW w:w="2770" w:type="dxa"/>
            <w:tcPrChange w:id="728" w:author="Eran Dayan" w:date="2021-08-18T12:26:00Z">
              <w:tcPr>
                <w:tcW w:w="2450" w:type="dxa"/>
              </w:tcPr>
            </w:tcPrChange>
          </w:tcPr>
          <w:p w14:paraId="383C8C70" w14:textId="77777777" w:rsidR="00F12FC0" w:rsidRDefault="00181D2D" w:rsidP="00181D2D">
            <w:pPr>
              <w:keepNext/>
              <w:keepLines/>
              <w:autoSpaceDE w:val="0"/>
              <w:autoSpaceDN w:val="0"/>
              <w:adjustRightInd w:val="0"/>
              <w:ind w:left="60"/>
              <w:jc w:val="right"/>
              <w:cnfStyle w:val="000000100000" w:firstRow="0" w:lastRow="0" w:firstColumn="0" w:lastColumn="0" w:oddVBand="0" w:evenVBand="0" w:oddHBand="1" w:evenHBand="0" w:firstRowFirstColumn="0" w:firstRowLastColumn="0" w:lastRowFirstColumn="0" w:lastRowLastColumn="0"/>
              <w:rPr>
                <w:ins w:id="729" w:author="Eran Dayan" w:date="2021-08-18T12:26:00Z"/>
                <w:rFonts w:ascii="Calibri" w:hAnsi="Calibri" w:cs="Calibri"/>
                <w:color w:val="000000"/>
                <w:sz w:val="20"/>
                <w:lang w:bidi="he-IL"/>
              </w:rPr>
            </w:pPr>
            <w:r w:rsidRPr="00385108">
              <w:rPr>
                <w:rFonts w:ascii="Calibri" w:hAnsi="Calibri" w:cs="Calibri"/>
                <w:color w:val="000000"/>
                <w:sz w:val="20"/>
                <w:lang w:bidi="he-IL"/>
              </w:rPr>
              <w:t xml:space="preserve">Allocation </w:t>
            </w:r>
            <w:r w:rsidR="005747D5" w:rsidRPr="00385108">
              <w:rPr>
                <w:rFonts w:ascii="Calibri" w:hAnsi="Calibri" w:cs="Calibri"/>
                <w:color w:val="000000"/>
                <w:sz w:val="20"/>
                <w:lang w:bidi="he-IL"/>
              </w:rPr>
              <w:t xml:space="preserve">Reversal </w:t>
            </w:r>
          </w:p>
          <w:p w14:paraId="04D2B7A6" w14:textId="02600215" w:rsidR="00181D2D" w:rsidRPr="00385108" w:rsidRDefault="005747D5" w:rsidP="00181D2D">
            <w:pPr>
              <w:keepNext/>
              <w:keepLines/>
              <w:autoSpaceDE w:val="0"/>
              <w:autoSpaceDN w:val="0"/>
              <w:adjustRightInd w:val="0"/>
              <w:ind w:lef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w:t>
            </w:r>
            <w:r w:rsidR="00181D2D" w:rsidRPr="00385108">
              <w:rPr>
                <w:rFonts w:ascii="Calibri" w:hAnsi="Calibri" w:cs="Calibri"/>
                <w:color w:val="000000"/>
                <w:sz w:val="20"/>
                <w:lang w:bidi="he-IL"/>
              </w:rPr>
              <w:t>Only Movements)</w:t>
            </w:r>
          </w:p>
        </w:tc>
        <w:tc>
          <w:tcPr>
            <w:cnfStyle w:val="000010000000" w:firstRow="0" w:lastRow="0" w:firstColumn="0" w:lastColumn="0" w:oddVBand="1" w:evenVBand="0" w:oddHBand="0" w:evenHBand="0" w:firstRowFirstColumn="0" w:firstRowLastColumn="0" w:lastRowFirstColumn="0" w:lastRowLastColumn="0"/>
            <w:tcW w:w="1936" w:type="dxa"/>
            <w:tcPrChange w:id="730" w:author="Eran Dayan" w:date="2021-08-18T12:26:00Z">
              <w:tcPr>
                <w:tcW w:w="1713" w:type="dxa"/>
              </w:tcPr>
            </w:tcPrChange>
          </w:tcPr>
          <w:p w14:paraId="22DC1766" w14:textId="77777777"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Security</w:t>
            </w:r>
          </w:p>
        </w:tc>
        <w:tc>
          <w:tcPr>
            <w:tcW w:w="1865" w:type="dxa"/>
            <w:tcPrChange w:id="731" w:author="Eran Dayan" w:date="2021-08-18T12:26:00Z">
              <w:tcPr>
                <w:tcW w:w="1650" w:type="dxa"/>
              </w:tcPr>
            </w:tcPrChange>
          </w:tcPr>
          <w:p w14:paraId="707A7174" w14:textId="77777777" w:rsidR="00181D2D" w:rsidRPr="00385108" w:rsidRDefault="00181D2D" w:rsidP="00181D2D">
            <w:pPr>
              <w:keepNext/>
              <w:keepLines/>
              <w:autoSpaceDE w:val="0"/>
              <w:autoSpaceDN w:val="0"/>
              <w:adjustRightInd w:val="0"/>
              <w:ind w:lef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Customer</w:t>
            </w:r>
          </w:p>
        </w:tc>
        <w:tc>
          <w:tcPr>
            <w:cnfStyle w:val="000010000000" w:firstRow="0" w:lastRow="0" w:firstColumn="0" w:lastColumn="0" w:oddVBand="1" w:evenVBand="0" w:oddHBand="0" w:evenHBand="0" w:firstRowFirstColumn="0" w:firstRowLastColumn="0" w:lastRowFirstColumn="0" w:lastRowLastColumn="0"/>
            <w:tcW w:w="1387" w:type="dxa"/>
            <w:tcPrChange w:id="732" w:author="Eran Dayan" w:date="2021-08-18T12:26:00Z">
              <w:tcPr>
                <w:tcW w:w="1225" w:type="dxa"/>
              </w:tcPr>
            </w:tcPrChange>
          </w:tcPr>
          <w:p w14:paraId="245F6155" w14:textId="77777777"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1051</w:t>
            </w:r>
          </w:p>
        </w:tc>
      </w:tr>
      <w:tr w:rsidR="00181D2D" w:rsidRPr="00385108" w14:paraId="768AB462" w14:textId="77777777" w:rsidTr="00F97C74">
        <w:trPr>
          <w:trHeight w:val="264"/>
        </w:trPr>
        <w:tc>
          <w:tcPr>
            <w:cnfStyle w:val="001000000000" w:firstRow="0" w:lastRow="0" w:firstColumn="1" w:lastColumn="0" w:oddVBand="0" w:evenVBand="0" w:oddHBand="0" w:evenHBand="0" w:firstRowFirstColumn="0" w:firstRowLastColumn="0" w:lastRowFirstColumn="0" w:lastRowLastColumn="0"/>
            <w:tcW w:w="1408" w:type="dxa"/>
            <w:tcPrChange w:id="733" w:author="Eran Dayan" w:date="2021-08-18T12:26:00Z">
              <w:tcPr>
                <w:tcW w:w="1137" w:type="dxa"/>
              </w:tcPr>
            </w:tcPrChange>
          </w:tcPr>
          <w:p w14:paraId="172F976B" w14:textId="4A8549AF" w:rsidR="00181D2D" w:rsidRPr="00385108" w:rsidRDefault="005747D5"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Foreign</w:t>
            </w:r>
            <w:r>
              <w:rPr>
                <w:rFonts w:ascii="Calibri" w:hAnsi="Calibri" w:cs="Calibri"/>
                <w:color w:val="000000"/>
                <w:sz w:val="20"/>
                <w:lang w:bidi="he-IL"/>
              </w:rPr>
              <w:t xml:space="preserve"> Funds</w:t>
            </w:r>
          </w:p>
        </w:tc>
        <w:tc>
          <w:tcPr>
            <w:cnfStyle w:val="000010000000" w:firstRow="0" w:lastRow="0" w:firstColumn="0" w:lastColumn="0" w:oddVBand="1" w:evenVBand="0" w:oddHBand="0" w:evenHBand="0" w:firstRowFirstColumn="0" w:firstRowLastColumn="0" w:lastRowFirstColumn="0" w:lastRowLastColumn="0"/>
            <w:tcW w:w="1417" w:type="dxa"/>
            <w:tcPrChange w:id="734" w:author="Eran Dayan" w:date="2021-08-18T12:26:00Z">
              <w:tcPr>
                <w:tcW w:w="1362" w:type="dxa"/>
              </w:tcPr>
            </w:tcPrChange>
          </w:tcPr>
          <w:p w14:paraId="17D0928E"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T+1(Evening)</w:t>
            </w:r>
          </w:p>
        </w:tc>
        <w:tc>
          <w:tcPr>
            <w:tcW w:w="2770" w:type="dxa"/>
            <w:tcPrChange w:id="735" w:author="Eran Dayan" w:date="2021-08-18T12:26:00Z">
              <w:tcPr>
                <w:tcW w:w="2450" w:type="dxa"/>
              </w:tcPr>
            </w:tcPrChange>
          </w:tcPr>
          <w:p w14:paraId="37930B48" w14:textId="77777777" w:rsidR="00181D2D" w:rsidRPr="00385108" w:rsidRDefault="00181D2D" w:rsidP="00181D2D">
            <w:pPr>
              <w:keepNext/>
              <w:keepLines/>
              <w:autoSpaceDE w:val="0"/>
              <w:autoSpaceDN w:val="0"/>
              <w:adjustRightInd w:val="0"/>
              <w:ind w:lef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Allocation with New Price</w:t>
            </w:r>
          </w:p>
        </w:tc>
        <w:tc>
          <w:tcPr>
            <w:cnfStyle w:val="000010000000" w:firstRow="0" w:lastRow="0" w:firstColumn="0" w:lastColumn="0" w:oddVBand="1" w:evenVBand="0" w:oddHBand="0" w:evenHBand="0" w:firstRowFirstColumn="0" w:firstRowLastColumn="0" w:lastRowFirstColumn="0" w:lastRowLastColumn="0"/>
            <w:tcW w:w="1936" w:type="dxa"/>
            <w:tcPrChange w:id="736" w:author="Eran Dayan" w:date="2021-08-18T12:26:00Z">
              <w:tcPr>
                <w:tcW w:w="1713" w:type="dxa"/>
              </w:tcPr>
            </w:tcPrChange>
          </w:tcPr>
          <w:p w14:paraId="1F249DC1"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Security</w:t>
            </w:r>
          </w:p>
        </w:tc>
        <w:tc>
          <w:tcPr>
            <w:tcW w:w="1865" w:type="dxa"/>
            <w:tcPrChange w:id="737" w:author="Eran Dayan" w:date="2021-08-18T12:26:00Z">
              <w:tcPr>
                <w:tcW w:w="1650" w:type="dxa"/>
              </w:tcPr>
            </w:tcPrChange>
          </w:tcPr>
          <w:p w14:paraId="5AC4AB5C" w14:textId="77777777" w:rsidR="00181D2D" w:rsidRPr="00385108" w:rsidRDefault="00181D2D" w:rsidP="00181D2D">
            <w:pPr>
              <w:keepNext/>
              <w:keepLines/>
              <w:autoSpaceDE w:val="0"/>
              <w:autoSpaceDN w:val="0"/>
              <w:adjustRightInd w:val="0"/>
              <w:ind w:lef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Customer</w:t>
            </w:r>
          </w:p>
        </w:tc>
        <w:tc>
          <w:tcPr>
            <w:cnfStyle w:val="000010000000" w:firstRow="0" w:lastRow="0" w:firstColumn="0" w:lastColumn="0" w:oddVBand="1" w:evenVBand="0" w:oddHBand="0" w:evenHBand="0" w:firstRowFirstColumn="0" w:firstRowLastColumn="0" w:lastRowFirstColumn="0" w:lastRowLastColumn="0"/>
            <w:tcW w:w="1387" w:type="dxa"/>
            <w:tcPrChange w:id="738" w:author="Eran Dayan" w:date="2021-08-18T12:26:00Z">
              <w:tcPr>
                <w:tcW w:w="1225" w:type="dxa"/>
              </w:tcPr>
            </w:tcPrChange>
          </w:tcPr>
          <w:p w14:paraId="45EED5BE"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1051</w:t>
            </w:r>
          </w:p>
        </w:tc>
      </w:tr>
      <w:tr w:rsidR="00181D2D" w:rsidRPr="00385108" w14:paraId="0A2BDEA6" w14:textId="77777777" w:rsidTr="00F97C74">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408" w:type="dxa"/>
            <w:tcPrChange w:id="739" w:author="Eran Dayan" w:date="2021-08-18T12:26:00Z">
              <w:tcPr>
                <w:tcW w:w="1137" w:type="dxa"/>
              </w:tcPr>
            </w:tcPrChange>
          </w:tcPr>
          <w:p w14:paraId="4237160D" w14:textId="27B9B03D" w:rsidR="00181D2D" w:rsidRPr="00385108" w:rsidRDefault="005747D5" w:rsidP="00181D2D">
            <w:pPr>
              <w:keepNext/>
              <w:keepLines/>
              <w:autoSpaceDE w:val="0"/>
              <w:autoSpaceDN w:val="0"/>
              <w:adjustRightInd w:val="0"/>
              <w:ind w:left="60"/>
              <w:jc w:val="right"/>
              <w:cnfStyle w:val="001000100000" w:firstRow="0" w:lastRow="0" w:firstColumn="1"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Foreign</w:t>
            </w:r>
            <w:r>
              <w:rPr>
                <w:rFonts w:ascii="Calibri" w:hAnsi="Calibri" w:cs="Calibri"/>
                <w:color w:val="000000"/>
                <w:sz w:val="20"/>
                <w:lang w:bidi="he-IL"/>
              </w:rPr>
              <w:t xml:space="preserve"> Funds</w:t>
            </w:r>
          </w:p>
        </w:tc>
        <w:tc>
          <w:tcPr>
            <w:cnfStyle w:val="000010000000" w:firstRow="0" w:lastRow="0" w:firstColumn="0" w:lastColumn="0" w:oddVBand="1" w:evenVBand="0" w:oddHBand="0" w:evenHBand="0" w:firstRowFirstColumn="0" w:firstRowLastColumn="0" w:lastRowFirstColumn="0" w:lastRowLastColumn="0"/>
            <w:tcW w:w="1417" w:type="dxa"/>
            <w:tcPrChange w:id="740" w:author="Eran Dayan" w:date="2021-08-18T12:26:00Z">
              <w:tcPr>
                <w:tcW w:w="1362" w:type="dxa"/>
              </w:tcPr>
            </w:tcPrChange>
          </w:tcPr>
          <w:p w14:paraId="5655D3B4" w14:textId="77777777"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T+1(8:30 pm)</w:t>
            </w:r>
          </w:p>
        </w:tc>
        <w:tc>
          <w:tcPr>
            <w:tcW w:w="2770" w:type="dxa"/>
            <w:tcPrChange w:id="741" w:author="Eran Dayan" w:date="2021-08-18T12:26:00Z">
              <w:tcPr>
                <w:tcW w:w="2450" w:type="dxa"/>
              </w:tcPr>
            </w:tcPrChange>
          </w:tcPr>
          <w:p w14:paraId="35A77835" w14:textId="77777777" w:rsidR="00181D2D" w:rsidRPr="00385108" w:rsidRDefault="00181D2D" w:rsidP="00181D2D">
            <w:pPr>
              <w:keepNext/>
              <w:keepLines/>
              <w:autoSpaceDE w:val="0"/>
              <w:autoSpaceDN w:val="0"/>
              <w:adjustRightInd w:val="0"/>
              <w:ind w:lef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Settlement</w:t>
            </w:r>
          </w:p>
        </w:tc>
        <w:tc>
          <w:tcPr>
            <w:cnfStyle w:val="000010000000" w:firstRow="0" w:lastRow="0" w:firstColumn="0" w:lastColumn="0" w:oddVBand="1" w:evenVBand="0" w:oddHBand="0" w:evenHBand="0" w:firstRowFirstColumn="0" w:firstRowLastColumn="0" w:lastRowFirstColumn="0" w:lastRowLastColumn="0"/>
            <w:tcW w:w="1936" w:type="dxa"/>
            <w:tcPrChange w:id="742" w:author="Eran Dayan" w:date="2021-08-18T12:26:00Z">
              <w:tcPr>
                <w:tcW w:w="1713" w:type="dxa"/>
              </w:tcPr>
            </w:tcPrChange>
          </w:tcPr>
          <w:p w14:paraId="74BB5E98" w14:textId="77777777"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Cash and Security</w:t>
            </w:r>
          </w:p>
        </w:tc>
        <w:tc>
          <w:tcPr>
            <w:tcW w:w="1865" w:type="dxa"/>
            <w:tcPrChange w:id="743" w:author="Eran Dayan" w:date="2021-08-18T12:26:00Z">
              <w:tcPr>
                <w:tcW w:w="1650" w:type="dxa"/>
              </w:tcPr>
            </w:tcPrChange>
          </w:tcPr>
          <w:p w14:paraId="5328E926" w14:textId="77777777" w:rsidR="00181D2D" w:rsidRPr="00385108" w:rsidRDefault="00181D2D" w:rsidP="00181D2D">
            <w:pPr>
              <w:keepNext/>
              <w:keepLines/>
              <w:autoSpaceDE w:val="0"/>
              <w:autoSpaceDN w:val="0"/>
              <w:adjustRightInd w:val="0"/>
              <w:ind w:lef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Street</w:t>
            </w:r>
          </w:p>
        </w:tc>
        <w:tc>
          <w:tcPr>
            <w:cnfStyle w:val="000010000000" w:firstRow="0" w:lastRow="0" w:firstColumn="0" w:lastColumn="0" w:oddVBand="1" w:evenVBand="0" w:oddHBand="0" w:evenHBand="0" w:firstRowFirstColumn="0" w:firstRowLastColumn="0" w:lastRowFirstColumn="0" w:lastRowLastColumn="0"/>
            <w:tcW w:w="1387" w:type="dxa"/>
            <w:tcPrChange w:id="744" w:author="Eran Dayan" w:date="2021-08-18T12:26:00Z">
              <w:tcPr>
                <w:tcW w:w="1225" w:type="dxa"/>
              </w:tcPr>
            </w:tcPrChange>
          </w:tcPr>
          <w:p w14:paraId="6385416D" w14:textId="77777777"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1052</w:t>
            </w:r>
          </w:p>
        </w:tc>
      </w:tr>
      <w:tr w:rsidR="00181D2D" w:rsidRPr="00385108" w14:paraId="1B7FA6E9" w14:textId="77777777" w:rsidTr="00F97C74">
        <w:trPr>
          <w:trHeight w:val="264"/>
        </w:trPr>
        <w:tc>
          <w:tcPr>
            <w:cnfStyle w:val="001000000000" w:firstRow="0" w:lastRow="0" w:firstColumn="1" w:lastColumn="0" w:oddVBand="0" w:evenVBand="0" w:oddHBand="0" w:evenHBand="0" w:firstRowFirstColumn="0" w:firstRowLastColumn="0" w:lastRowFirstColumn="0" w:lastRowLastColumn="0"/>
            <w:tcW w:w="1408" w:type="dxa"/>
            <w:tcPrChange w:id="745" w:author="Eran Dayan" w:date="2021-08-18T12:26:00Z">
              <w:tcPr>
                <w:tcW w:w="1137" w:type="dxa"/>
              </w:tcPr>
            </w:tcPrChange>
          </w:tcPr>
          <w:p w14:paraId="500936EF" w14:textId="77972B30"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Foreign</w:t>
            </w:r>
            <w:r w:rsidR="005747D5">
              <w:rPr>
                <w:rFonts w:ascii="Calibri" w:hAnsi="Calibri" w:cs="Calibri"/>
                <w:color w:val="000000"/>
                <w:sz w:val="20"/>
                <w:lang w:bidi="he-IL"/>
              </w:rPr>
              <w:t xml:space="preserve"> Market</w:t>
            </w:r>
          </w:p>
        </w:tc>
        <w:tc>
          <w:tcPr>
            <w:cnfStyle w:val="000010000000" w:firstRow="0" w:lastRow="0" w:firstColumn="0" w:lastColumn="0" w:oddVBand="1" w:evenVBand="0" w:oddHBand="0" w:evenHBand="0" w:firstRowFirstColumn="0" w:firstRowLastColumn="0" w:lastRowFirstColumn="0" w:lastRowLastColumn="0"/>
            <w:tcW w:w="1417" w:type="dxa"/>
            <w:tcPrChange w:id="746" w:author="Eran Dayan" w:date="2021-08-18T12:26:00Z">
              <w:tcPr>
                <w:tcW w:w="1362" w:type="dxa"/>
              </w:tcPr>
            </w:tcPrChange>
          </w:tcPr>
          <w:p w14:paraId="0C8D443F"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T+2(5:30 Pm)</w:t>
            </w:r>
          </w:p>
        </w:tc>
        <w:tc>
          <w:tcPr>
            <w:tcW w:w="2770" w:type="dxa"/>
            <w:tcPrChange w:id="747" w:author="Eran Dayan" w:date="2021-08-18T12:26:00Z">
              <w:tcPr>
                <w:tcW w:w="2450" w:type="dxa"/>
              </w:tcPr>
            </w:tcPrChange>
          </w:tcPr>
          <w:p w14:paraId="227FDB10" w14:textId="77777777" w:rsidR="00181D2D" w:rsidRPr="00385108" w:rsidRDefault="00181D2D" w:rsidP="00181D2D">
            <w:pPr>
              <w:keepNext/>
              <w:keepLines/>
              <w:autoSpaceDE w:val="0"/>
              <w:autoSpaceDN w:val="0"/>
              <w:adjustRightInd w:val="0"/>
              <w:ind w:lef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Settlement</w:t>
            </w:r>
          </w:p>
        </w:tc>
        <w:tc>
          <w:tcPr>
            <w:cnfStyle w:val="000010000000" w:firstRow="0" w:lastRow="0" w:firstColumn="0" w:lastColumn="0" w:oddVBand="1" w:evenVBand="0" w:oddHBand="0" w:evenHBand="0" w:firstRowFirstColumn="0" w:firstRowLastColumn="0" w:lastRowFirstColumn="0" w:lastRowLastColumn="0"/>
            <w:tcW w:w="1936" w:type="dxa"/>
            <w:tcPrChange w:id="748" w:author="Eran Dayan" w:date="2021-08-18T12:26:00Z">
              <w:tcPr>
                <w:tcW w:w="1713" w:type="dxa"/>
              </w:tcPr>
            </w:tcPrChange>
          </w:tcPr>
          <w:p w14:paraId="1E03B4CE"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Cash</w:t>
            </w:r>
          </w:p>
        </w:tc>
        <w:tc>
          <w:tcPr>
            <w:tcW w:w="1865" w:type="dxa"/>
            <w:tcPrChange w:id="749" w:author="Eran Dayan" w:date="2021-08-18T12:26:00Z">
              <w:tcPr>
                <w:tcW w:w="1650" w:type="dxa"/>
              </w:tcPr>
            </w:tcPrChange>
          </w:tcPr>
          <w:p w14:paraId="0F3BFAF6" w14:textId="77777777" w:rsidR="00181D2D" w:rsidRPr="00385108" w:rsidRDefault="00181D2D" w:rsidP="00181D2D">
            <w:pPr>
              <w:keepNext/>
              <w:keepLines/>
              <w:autoSpaceDE w:val="0"/>
              <w:autoSpaceDN w:val="0"/>
              <w:adjustRightInd w:val="0"/>
              <w:ind w:lef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Customer</w:t>
            </w:r>
          </w:p>
        </w:tc>
        <w:tc>
          <w:tcPr>
            <w:cnfStyle w:val="000010000000" w:firstRow="0" w:lastRow="0" w:firstColumn="0" w:lastColumn="0" w:oddVBand="1" w:evenVBand="0" w:oddHBand="0" w:evenHBand="0" w:firstRowFirstColumn="0" w:firstRowLastColumn="0" w:lastRowFirstColumn="0" w:lastRowLastColumn="0"/>
            <w:tcW w:w="1387" w:type="dxa"/>
            <w:tcPrChange w:id="750" w:author="Eran Dayan" w:date="2021-08-18T12:26:00Z">
              <w:tcPr>
                <w:tcW w:w="1225" w:type="dxa"/>
              </w:tcPr>
            </w:tcPrChange>
          </w:tcPr>
          <w:p w14:paraId="0B1764B8" w14:textId="6D299A21"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Contractual</w:t>
            </w:r>
            <w:ins w:id="751" w:author="Hilla Rafalovitz" w:date="2021-08-20T00:21:00Z">
              <w:r w:rsidR="00E1313E">
                <w:rPr>
                  <w:rFonts w:ascii="Calibri" w:hAnsi="Calibri" w:cs="Calibri"/>
                  <w:color w:val="000000"/>
                  <w:sz w:val="20"/>
                  <w:lang w:bidi="he-IL"/>
                </w:rPr>
                <w:t>/ Actual*</w:t>
              </w:r>
            </w:ins>
          </w:p>
        </w:tc>
      </w:tr>
      <w:tr w:rsidR="00181D2D" w:rsidRPr="00385108" w14:paraId="09509F38" w14:textId="77777777" w:rsidTr="00F97C74">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408" w:type="dxa"/>
            <w:tcPrChange w:id="752" w:author="Eran Dayan" w:date="2021-08-18T12:26:00Z">
              <w:tcPr>
                <w:tcW w:w="1137" w:type="dxa"/>
              </w:tcPr>
            </w:tcPrChange>
          </w:tcPr>
          <w:p w14:paraId="0B32F7BD" w14:textId="270D7C46" w:rsidR="00181D2D" w:rsidRPr="00385108" w:rsidRDefault="005747D5" w:rsidP="00181D2D">
            <w:pPr>
              <w:keepNext/>
              <w:keepLines/>
              <w:autoSpaceDE w:val="0"/>
              <w:autoSpaceDN w:val="0"/>
              <w:adjustRightInd w:val="0"/>
              <w:ind w:left="60"/>
              <w:jc w:val="right"/>
              <w:cnfStyle w:val="001000100000" w:firstRow="0" w:lastRow="0" w:firstColumn="1"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Foreign</w:t>
            </w:r>
            <w:r>
              <w:rPr>
                <w:rFonts w:ascii="Calibri" w:hAnsi="Calibri" w:cs="Calibri"/>
                <w:color w:val="000000"/>
                <w:sz w:val="20"/>
                <w:lang w:bidi="he-IL"/>
              </w:rPr>
              <w:t xml:space="preserve"> Funds</w:t>
            </w:r>
          </w:p>
        </w:tc>
        <w:tc>
          <w:tcPr>
            <w:cnfStyle w:val="000010000000" w:firstRow="0" w:lastRow="0" w:firstColumn="0" w:lastColumn="0" w:oddVBand="1" w:evenVBand="0" w:oddHBand="0" w:evenHBand="0" w:firstRowFirstColumn="0" w:firstRowLastColumn="0" w:lastRowFirstColumn="0" w:lastRowLastColumn="0"/>
            <w:tcW w:w="1417" w:type="dxa"/>
            <w:tcPrChange w:id="753" w:author="Eran Dayan" w:date="2021-08-18T12:26:00Z">
              <w:tcPr>
                <w:tcW w:w="1362" w:type="dxa"/>
              </w:tcPr>
            </w:tcPrChange>
          </w:tcPr>
          <w:p w14:paraId="3D56BEE3" w14:textId="77777777"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T+2(8:30)</w:t>
            </w:r>
          </w:p>
        </w:tc>
        <w:tc>
          <w:tcPr>
            <w:tcW w:w="2770" w:type="dxa"/>
            <w:tcPrChange w:id="754" w:author="Eran Dayan" w:date="2021-08-18T12:26:00Z">
              <w:tcPr>
                <w:tcW w:w="2450" w:type="dxa"/>
              </w:tcPr>
            </w:tcPrChange>
          </w:tcPr>
          <w:p w14:paraId="43E5F144" w14:textId="77777777" w:rsidR="00181D2D" w:rsidRPr="00385108" w:rsidRDefault="00181D2D" w:rsidP="00181D2D">
            <w:pPr>
              <w:keepNext/>
              <w:keepLines/>
              <w:autoSpaceDE w:val="0"/>
              <w:autoSpaceDN w:val="0"/>
              <w:adjustRightInd w:val="0"/>
              <w:ind w:lef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Settlement Reversal</w:t>
            </w:r>
          </w:p>
        </w:tc>
        <w:tc>
          <w:tcPr>
            <w:cnfStyle w:val="000010000000" w:firstRow="0" w:lastRow="0" w:firstColumn="0" w:lastColumn="0" w:oddVBand="1" w:evenVBand="0" w:oddHBand="0" w:evenHBand="0" w:firstRowFirstColumn="0" w:firstRowLastColumn="0" w:lastRowFirstColumn="0" w:lastRowLastColumn="0"/>
            <w:tcW w:w="1936" w:type="dxa"/>
            <w:tcPrChange w:id="755" w:author="Eran Dayan" w:date="2021-08-18T12:26:00Z">
              <w:tcPr>
                <w:tcW w:w="1713" w:type="dxa"/>
              </w:tcPr>
            </w:tcPrChange>
          </w:tcPr>
          <w:p w14:paraId="67659FA2" w14:textId="77777777"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Cash and Security</w:t>
            </w:r>
          </w:p>
        </w:tc>
        <w:tc>
          <w:tcPr>
            <w:tcW w:w="1865" w:type="dxa"/>
            <w:tcPrChange w:id="756" w:author="Eran Dayan" w:date="2021-08-18T12:26:00Z">
              <w:tcPr>
                <w:tcW w:w="1650" w:type="dxa"/>
              </w:tcPr>
            </w:tcPrChange>
          </w:tcPr>
          <w:p w14:paraId="40A9F333" w14:textId="77777777" w:rsidR="00181D2D" w:rsidRPr="00385108" w:rsidRDefault="00181D2D" w:rsidP="00181D2D">
            <w:pPr>
              <w:keepNext/>
              <w:keepLines/>
              <w:autoSpaceDE w:val="0"/>
              <w:autoSpaceDN w:val="0"/>
              <w:adjustRightInd w:val="0"/>
              <w:ind w:lef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Street</w:t>
            </w:r>
          </w:p>
        </w:tc>
        <w:tc>
          <w:tcPr>
            <w:cnfStyle w:val="000010000000" w:firstRow="0" w:lastRow="0" w:firstColumn="0" w:lastColumn="0" w:oddVBand="1" w:evenVBand="0" w:oddHBand="0" w:evenHBand="0" w:firstRowFirstColumn="0" w:firstRowLastColumn="0" w:lastRowFirstColumn="0" w:lastRowLastColumn="0"/>
            <w:tcW w:w="1387" w:type="dxa"/>
            <w:tcPrChange w:id="757" w:author="Eran Dayan" w:date="2021-08-18T12:26:00Z">
              <w:tcPr>
                <w:tcW w:w="1225" w:type="dxa"/>
              </w:tcPr>
            </w:tcPrChange>
          </w:tcPr>
          <w:p w14:paraId="52E3D434" w14:textId="77777777" w:rsidR="00181D2D" w:rsidRPr="00385108" w:rsidRDefault="00181D2D" w:rsidP="00181D2D">
            <w:pPr>
              <w:keepNext/>
              <w:keepLines/>
              <w:autoSpaceDE w:val="0"/>
              <w:autoSpaceDN w:val="0"/>
              <w:adjustRightInd w:val="0"/>
              <w:ind w:left="60"/>
              <w:jc w:val="right"/>
              <w:cnfStyle w:val="000010100000" w:firstRow="0" w:lastRow="0" w:firstColumn="0" w:lastColumn="0" w:oddVBand="1" w:evenVBand="0" w:oddHBand="1"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1052</w:t>
            </w:r>
          </w:p>
        </w:tc>
      </w:tr>
      <w:tr w:rsidR="00181D2D" w:rsidRPr="00385108" w14:paraId="229A9F40" w14:textId="77777777" w:rsidTr="00F97C74">
        <w:trPr>
          <w:trHeight w:val="264"/>
        </w:trPr>
        <w:tc>
          <w:tcPr>
            <w:cnfStyle w:val="001000000000" w:firstRow="0" w:lastRow="0" w:firstColumn="1" w:lastColumn="0" w:oddVBand="0" w:evenVBand="0" w:oddHBand="0" w:evenHBand="0" w:firstRowFirstColumn="0" w:firstRowLastColumn="0" w:lastRowFirstColumn="0" w:lastRowLastColumn="0"/>
            <w:tcW w:w="1408" w:type="dxa"/>
            <w:tcPrChange w:id="758" w:author="Eran Dayan" w:date="2021-08-18T12:26:00Z">
              <w:tcPr>
                <w:tcW w:w="1137" w:type="dxa"/>
              </w:tcPr>
            </w:tcPrChange>
          </w:tcPr>
          <w:p w14:paraId="74F8D007" w14:textId="0A566E7C" w:rsidR="00181D2D" w:rsidRPr="00385108" w:rsidRDefault="005747D5"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Foreign</w:t>
            </w:r>
            <w:r>
              <w:rPr>
                <w:rFonts w:ascii="Calibri" w:hAnsi="Calibri" w:cs="Calibri"/>
                <w:color w:val="000000"/>
                <w:sz w:val="20"/>
                <w:lang w:bidi="he-IL"/>
              </w:rPr>
              <w:t xml:space="preserve"> Funds</w:t>
            </w:r>
          </w:p>
        </w:tc>
        <w:tc>
          <w:tcPr>
            <w:cnfStyle w:val="000010000000" w:firstRow="0" w:lastRow="0" w:firstColumn="0" w:lastColumn="0" w:oddVBand="1" w:evenVBand="0" w:oddHBand="0" w:evenHBand="0" w:firstRowFirstColumn="0" w:firstRowLastColumn="0" w:lastRowFirstColumn="0" w:lastRowLastColumn="0"/>
            <w:tcW w:w="1417" w:type="dxa"/>
            <w:tcPrChange w:id="759" w:author="Eran Dayan" w:date="2021-08-18T12:26:00Z">
              <w:tcPr>
                <w:tcW w:w="1362" w:type="dxa"/>
              </w:tcPr>
            </w:tcPrChange>
          </w:tcPr>
          <w:p w14:paraId="08518E96"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T+2(8:30)</w:t>
            </w:r>
          </w:p>
        </w:tc>
        <w:tc>
          <w:tcPr>
            <w:tcW w:w="2770" w:type="dxa"/>
            <w:tcPrChange w:id="760" w:author="Eran Dayan" w:date="2021-08-18T12:26:00Z">
              <w:tcPr>
                <w:tcW w:w="2450" w:type="dxa"/>
              </w:tcPr>
            </w:tcPrChange>
          </w:tcPr>
          <w:p w14:paraId="3BD7D5A7" w14:textId="77777777" w:rsidR="00181D2D" w:rsidRPr="00385108" w:rsidRDefault="00181D2D" w:rsidP="00181D2D">
            <w:pPr>
              <w:keepNext/>
              <w:keepLines/>
              <w:autoSpaceDE w:val="0"/>
              <w:autoSpaceDN w:val="0"/>
              <w:adjustRightInd w:val="0"/>
              <w:ind w:lef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Settlement with New Price</w:t>
            </w:r>
          </w:p>
        </w:tc>
        <w:tc>
          <w:tcPr>
            <w:cnfStyle w:val="000010000000" w:firstRow="0" w:lastRow="0" w:firstColumn="0" w:lastColumn="0" w:oddVBand="1" w:evenVBand="0" w:oddHBand="0" w:evenHBand="0" w:firstRowFirstColumn="0" w:firstRowLastColumn="0" w:lastRowFirstColumn="0" w:lastRowLastColumn="0"/>
            <w:tcW w:w="1936" w:type="dxa"/>
            <w:tcPrChange w:id="761" w:author="Eran Dayan" w:date="2021-08-18T12:26:00Z">
              <w:tcPr>
                <w:tcW w:w="1713" w:type="dxa"/>
              </w:tcPr>
            </w:tcPrChange>
          </w:tcPr>
          <w:p w14:paraId="622C343E"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Cash and Security</w:t>
            </w:r>
          </w:p>
        </w:tc>
        <w:tc>
          <w:tcPr>
            <w:tcW w:w="1865" w:type="dxa"/>
            <w:tcPrChange w:id="762" w:author="Eran Dayan" w:date="2021-08-18T12:26:00Z">
              <w:tcPr>
                <w:tcW w:w="1650" w:type="dxa"/>
              </w:tcPr>
            </w:tcPrChange>
          </w:tcPr>
          <w:p w14:paraId="54DD20CA" w14:textId="77777777" w:rsidR="00181D2D" w:rsidRPr="00385108" w:rsidRDefault="00181D2D" w:rsidP="00181D2D">
            <w:pPr>
              <w:keepNext/>
              <w:keepLines/>
              <w:autoSpaceDE w:val="0"/>
              <w:autoSpaceDN w:val="0"/>
              <w:adjustRightInd w:val="0"/>
              <w:ind w:lef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lang w:bidi="he-IL"/>
              </w:rPr>
            </w:pPr>
            <w:r w:rsidRPr="00385108">
              <w:rPr>
                <w:rFonts w:ascii="Calibri" w:hAnsi="Calibri" w:cs="Calibri"/>
                <w:color w:val="000000"/>
                <w:sz w:val="20"/>
                <w:lang w:bidi="he-IL"/>
              </w:rPr>
              <w:t>Street</w:t>
            </w:r>
          </w:p>
        </w:tc>
        <w:tc>
          <w:tcPr>
            <w:cnfStyle w:val="000010000000" w:firstRow="0" w:lastRow="0" w:firstColumn="0" w:lastColumn="0" w:oddVBand="1" w:evenVBand="0" w:oddHBand="0" w:evenHBand="0" w:firstRowFirstColumn="0" w:firstRowLastColumn="0" w:lastRowFirstColumn="0" w:lastRowLastColumn="0"/>
            <w:tcW w:w="1387" w:type="dxa"/>
            <w:tcPrChange w:id="763" w:author="Eran Dayan" w:date="2021-08-18T12:26:00Z">
              <w:tcPr>
                <w:tcW w:w="1225" w:type="dxa"/>
              </w:tcPr>
            </w:tcPrChange>
          </w:tcPr>
          <w:p w14:paraId="423FBF4C" w14:textId="77777777" w:rsidR="00181D2D" w:rsidRPr="00385108" w:rsidRDefault="00181D2D" w:rsidP="00181D2D">
            <w:pPr>
              <w:keepNext/>
              <w:keepLines/>
              <w:autoSpaceDE w:val="0"/>
              <w:autoSpaceDN w:val="0"/>
              <w:adjustRightInd w:val="0"/>
              <w:ind w:left="60"/>
              <w:jc w:val="right"/>
              <w:rPr>
                <w:rFonts w:ascii="Calibri" w:hAnsi="Calibri" w:cs="Calibri"/>
                <w:color w:val="000000"/>
                <w:sz w:val="20"/>
                <w:lang w:bidi="he-IL"/>
              </w:rPr>
            </w:pPr>
            <w:r w:rsidRPr="00385108">
              <w:rPr>
                <w:rFonts w:ascii="Calibri" w:hAnsi="Calibri" w:cs="Calibri"/>
                <w:color w:val="000000"/>
                <w:sz w:val="20"/>
                <w:lang w:bidi="he-IL"/>
              </w:rPr>
              <w:t>1052</w:t>
            </w:r>
          </w:p>
        </w:tc>
      </w:tr>
    </w:tbl>
    <w:p w14:paraId="71F3789A" w14:textId="77777777" w:rsidR="00181D2D" w:rsidRPr="00385108" w:rsidRDefault="00181D2D" w:rsidP="00181D2D">
      <w:pPr>
        <w:pStyle w:val="ListParagraph"/>
        <w:spacing w:before="120" w:after="0" w:line="240" w:lineRule="auto"/>
        <w:ind w:left="2880"/>
        <w:contextualSpacing w:val="0"/>
        <w:rPr>
          <w:rFonts w:ascii="Calibri" w:hAnsi="Calibri" w:cs="Calibri"/>
          <w:szCs w:val="24"/>
        </w:rPr>
      </w:pPr>
    </w:p>
    <w:p w14:paraId="6C897ADE" w14:textId="28ABF9E1" w:rsidR="00181D2D" w:rsidRPr="00385108" w:rsidRDefault="00E1313E" w:rsidP="00181D2D">
      <w:pPr>
        <w:pStyle w:val="ListParagraph"/>
        <w:spacing w:before="120" w:after="0" w:line="240" w:lineRule="auto"/>
        <w:ind w:left="1440"/>
        <w:contextualSpacing w:val="0"/>
        <w:rPr>
          <w:rFonts w:ascii="Calibri" w:hAnsi="Calibri" w:cs="Calibri"/>
          <w:b/>
          <w:szCs w:val="24"/>
        </w:rPr>
      </w:pPr>
      <w:ins w:id="764" w:author="Hilla Rafalovitz" w:date="2021-08-20T00:21:00Z">
        <w:r>
          <w:rPr>
            <w:rFonts w:ascii="Calibri" w:hAnsi="Calibri" w:cs="Calibri"/>
            <w:b/>
            <w:szCs w:val="24"/>
          </w:rPr>
          <w:t>*</w:t>
        </w:r>
      </w:ins>
      <w:ins w:id="765" w:author="Hilla Rafalovitz" w:date="2021-08-20T00:22:00Z">
        <w:r w:rsidRPr="00E1313E">
          <w:rPr>
            <w:rFonts w:ascii="Calibri" w:hAnsi="Calibri" w:cs="Calibri"/>
          </w:rPr>
          <w:t xml:space="preserve"> </w:t>
        </w:r>
        <w:r w:rsidRPr="00D813D3">
          <w:rPr>
            <w:rFonts w:ascii="Calibri" w:hAnsi="Calibri" w:cs="Calibri"/>
          </w:rPr>
          <w:t>According to the bank's decision</w:t>
        </w:r>
        <w:r>
          <w:rPr>
            <w:rFonts w:ascii="Calibri" w:hAnsi="Calibri"/>
            <w:lang w:bidi="he-IL"/>
          </w:rPr>
          <w:t>.</w:t>
        </w:r>
      </w:ins>
    </w:p>
    <w:p w14:paraId="14171471" w14:textId="5477E121" w:rsidR="00181D2D" w:rsidRPr="00385108" w:rsidRDefault="00181D2D" w:rsidP="009F7F8A">
      <w:pPr>
        <w:pStyle w:val="ListParagraph"/>
        <w:numPr>
          <w:ilvl w:val="0"/>
          <w:numId w:val="10"/>
        </w:numPr>
        <w:spacing w:before="120" w:after="0" w:line="240" w:lineRule="auto"/>
        <w:contextualSpacing w:val="0"/>
        <w:rPr>
          <w:rFonts w:ascii="Calibri" w:hAnsi="Calibri" w:cs="Calibri"/>
          <w:b/>
          <w:szCs w:val="24"/>
        </w:rPr>
      </w:pPr>
      <w:r w:rsidRPr="00385108">
        <w:rPr>
          <w:rFonts w:ascii="Calibri" w:hAnsi="Calibri" w:cs="Calibri"/>
          <w:b/>
          <w:szCs w:val="24"/>
        </w:rPr>
        <w:t>Mutual fund price correction</w:t>
      </w:r>
    </w:p>
    <w:p w14:paraId="369B01E6" w14:textId="77777777" w:rsidR="00181D2D" w:rsidRPr="00385108" w:rsidRDefault="00181D2D" w:rsidP="009F7F8A">
      <w:pPr>
        <w:pStyle w:val="ListParagraph"/>
        <w:numPr>
          <w:ilvl w:val="0"/>
          <w:numId w:val="12"/>
        </w:numPr>
        <w:spacing w:after="0" w:line="240" w:lineRule="auto"/>
        <w:jc w:val="both"/>
        <w:rPr>
          <w:rFonts w:ascii="Calibri" w:hAnsi="Calibri" w:cs="Calibri"/>
          <w:szCs w:val="24"/>
          <w:u w:val="single"/>
        </w:rPr>
      </w:pPr>
      <w:r w:rsidRPr="00385108">
        <w:rPr>
          <w:rFonts w:ascii="Calibri" w:hAnsi="Calibri" w:cs="Calibri"/>
          <w:szCs w:val="24"/>
          <w:u w:val="single"/>
        </w:rPr>
        <w:t>Auto Price correction</w:t>
      </w:r>
    </w:p>
    <w:p w14:paraId="13EFD074" w14:textId="1FDD1953" w:rsidR="00181D2D" w:rsidRPr="00385108" w:rsidRDefault="00181D2D" w:rsidP="00181D2D">
      <w:pPr>
        <w:pStyle w:val="ListParagraph"/>
        <w:spacing w:after="0" w:line="240" w:lineRule="auto"/>
        <w:ind w:left="1440"/>
        <w:jc w:val="both"/>
        <w:rPr>
          <w:rFonts w:ascii="Calibri" w:hAnsi="Calibri" w:cs="Calibri"/>
          <w:szCs w:val="24"/>
          <w:u w:val="single"/>
        </w:rPr>
      </w:pPr>
      <w:r w:rsidRPr="00385108">
        <w:rPr>
          <w:rFonts w:ascii="Calibri" w:hAnsi="Calibri" w:cs="Calibri"/>
        </w:rPr>
        <w:t>Trade reversals and reallocations are received in 1051 file. System reverses old allocation and books at new price as received.</w:t>
      </w:r>
    </w:p>
    <w:p w14:paraId="51F97661" w14:textId="11F23534" w:rsidR="00181D2D" w:rsidRPr="00385108" w:rsidRDefault="00181D2D" w:rsidP="00181D2D">
      <w:pPr>
        <w:spacing w:after="0" w:line="240" w:lineRule="auto"/>
        <w:jc w:val="both"/>
        <w:rPr>
          <w:rFonts w:ascii="Calibri" w:hAnsi="Calibri" w:cs="Calibri"/>
        </w:rPr>
      </w:pPr>
    </w:p>
    <w:p w14:paraId="686D36A8" w14:textId="55025F2C" w:rsidR="00181D2D" w:rsidRPr="00385108" w:rsidRDefault="00181D2D" w:rsidP="009F7F8A">
      <w:pPr>
        <w:pStyle w:val="ListParagraph"/>
        <w:numPr>
          <w:ilvl w:val="0"/>
          <w:numId w:val="12"/>
        </w:numPr>
        <w:spacing w:after="0" w:line="240" w:lineRule="auto"/>
        <w:jc w:val="both"/>
        <w:rPr>
          <w:rFonts w:ascii="Calibri" w:hAnsi="Calibri" w:cs="Calibri"/>
          <w:szCs w:val="24"/>
          <w:u w:val="single"/>
        </w:rPr>
      </w:pPr>
      <w:r w:rsidRPr="00385108">
        <w:rPr>
          <w:rFonts w:ascii="Calibri" w:hAnsi="Calibri" w:cs="Calibri"/>
          <w:szCs w:val="24"/>
          <w:u w:val="single"/>
        </w:rPr>
        <w:t>Manual Price Correction –</w:t>
      </w:r>
    </w:p>
    <w:p w14:paraId="46F00DAE" w14:textId="77777777" w:rsidR="00181D2D" w:rsidRPr="00385108" w:rsidRDefault="00181D2D" w:rsidP="00181D2D">
      <w:pPr>
        <w:pStyle w:val="ListParagraph"/>
        <w:spacing w:after="0" w:line="240" w:lineRule="auto"/>
        <w:ind w:left="1440"/>
        <w:jc w:val="both"/>
        <w:rPr>
          <w:rFonts w:ascii="Calibri" w:hAnsi="Calibri" w:cs="Calibri"/>
          <w:szCs w:val="24"/>
          <w:u w:val="single"/>
        </w:rPr>
      </w:pPr>
    </w:p>
    <w:p w14:paraId="4BA9EDB0" w14:textId="5A949F5C" w:rsidR="00181D2D" w:rsidRPr="00385108" w:rsidRDefault="00181D2D" w:rsidP="009F7F8A">
      <w:pPr>
        <w:pStyle w:val="ListParagraph"/>
        <w:numPr>
          <w:ilvl w:val="0"/>
          <w:numId w:val="13"/>
        </w:numPr>
        <w:spacing w:after="0" w:line="240" w:lineRule="auto"/>
        <w:jc w:val="both"/>
        <w:rPr>
          <w:rFonts w:ascii="Calibri" w:hAnsi="Calibri" w:cs="Calibri"/>
          <w:szCs w:val="24"/>
          <w:u w:val="single"/>
        </w:rPr>
      </w:pPr>
      <w:r w:rsidRPr="00385108">
        <w:rPr>
          <w:rFonts w:ascii="Calibri" w:hAnsi="Calibri" w:cs="Calibri"/>
        </w:rPr>
        <w:t>Correct price is updated in Security rates in Market information module.</w:t>
      </w:r>
    </w:p>
    <w:p w14:paraId="7BB49A69" w14:textId="67BD66CE" w:rsidR="00181D2D" w:rsidRPr="00385108" w:rsidRDefault="00181D2D" w:rsidP="009F7F8A">
      <w:pPr>
        <w:pStyle w:val="ListParagraph"/>
        <w:numPr>
          <w:ilvl w:val="0"/>
          <w:numId w:val="13"/>
        </w:numPr>
        <w:spacing w:after="0" w:line="240" w:lineRule="auto"/>
        <w:jc w:val="both"/>
        <w:rPr>
          <w:rFonts w:ascii="Calibri" w:hAnsi="Calibri" w:cs="Calibri"/>
          <w:szCs w:val="24"/>
        </w:rPr>
      </w:pPr>
      <w:r w:rsidRPr="00385108">
        <w:rPr>
          <w:rFonts w:ascii="Calibri" w:hAnsi="Calibri" w:cs="Calibri"/>
          <w:b/>
          <w:szCs w:val="24"/>
        </w:rPr>
        <w:t>Allocation reversal and execution handling screen</w:t>
      </w:r>
      <w:r w:rsidRPr="00385108">
        <w:rPr>
          <w:rFonts w:ascii="Calibri" w:hAnsi="Calibri" w:cs="Calibri"/>
          <w:szCs w:val="24"/>
        </w:rPr>
        <w:t xml:space="preserve"> is present in Bancs for manual price correction. Orders on given fund are reversed using the action “Reversal”.</w:t>
      </w:r>
    </w:p>
    <w:p w14:paraId="1DD62B79" w14:textId="20591604" w:rsidR="00181D2D" w:rsidRPr="00385108" w:rsidRDefault="00181D2D" w:rsidP="00181D2D">
      <w:pPr>
        <w:pStyle w:val="ListParagraph"/>
        <w:spacing w:after="0" w:line="240" w:lineRule="auto"/>
        <w:ind w:left="2160"/>
        <w:jc w:val="both"/>
        <w:rPr>
          <w:rFonts w:ascii="Calibri" w:hAnsi="Calibri" w:cs="Calibri"/>
          <w:szCs w:val="24"/>
        </w:rPr>
      </w:pPr>
      <w:r w:rsidRPr="00385108">
        <w:rPr>
          <w:rFonts w:ascii="Calibri" w:hAnsi="Calibri" w:cs="Calibri"/>
          <w:szCs w:val="24"/>
        </w:rPr>
        <w:t>Orders on given fund are reallocated using the action as “Reallocate”. Orders on given fund are reversed and reallocated using the action as “Reverse and Reallocate”.</w:t>
      </w:r>
    </w:p>
    <w:p w14:paraId="543A49FE" w14:textId="77777777" w:rsidR="00181D2D" w:rsidRPr="00385108" w:rsidRDefault="00181D2D" w:rsidP="00181D2D">
      <w:pPr>
        <w:spacing w:after="0" w:line="240" w:lineRule="auto"/>
        <w:jc w:val="both"/>
        <w:rPr>
          <w:rFonts w:ascii="Calibri" w:hAnsi="Calibri" w:cs="Calibri"/>
          <w:szCs w:val="24"/>
          <w:u w:val="single"/>
        </w:rPr>
      </w:pPr>
    </w:p>
    <w:p w14:paraId="00213D34" w14:textId="77777777" w:rsidR="00181D2D" w:rsidRPr="00385108" w:rsidRDefault="00181D2D" w:rsidP="00181D2D">
      <w:pPr>
        <w:spacing w:after="0" w:line="240" w:lineRule="auto"/>
        <w:jc w:val="both"/>
        <w:rPr>
          <w:rFonts w:ascii="Calibri" w:hAnsi="Calibri" w:cs="Calibri"/>
          <w:szCs w:val="24"/>
          <w:u w:val="single"/>
        </w:rPr>
      </w:pPr>
    </w:p>
    <w:p w14:paraId="620B934B" w14:textId="77777777" w:rsidR="00181D2D" w:rsidRPr="00385108" w:rsidRDefault="00181D2D" w:rsidP="00181D2D">
      <w:pPr>
        <w:pStyle w:val="BodyText"/>
        <w:spacing w:after="200" w:line="276" w:lineRule="auto"/>
        <w:rPr>
          <w:rFonts w:ascii="Calibri" w:hAnsi="Calibri" w:cs="Calibri"/>
          <w:b/>
          <w:bCs/>
        </w:rPr>
      </w:pPr>
    </w:p>
    <w:p w14:paraId="541964C2" w14:textId="156FCA5D" w:rsidR="00434CB6" w:rsidRPr="00385108" w:rsidRDefault="009D5F9D" w:rsidP="006D1215">
      <w:pPr>
        <w:pStyle w:val="Heading1"/>
      </w:pPr>
      <w:bookmarkStart w:id="766" w:name="_Toc79750038"/>
      <w:ins w:id="767" w:author="Hilla Rafalovitz" w:date="2021-08-20T00:23:00Z">
        <w:r>
          <w:t>Se</w:t>
        </w:r>
      </w:ins>
      <w:ins w:id="768" w:author="Hilla Rafalovitz" w:date="2021-08-20T00:24:00Z">
        <w:r>
          <w:t>curities</w:t>
        </w:r>
      </w:ins>
      <w:ins w:id="769" w:author="Hilla Rafalovitz" w:date="2021-08-20T00:23:00Z">
        <w:r w:rsidRPr="00385108">
          <w:t xml:space="preserve"> </w:t>
        </w:r>
      </w:ins>
      <w:r w:rsidR="00434CB6" w:rsidRPr="00385108">
        <w:t>Transfer</w:t>
      </w:r>
      <w:r w:rsidR="00BC236C" w:rsidRPr="00385108">
        <w:t>s</w:t>
      </w:r>
      <w:bookmarkEnd w:id="766"/>
    </w:p>
    <w:p w14:paraId="3A8644DA" w14:textId="1B252D43" w:rsidR="00BC236C" w:rsidRPr="00385108" w:rsidRDefault="00BC236C" w:rsidP="00884BAC">
      <w:pPr>
        <w:pStyle w:val="BodyText"/>
        <w:rPr>
          <w:rFonts w:ascii="Calibri" w:hAnsi="Calibri" w:cs="Calibri"/>
          <w:b/>
          <w:bCs/>
        </w:rPr>
      </w:pPr>
    </w:p>
    <w:p w14:paraId="7CB8031B" w14:textId="49C43420" w:rsidR="00E3288B" w:rsidRDefault="00E3288B" w:rsidP="00385108">
      <w:pPr>
        <w:spacing w:after="0" w:line="240" w:lineRule="auto"/>
        <w:jc w:val="both"/>
        <w:rPr>
          <w:ins w:id="770" w:author="Sandip Sharma" w:date="2021-09-08T13:57:00Z"/>
          <w:rFonts w:eastAsia="Calibri" w:cs="Times New Roman"/>
        </w:rPr>
      </w:pPr>
      <w:ins w:id="771" w:author="Hilla Rafalovitz" w:date="2021-08-22T23:04:00Z">
        <w:r w:rsidRPr="0006288D">
          <w:rPr>
            <w:rFonts w:eastAsia="Calibri" w:cs="Times New Roman"/>
          </w:rPr>
          <w:t xml:space="preserve">All </w:t>
        </w:r>
        <w:r>
          <w:rPr>
            <w:rFonts w:eastAsia="Calibri" w:cs="Times New Roman"/>
            <w:lang w:bidi="he-IL"/>
          </w:rPr>
          <w:t>securities transfers (in/out)</w:t>
        </w:r>
        <w:r w:rsidRPr="0006288D">
          <w:rPr>
            <w:rFonts w:eastAsia="Calibri" w:cs="Times New Roman"/>
          </w:rPr>
          <w:t xml:space="preserve"> </w:t>
        </w:r>
        <w:r>
          <w:rPr>
            <w:rFonts w:eastAsia="Calibri" w:cs="Times New Roman"/>
          </w:rPr>
          <w:t>for</w:t>
        </w:r>
        <w:r w:rsidRPr="0006288D">
          <w:rPr>
            <w:rFonts w:eastAsia="Calibri" w:cs="Times New Roman"/>
          </w:rPr>
          <w:t xml:space="preserve"> customer should be compatible to </w:t>
        </w:r>
        <w:del w:id="772" w:author="Virender Beniwal [2]" w:date="2022-02-24T10:07:00Z">
          <w:r w:rsidRPr="0006288D" w:rsidDel="00252608">
            <w:rPr>
              <w:rFonts w:eastAsia="Calibri" w:cs="Times New Roman"/>
            </w:rPr>
            <w:delText xml:space="preserve">TASE </w:delText>
          </w:r>
          <w:r w:rsidDel="00252608">
            <w:rPr>
              <w:rFonts w:eastAsia="Calibri" w:cs="Times New Roman"/>
            </w:rPr>
            <w:delText>,ISA</w:delText>
          </w:r>
        </w:del>
      </w:ins>
      <w:ins w:id="773" w:author="Virender Beniwal [2]" w:date="2022-02-24T10:07:00Z">
        <w:r w:rsidR="00252608" w:rsidRPr="0006288D">
          <w:rPr>
            <w:rFonts w:eastAsia="Calibri" w:cs="Times New Roman"/>
          </w:rPr>
          <w:t>TASE, ISA</w:t>
        </w:r>
      </w:ins>
      <w:ins w:id="774" w:author="Hilla Rafalovitz" w:date="2021-08-22T23:04:00Z">
        <w:r>
          <w:rPr>
            <w:rFonts w:eastAsia="Calibri" w:cs="Times New Roman"/>
          </w:rPr>
          <w:t>, ITA, BOI</w:t>
        </w:r>
      </w:ins>
      <w:ins w:id="775" w:author="Hilla Rafalovitz" w:date="2021-08-22T23:11:00Z">
        <w:r w:rsidR="005F4515">
          <w:rPr>
            <w:rFonts w:eastAsia="Calibri" w:cs="Times New Roman"/>
          </w:rPr>
          <w:t xml:space="preserve"> </w:t>
        </w:r>
      </w:ins>
      <w:ins w:id="776" w:author="BENIWAL VIRENDER" w:date="2021-08-24T15:28:00Z">
        <w:r w:rsidR="0045190B">
          <w:rPr>
            <w:rFonts w:eastAsia="Calibri" w:cs="Times New Roman"/>
          </w:rPr>
          <w:t xml:space="preserve">mandatory </w:t>
        </w:r>
      </w:ins>
      <w:ins w:id="777" w:author="Hilla Rafalovitz" w:date="2021-08-22T23:11:00Z">
        <w:r w:rsidR="005F4515">
          <w:rPr>
            <w:rFonts w:eastAsia="Calibri" w:cs="Times New Roman"/>
          </w:rPr>
          <w:t>regulations</w:t>
        </w:r>
      </w:ins>
      <w:ins w:id="778" w:author="Sandip Sharma" w:date="2021-09-08T13:58:00Z">
        <w:r w:rsidR="0055575A">
          <w:rPr>
            <w:rFonts w:eastAsia="Calibri" w:cs="Times New Roman"/>
          </w:rPr>
          <w:t>,</w:t>
        </w:r>
      </w:ins>
      <w:ins w:id="779" w:author="Sandip Sharma" w:date="2021-09-08T13:56:00Z">
        <w:r w:rsidR="00914E1B">
          <w:rPr>
            <w:rFonts w:eastAsia="Calibri" w:cs="Times New Roman"/>
          </w:rPr>
          <w:t xml:space="preserve"> </w:t>
        </w:r>
      </w:ins>
      <w:ins w:id="780" w:author="Sandip Sharma" w:date="2021-09-08T13:58:00Z">
        <w:r w:rsidR="0055575A">
          <w:rPr>
            <w:rFonts w:eastAsia="Calibri" w:cs="Times New Roman"/>
          </w:rPr>
          <w:t xml:space="preserve">deployed in similar way by all the banks, </w:t>
        </w:r>
      </w:ins>
      <w:ins w:id="781" w:author="Sandip Sharma" w:date="2021-09-08T13:57:00Z">
        <w:r w:rsidR="00914E1B">
          <w:rPr>
            <w:rFonts w:eastAsia="Calibri" w:cs="Times New Roman"/>
          </w:rPr>
          <w:t xml:space="preserve">either through system or through some </w:t>
        </w:r>
      </w:ins>
      <w:ins w:id="782" w:author="Sandip Sharma" w:date="2021-09-08T13:56:00Z">
        <w:r w:rsidR="00914E1B">
          <w:rPr>
            <w:rFonts w:eastAsia="Calibri" w:cs="Times New Roman"/>
          </w:rPr>
          <w:t>workaround</w:t>
        </w:r>
      </w:ins>
      <w:ins w:id="783" w:author="Hilla Rafalovitz" w:date="2021-08-22T23:11:00Z">
        <w:r w:rsidR="005F4515">
          <w:rPr>
            <w:rFonts w:eastAsia="Calibri" w:cs="Times New Roman"/>
          </w:rPr>
          <w:t>.</w:t>
        </w:r>
      </w:ins>
    </w:p>
    <w:p w14:paraId="6AA8F582" w14:textId="77777777" w:rsidR="00914E1B" w:rsidRDefault="00914E1B" w:rsidP="00385108">
      <w:pPr>
        <w:spacing w:after="0" w:line="240" w:lineRule="auto"/>
        <w:jc w:val="both"/>
        <w:rPr>
          <w:ins w:id="784" w:author="Hilla Rafalovitz" w:date="2021-08-22T23:04:00Z"/>
          <w:rFonts w:ascii="Calibri" w:hAnsi="Calibri" w:cs="Calibri"/>
          <w:szCs w:val="24"/>
          <w:rtl/>
        </w:rPr>
      </w:pPr>
    </w:p>
    <w:p w14:paraId="488C09F4" w14:textId="5748A271" w:rsidR="004F29E2" w:rsidRPr="00385108" w:rsidRDefault="004F29E2" w:rsidP="00385108">
      <w:pPr>
        <w:spacing w:after="0" w:line="240" w:lineRule="auto"/>
        <w:jc w:val="both"/>
        <w:rPr>
          <w:rFonts w:ascii="Calibri" w:hAnsi="Calibri" w:cs="Calibri"/>
          <w:szCs w:val="24"/>
        </w:rPr>
      </w:pPr>
      <w:r w:rsidRPr="00385108">
        <w:rPr>
          <w:rFonts w:ascii="Calibri" w:hAnsi="Calibri" w:cs="Calibri"/>
          <w:szCs w:val="24"/>
        </w:rPr>
        <w:t xml:space="preserve">There will be two kind of </w:t>
      </w:r>
      <w:ins w:id="785" w:author="Hilla Rafalovitz" w:date="2021-08-20T00:24:00Z">
        <w:r w:rsidR="009D5F9D">
          <w:rPr>
            <w:rFonts w:ascii="Calibri" w:hAnsi="Calibri" w:cs="Calibri"/>
            <w:szCs w:val="24"/>
          </w:rPr>
          <w:t>securities</w:t>
        </w:r>
        <w:r w:rsidR="009D5F9D" w:rsidRPr="00385108">
          <w:rPr>
            <w:rFonts w:ascii="Calibri" w:hAnsi="Calibri" w:cs="Calibri"/>
            <w:szCs w:val="24"/>
          </w:rPr>
          <w:t xml:space="preserve"> </w:t>
        </w:r>
      </w:ins>
      <w:r w:rsidRPr="00385108">
        <w:rPr>
          <w:rFonts w:ascii="Calibri" w:hAnsi="Calibri" w:cs="Calibri"/>
          <w:szCs w:val="24"/>
        </w:rPr>
        <w:t>transfers- within bank and outside bank.</w:t>
      </w:r>
      <w:del w:id="786" w:author="BENIWAL VIRENDER" w:date="2021-10-04T17:05:00Z">
        <w:r w:rsidRPr="00385108" w:rsidDel="00261241">
          <w:rPr>
            <w:rFonts w:ascii="Calibri" w:hAnsi="Calibri" w:cs="Calibri"/>
            <w:szCs w:val="24"/>
          </w:rPr>
          <w:delText xml:space="preserve"> </w:delText>
        </w:r>
        <w:commentRangeStart w:id="787"/>
        <w:r w:rsidRPr="00385108" w:rsidDel="00261241">
          <w:rPr>
            <w:rFonts w:ascii="Calibri" w:hAnsi="Calibri" w:cs="Calibri"/>
            <w:szCs w:val="24"/>
          </w:rPr>
          <w:delText>Only Users belonging to transferring account branch can transfer not the receiving or any other branch.</w:delText>
        </w:r>
        <w:commentRangeEnd w:id="787"/>
        <w:r w:rsidR="00A220F9" w:rsidDel="00261241">
          <w:rPr>
            <w:rStyle w:val="CommentReference"/>
          </w:rPr>
          <w:commentReference w:id="787"/>
        </w:r>
      </w:del>
    </w:p>
    <w:p w14:paraId="19E6E5F9" w14:textId="77777777" w:rsidR="00A867BF" w:rsidRPr="00385108" w:rsidRDefault="00A867BF" w:rsidP="00385108">
      <w:pPr>
        <w:spacing w:after="0" w:line="240" w:lineRule="auto"/>
        <w:ind w:left="1800"/>
        <w:jc w:val="both"/>
        <w:rPr>
          <w:rFonts w:ascii="Calibri" w:hAnsi="Calibri" w:cs="Calibri"/>
          <w:szCs w:val="24"/>
        </w:rPr>
      </w:pPr>
    </w:p>
    <w:p w14:paraId="60EE18C9" w14:textId="77777777" w:rsidR="004F29E2" w:rsidRPr="00385108" w:rsidRDefault="004F29E2" w:rsidP="00385108">
      <w:pPr>
        <w:spacing w:after="0" w:line="240" w:lineRule="auto"/>
        <w:jc w:val="both"/>
        <w:rPr>
          <w:rFonts w:ascii="Calibri" w:hAnsi="Calibri" w:cs="Calibri"/>
          <w:szCs w:val="24"/>
        </w:rPr>
      </w:pPr>
      <w:r w:rsidRPr="00385108">
        <w:rPr>
          <w:rFonts w:ascii="Calibri" w:hAnsi="Calibri" w:cs="Calibri"/>
          <w:szCs w:val="24"/>
        </w:rPr>
        <w:t>External bank and branch details to be stored in system for initiating external transfers.</w:t>
      </w:r>
    </w:p>
    <w:p w14:paraId="2939C40B" w14:textId="0E327321" w:rsidR="004F29E2" w:rsidRPr="00385108" w:rsidRDefault="004F29E2" w:rsidP="00385108">
      <w:pPr>
        <w:spacing w:after="0" w:line="240" w:lineRule="auto"/>
        <w:jc w:val="both"/>
        <w:rPr>
          <w:rFonts w:ascii="Calibri" w:hAnsi="Calibri" w:cs="Calibri"/>
          <w:szCs w:val="24"/>
        </w:rPr>
      </w:pPr>
      <w:r w:rsidRPr="00385108">
        <w:rPr>
          <w:rFonts w:ascii="Calibri" w:hAnsi="Calibri" w:cs="Calibri"/>
          <w:szCs w:val="24"/>
        </w:rPr>
        <w:t>System needs to process incoming interface file for details of transactions initiated from other banks.</w:t>
      </w:r>
    </w:p>
    <w:p w14:paraId="2822987D" w14:textId="7BA8D2F0" w:rsidR="004F29E2" w:rsidRPr="00385108" w:rsidRDefault="004F29E2" w:rsidP="00385108">
      <w:pPr>
        <w:spacing w:after="0" w:line="240" w:lineRule="auto"/>
        <w:jc w:val="both"/>
        <w:rPr>
          <w:rFonts w:ascii="Calibri" w:hAnsi="Calibri" w:cs="Calibri"/>
          <w:szCs w:val="24"/>
        </w:rPr>
      </w:pPr>
      <w:r w:rsidRPr="00385108">
        <w:rPr>
          <w:rFonts w:ascii="Calibri" w:hAnsi="Calibri" w:cs="Calibri"/>
          <w:szCs w:val="24"/>
        </w:rPr>
        <w:t>Interface file to be generated for external transfers initiated at Ban</w:t>
      </w:r>
      <w:r w:rsidR="00E724FE" w:rsidRPr="00385108">
        <w:rPr>
          <w:rFonts w:ascii="Calibri" w:hAnsi="Calibri" w:cs="Calibri"/>
          <w:szCs w:val="24"/>
        </w:rPr>
        <w:t>k</w:t>
      </w:r>
      <w:r w:rsidRPr="00385108">
        <w:rPr>
          <w:rFonts w:ascii="Calibri" w:hAnsi="Calibri" w:cs="Calibri"/>
          <w:szCs w:val="24"/>
        </w:rPr>
        <w:t>.</w:t>
      </w:r>
    </w:p>
    <w:p w14:paraId="181DC3CF" w14:textId="7CB3155E" w:rsidR="004F29E2" w:rsidRPr="00385108" w:rsidRDefault="00166705" w:rsidP="00385108">
      <w:pPr>
        <w:spacing w:after="0" w:line="240" w:lineRule="auto"/>
        <w:jc w:val="both"/>
        <w:rPr>
          <w:rFonts w:ascii="Calibri" w:hAnsi="Calibri" w:cs="Calibri"/>
          <w:szCs w:val="24"/>
        </w:rPr>
      </w:pPr>
      <w:ins w:id="788" w:author="Hilla Rafalovitz" w:date="2021-08-20T00:24:00Z">
        <w:r>
          <w:rPr>
            <w:rFonts w:ascii="Calibri" w:hAnsi="Calibri" w:cs="Calibri"/>
            <w:szCs w:val="24"/>
          </w:rPr>
          <w:t>Securities</w:t>
        </w:r>
        <w:r w:rsidRPr="00385108">
          <w:rPr>
            <w:rFonts w:ascii="Calibri" w:hAnsi="Calibri" w:cs="Calibri"/>
            <w:szCs w:val="24"/>
          </w:rPr>
          <w:t xml:space="preserve"> </w:t>
        </w:r>
      </w:ins>
      <w:r w:rsidR="004F29E2" w:rsidRPr="00385108">
        <w:rPr>
          <w:rFonts w:ascii="Calibri" w:hAnsi="Calibri" w:cs="Calibri"/>
          <w:szCs w:val="24"/>
        </w:rPr>
        <w:t>transfers to be restricted on ex-date of corporate action.</w:t>
      </w:r>
    </w:p>
    <w:p w14:paraId="3D24F082" w14:textId="4A4A5970" w:rsidR="00A528DA" w:rsidRDefault="009344EF" w:rsidP="00385108">
      <w:pPr>
        <w:spacing w:after="0" w:line="240" w:lineRule="auto"/>
        <w:jc w:val="both"/>
        <w:rPr>
          <w:rFonts w:ascii="Calibri" w:hAnsi="Calibri" w:cs="Calibri"/>
          <w:szCs w:val="24"/>
        </w:rPr>
      </w:pPr>
      <w:r w:rsidRPr="00385108">
        <w:rPr>
          <w:rFonts w:ascii="Calibri" w:hAnsi="Calibri" w:cs="Calibri"/>
          <w:szCs w:val="24"/>
        </w:rPr>
        <w:lastRenderedPageBreak/>
        <w:t>Upon Creation of Transfer from customer account Custody blocks will be applied.</w:t>
      </w:r>
    </w:p>
    <w:p w14:paraId="2155FD13" w14:textId="4978A5EB" w:rsidR="00EF3076" w:rsidRDefault="00EF3076" w:rsidP="00385108">
      <w:pPr>
        <w:spacing w:after="0" w:line="240" w:lineRule="auto"/>
        <w:jc w:val="both"/>
        <w:rPr>
          <w:ins w:id="789" w:author="Hilla Rafalovitz" w:date="2021-09-10T08:57:00Z"/>
          <w:rFonts w:ascii="Calibri" w:hAnsi="Calibri" w:cs="Calibri"/>
          <w:szCs w:val="24"/>
        </w:rPr>
      </w:pPr>
      <w:r>
        <w:rPr>
          <w:rFonts w:ascii="Calibri" w:hAnsi="Calibri" w:cs="Calibri"/>
          <w:szCs w:val="24"/>
        </w:rPr>
        <w:t>AML Check will be done Manually</w:t>
      </w:r>
      <w:r w:rsidR="00637D66">
        <w:rPr>
          <w:rFonts w:ascii="Calibri" w:hAnsi="Calibri" w:cs="Calibri"/>
          <w:szCs w:val="24"/>
        </w:rPr>
        <w:t xml:space="preserve"> for Transfers</w:t>
      </w:r>
      <w:r w:rsidR="00F44E83">
        <w:rPr>
          <w:rFonts w:ascii="Calibri" w:hAnsi="Calibri" w:cs="Calibri"/>
          <w:szCs w:val="24"/>
        </w:rPr>
        <w:t>.</w:t>
      </w:r>
    </w:p>
    <w:p w14:paraId="3482134B" w14:textId="768A7657" w:rsidR="00DE02F7" w:rsidRDefault="00DE02F7" w:rsidP="00385108">
      <w:pPr>
        <w:spacing w:after="0" w:line="240" w:lineRule="auto"/>
        <w:jc w:val="both"/>
        <w:rPr>
          <w:rFonts w:ascii="Calibri" w:hAnsi="Calibri" w:cs="Calibri"/>
          <w:szCs w:val="24"/>
        </w:rPr>
      </w:pPr>
      <w:ins w:id="790" w:author="Hilla Rafalovitz" w:date="2021-09-10T08:57:00Z">
        <w:r w:rsidRPr="00DE02F7">
          <w:rPr>
            <w:rFonts w:ascii="Calibri" w:hAnsi="Calibri" w:cs="Calibri"/>
            <w:szCs w:val="24"/>
          </w:rPr>
          <w:t>The BO will receive an alert if there is a security whose date of purchase is before 2002, in compliance with the guidelines of the Tax Authority.</w:t>
        </w:r>
      </w:ins>
    </w:p>
    <w:p w14:paraId="731E220E" w14:textId="4FC1DA6B" w:rsidR="00A27B78" w:rsidRDefault="00A27B78" w:rsidP="00385108">
      <w:pPr>
        <w:spacing w:after="0" w:line="240" w:lineRule="auto"/>
        <w:jc w:val="both"/>
        <w:rPr>
          <w:rFonts w:ascii="Calibri" w:hAnsi="Calibri" w:cs="Calibri"/>
          <w:szCs w:val="24"/>
        </w:rPr>
      </w:pPr>
      <w:r>
        <w:rPr>
          <w:rFonts w:ascii="Calibri" w:hAnsi="Calibri" w:cs="Calibri"/>
          <w:szCs w:val="24"/>
        </w:rPr>
        <w:t xml:space="preserve">Order Level Transfer Values will be always in ILS </w:t>
      </w:r>
      <w:r w:rsidR="0045190B">
        <w:rPr>
          <w:rFonts w:ascii="Calibri" w:hAnsi="Calibri" w:cs="Calibri"/>
          <w:szCs w:val="24"/>
        </w:rPr>
        <w:t>(Same</w:t>
      </w:r>
      <w:r>
        <w:rPr>
          <w:rFonts w:ascii="Calibri" w:hAnsi="Calibri" w:cs="Calibri"/>
          <w:szCs w:val="24"/>
        </w:rPr>
        <w:t xml:space="preserve"> for File 132/15)</w:t>
      </w:r>
      <w:r w:rsidR="00A76640">
        <w:rPr>
          <w:rFonts w:ascii="Calibri" w:hAnsi="Calibri" w:cs="Calibri"/>
          <w:szCs w:val="24"/>
        </w:rPr>
        <w:t xml:space="preserve"> Irrespective of trading currency.</w:t>
      </w:r>
    </w:p>
    <w:p w14:paraId="4E37BB08" w14:textId="77777777" w:rsidR="009344EF" w:rsidRPr="00385108" w:rsidRDefault="009344EF" w:rsidP="00385108">
      <w:pPr>
        <w:spacing w:after="0" w:line="240" w:lineRule="auto"/>
        <w:jc w:val="both"/>
        <w:rPr>
          <w:rFonts w:ascii="Calibri" w:hAnsi="Calibri" w:cs="Calibri"/>
          <w:szCs w:val="24"/>
        </w:rPr>
      </w:pPr>
      <w:r w:rsidRPr="00385108">
        <w:rPr>
          <w:rFonts w:ascii="Calibri" w:hAnsi="Calibri" w:cs="Calibri"/>
          <w:szCs w:val="24"/>
        </w:rPr>
        <w:t>For both within bank and outside bank transfers, the tax lot layers will also be transferred on settlement.</w:t>
      </w:r>
    </w:p>
    <w:p w14:paraId="552D8442" w14:textId="74D3CACB" w:rsidR="009344EF" w:rsidRPr="00385108" w:rsidRDefault="009344EF" w:rsidP="00385108">
      <w:pPr>
        <w:spacing w:after="0" w:line="240" w:lineRule="auto"/>
        <w:jc w:val="both"/>
        <w:rPr>
          <w:rFonts w:ascii="Calibri" w:hAnsi="Calibri" w:cs="Calibri"/>
          <w:szCs w:val="24"/>
        </w:rPr>
      </w:pPr>
      <w:r w:rsidRPr="00385108">
        <w:rPr>
          <w:rFonts w:ascii="Calibri" w:hAnsi="Calibri" w:cs="Calibri"/>
          <w:szCs w:val="24"/>
        </w:rPr>
        <w:t xml:space="preserve">Upon Settlement the custody blocks will be </w:t>
      </w:r>
      <w:r w:rsidR="00926883" w:rsidRPr="00385108">
        <w:rPr>
          <w:rFonts w:ascii="Calibri" w:hAnsi="Calibri" w:cs="Calibri"/>
          <w:szCs w:val="24"/>
        </w:rPr>
        <w:t>removed,</w:t>
      </w:r>
      <w:r w:rsidRPr="00385108">
        <w:rPr>
          <w:rFonts w:ascii="Calibri" w:hAnsi="Calibri" w:cs="Calibri"/>
          <w:szCs w:val="24"/>
        </w:rPr>
        <w:t xml:space="preserve"> and DR</w:t>
      </w:r>
      <w:r w:rsidR="00427942" w:rsidRPr="00385108">
        <w:rPr>
          <w:rFonts w:ascii="Calibri" w:hAnsi="Calibri" w:cs="Calibri"/>
          <w:szCs w:val="24"/>
        </w:rPr>
        <w:t xml:space="preserve"> security movement will be written.</w:t>
      </w:r>
    </w:p>
    <w:p w14:paraId="48ED94C5" w14:textId="1DAC3A03" w:rsidR="004F29E2" w:rsidRPr="00385108" w:rsidRDefault="004F29E2" w:rsidP="00385108">
      <w:pPr>
        <w:spacing w:after="0" w:line="240" w:lineRule="auto"/>
        <w:jc w:val="both"/>
        <w:rPr>
          <w:rFonts w:ascii="Calibri" w:hAnsi="Calibri" w:cs="Calibri"/>
          <w:szCs w:val="24"/>
        </w:rPr>
      </w:pPr>
      <w:r w:rsidRPr="00385108">
        <w:rPr>
          <w:rFonts w:ascii="Calibri" w:hAnsi="Calibri" w:cs="Calibri"/>
          <w:szCs w:val="24"/>
        </w:rPr>
        <w:t>Transfer case type to be stored for external stock transfers and in internal transfers where same entity is not selected.</w:t>
      </w:r>
    </w:p>
    <w:p w14:paraId="5D7128B9" w14:textId="1650307B" w:rsidR="004F29E2" w:rsidRPr="00385108" w:rsidRDefault="004F29E2">
      <w:pPr>
        <w:spacing w:after="0" w:line="240" w:lineRule="auto"/>
        <w:ind w:left="720"/>
        <w:jc w:val="both"/>
        <w:rPr>
          <w:rFonts w:ascii="Calibri" w:hAnsi="Calibri" w:cs="Calibri"/>
          <w:szCs w:val="24"/>
        </w:rPr>
        <w:pPrChange w:id="791" w:author="Eran Dayan" w:date="2021-09-30T10:15:00Z">
          <w:pPr>
            <w:spacing w:after="0" w:line="240" w:lineRule="auto"/>
            <w:jc w:val="both"/>
          </w:pPr>
        </w:pPrChange>
      </w:pPr>
      <w:r w:rsidRPr="00385108">
        <w:rPr>
          <w:rFonts w:ascii="Calibri" w:hAnsi="Calibri" w:cs="Calibri"/>
          <w:szCs w:val="24"/>
        </w:rPr>
        <w:t xml:space="preserve">Virtual sell to be supported through </w:t>
      </w:r>
      <w:commentRangeStart w:id="792"/>
      <w:commentRangeStart w:id="793"/>
      <w:r w:rsidRPr="00385108">
        <w:rPr>
          <w:rFonts w:ascii="Calibri" w:hAnsi="Calibri" w:cs="Calibri"/>
          <w:szCs w:val="24"/>
        </w:rPr>
        <w:t>transfer functionality</w:t>
      </w:r>
      <w:commentRangeEnd w:id="792"/>
      <w:r w:rsidR="00272EC8">
        <w:rPr>
          <w:rStyle w:val="CommentReference"/>
        </w:rPr>
        <w:commentReference w:id="792"/>
      </w:r>
      <w:commentRangeEnd w:id="793"/>
      <w:r w:rsidR="00261241">
        <w:rPr>
          <w:rStyle w:val="CommentReference"/>
        </w:rPr>
        <w:commentReference w:id="793"/>
      </w:r>
      <w:r w:rsidRPr="00385108">
        <w:rPr>
          <w:rFonts w:ascii="Calibri" w:hAnsi="Calibri" w:cs="Calibri"/>
          <w:szCs w:val="24"/>
        </w:rPr>
        <w:t>. Target and source portfolio to be same for virtual sell transactions.</w:t>
      </w:r>
    </w:p>
    <w:p w14:paraId="1BBA4D3E" w14:textId="7BC2BEAB" w:rsidR="00113710" w:rsidRPr="00385108" w:rsidRDefault="00113710" w:rsidP="00385108">
      <w:pPr>
        <w:spacing w:after="0" w:line="240" w:lineRule="auto"/>
        <w:jc w:val="both"/>
        <w:rPr>
          <w:rFonts w:ascii="Calibri" w:hAnsi="Calibri" w:cs="Calibri"/>
          <w:szCs w:val="24"/>
        </w:rPr>
      </w:pPr>
      <w:r w:rsidRPr="00385108">
        <w:rPr>
          <w:rFonts w:ascii="Calibri" w:hAnsi="Calibri" w:cs="Calibri"/>
          <w:szCs w:val="24"/>
        </w:rPr>
        <w:t>System will also compute “Same entity tax identifier” flag based on same entity and transfer case values entered in screen.</w:t>
      </w:r>
    </w:p>
    <w:p w14:paraId="1D608AD2" w14:textId="58C3A3B1" w:rsidR="00113710" w:rsidRPr="00385108" w:rsidRDefault="00113710" w:rsidP="00A867BF">
      <w:pPr>
        <w:autoSpaceDE w:val="0"/>
        <w:autoSpaceDN w:val="0"/>
        <w:adjustRightInd w:val="0"/>
        <w:spacing w:after="120" w:line="240" w:lineRule="auto"/>
        <w:rPr>
          <w:rFonts w:ascii="Calibri" w:eastAsia="Microsoft YaHei" w:hAnsi="Calibri" w:cs="Calibri"/>
          <w:lang w:bidi="he-IL"/>
        </w:rPr>
      </w:pPr>
    </w:p>
    <w:tbl>
      <w:tblPr>
        <w:tblW w:w="8010" w:type="dxa"/>
        <w:tblInd w:w="-5" w:type="dxa"/>
        <w:tblCellMar>
          <w:left w:w="0" w:type="dxa"/>
          <w:right w:w="0" w:type="dxa"/>
        </w:tblCellMar>
        <w:tblLook w:val="04A0" w:firstRow="1" w:lastRow="0" w:firstColumn="1" w:lastColumn="0" w:noHBand="0" w:noVBand="1"/>
      </w:tblPr>
      <w:tblGrid>
        <w:gridCol w:w="1759"/>
        <w:gridCol w:w="3821"/>
        <w:gridCol w:w="2430"/>
      </w:tblGrid>
      <w:tr w:rsidR="00E3744B" w:rsidRPr="00385108" w14:paraId="1F292BD8" w14:textId="77777777" w:rsidTr="00E3744B">
        <w:trPr>
          <w:trHeight w:val="600"/>
        </w:trPr>
        <w:tc>
          <w:tcPr>
            <w:tcW w:w="1759" w:type="dxa"/>
            <w:tcBorders>
              <w:top w:val="single" w:sz="4" w:space="0" w:color="auto"/>
              <w:left w:val="single" w:sz="4" w:space="0" w:color="auto"/>
              <w:bottom w:val="single" w:sz="4" w:space="0" w:color="auto"/>
              <w:right w:val="single" w:sz="4" w:space="0" w:color="auto"/>
            </w:tcBorders>
            <w:shd w:val="clear" w:color="000000" w:fill="BFBFBF"/>
            <w:tcMar>
              <w:top w:w="15" w:type="dxa"/>
              <w:left w:w="15" w:type="dxa"/>
              <w:bottom w:w="0" w:type="dxa"/>
              <w:right w:w="15" w:type="dxa"/>
            </w:tcMar>
            <w:vAlign w:val="bottom"/>
            <w:hideMark/>
          </w:tcPr>
          <w:p w14:paraId="10E7F6DA" w14:textId="7EEEA11B" w:rsidR="00E3744B" w:rsidRPr="00385108" w:rsidRDefault="00E3744B" w:rsidP="00D34575">
            <w:pPr>
              <w:spacing w:after="0" w:line="240" w:lineRule="auto"/>
              <w:rPr>
                <w:rFonts w:ascii="Calibri" w:eastAsia="Times New Roman" w:hAnsi="Calibri" w:cs="Calibri"/>
                <w:color w:val="000000"/>
              </w:rPr>
            </w:pPr>
            <w:r w:rsidRPr="00385108">
              <w:rPr>
                <w:rFonts w:ascii="Calibri" w:hAnsi="Calibri" w:cs="Calibri"/>
                <w:color w:val="000000"/>
              </w:rPr>
              <w:t xml:space="preserve">Same Entity Indicator </w:t>
            </w:r>
          </w:p>
        </w:tc>
        <w:tc>
          <w:tcPr>
            <w:tcW w:w="3821" w:type="dxa"/>
            <w:tcBorders>
              <w:top w:val="single" w:sz="4" w:space="0" w:color="auto"/>
              <w:left w:val="nil"/>
              <w:bottom w:val="single" w:sz="4" w:space="0" w:color="auto"/>
              <w:right w:val="single" w:sz="4" w:space="0" w:color="auto"/>
            </w:tcBorders>
            <w:shd w:val="clear" w:color="000000" w:fill="BFBFBF"/>
            <w:noWrap/>
            <w:tcMar>
              <w:top w:w="15" w:type="dxa"/>
              <w:left w:w="15" w:type="dxa"/>
              <w:bottom w:w="0" w:type="dxa"/>
              <w:right w:w="15" w:type="dxa"/>
            </w:tcMar>
            <w:vAlign w:val="bottom"/>
            <w:hideMark/>
          </w:tcPr>
          <w:p w14:paraId="2DF5D566" w14:textId="77777777" w:rsidR="00E3744B" w:rsidRPr="00385108" w:rsidRDefault="00E3744B" w:rsidP="00D34575">
            <w:pPr>
              <w:rPr>
                <w:rFonts w:ascii="Calibri" w:hAnsi="Calibri" w:cs="Calibri"/>
                <w:color w:val="000000"/>
              </w:rPr>
            </w:pPr>
            <w:r w:rsidRPr="00385108">
              <w:rPr>
                <w:rFonts w:ascii="Calibri" w:hAnsi="Calibri" w:cs="Calibri"/>
                <w:color w:val="000000"/>
              </w:rPr>
              <w:t>Transfer case</w:t>
            </w:r>
          </w:p>
        </w:tc>
        <w:tc>
          <w:tcPr>
            <w:tcW w:w="2430" w:type="dxa"/>
            <w:tcBorders>
              <w:top w:val="single" w:sz="4" w:space="0" w:color="auto"/>
              <w:left w:val="nil"/>
              <w:bottom w:val="single" w:sz="4" w:space="0" w:color="auto"/>
              <w:right w:val="single" w:sz="4" w:space="0" w:color="auto"/>
            </w:tcBorders>
            <w:shd w:val="clear" w:color="000000" w:fill="BFBFBF"/>
            <w:tcMar>
              <w:top w:w="15" w:type="dxa"/>
              <w:left w:w="15" w:type="dxa"/>
              <w:bottom w:w="0" w:type="dxa"/>
              <w:right w:w="15" w:type="dxa"/>
            </w:tcMar>
            <w:vAlign w:val="bottom"/>
            <w:hideMark/>
          </w:tcPr>
          <w:p w14:paraId="4B08797A" w14:textId="77777777" w:rsidR="00E3744B" w:rsidRPr="00385108" w:rsidRDefault="00E3744B" w:rsidP="00D34575">
            <w:pPr>
              <w:rPr>
                <w:rFonts w:ascii="Calibri" w:hAnsi="Calibri" w:cs="Calibri"/>
                <w:color w:val="000000"/>
              </w:rPr>
            </w:pPr>
            <w:r w:rsidRPr="00385108">
              <w:rPr>
                <w:rFonts w:ascii="Calibri" w:hAnsi="Calibri" w:cs="Calibri"/>
                <w:color w:val="000000"/>
              </w:rPr>
              <w:t>Same Entity Tax Identifier</w:t>
            </w:r>
          </w:p>
        </w:tc>
      </w:tr>
      <w:tr w:rsidR="00E3744B" w:rsidRPr="00385108" w14:paraId="1039E804" w14:textId="77777777" w:rsidTr="00E3744B">
        <w:trPr>
          <w:trHeight w:val="318"/>
        </w:trPr>
        <w:tc>
          <w:tcPr>
            <w:tcW w:w="1759"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983ADE0" w14:textId="77777777" w:rsidR="00E3744B" w:rsidRPr="00385108" w:rsidRDefault="00E3744B" w:rsidP="00D34575">
            <w:pPr>
              <w:rPr>
                <w:rFonts w:ascii="Calibri" w:hAnsi="Calibri" w:cs="Calibri"/>
                <w:color w:val="000000"/>
              </w:rPr>
            </w:pPr>
            <w:r w:rsidRPr="00385108">
              <w:rPr>
                <w:rFonts w:ascii="Calibri" w:hAnsi="Calibri" w:cs="Calibri"/>
                <w:color w:val="000000"/>
              </w:rPr>
              <w:t>Yes</w:t>
            </w:r>
          </w:p>
        </w:tc>
        <w:tc>
          <w:tcPr>
            <w:tcW w:w="382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hideMark/>
          </w:tcPr>
          <w:p w14:paraId="1BB22AE4" w14:textId="77777777" w:rsidR="00E3744B" w:rsidRPr="00385108" w:rsidRDefault="00E3744B" w:rsidP="00D34575">
            <w:pPr>
              <w:rPr>
                <w:rFonts w:ascii="Calibri" w:hAnsi="Calibri" w:cs="Calibri"/>
                <w:color w:val="000000"/>
              </w:rPr>
            </w:pPr>
            <w:r w:rsidRPr="00385108">
              <w:rPr>
                <w:rFonts w:ascii="Calibri" w:hAnsi="Calibri" w:cs="Calibri"/>
                <w:color w:val="000000"/>
              </w:rPr>
              <w:t>NA</w:t>
            </w:r>
          </w:p>
        </w:tc>
        <w:tc>
          <w:tcPr>
            <w:tcW w:w="243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D242F5E" w14:textId="77777777" w:rsidR="00E3744B" w:rsidRPr="00385108" w:rsidRDefault="00E3744B" w:rsidP="00D34575">
            <w:pPr>
              <w:jc w:val="center"/>
              <w:rPr>
                <w:rFonts w:ascii="Calibri" w:hAnsi="Calibri" w:cs="Calibri"/>
                <w:color w:val="000000"/>
              </w:rPr>
            </w:pPr>
            <w:r w:rsidRPr="00385108">
              <w:rPr>
                <w:rFonts w:ascii="Calibri" w:hAnsi="Calibri" w:cs="Calibri"/>
                <w:color w:val="000000"/>
              </w:rPr>
              <w:t>1</w:t>
            </w:r>
          </w:p>
        </w:tc>
      </w:tr>
      <w:tr w:rsidR="00E3744B" w:rsidRPr="00385108" w14:paraId="7AD5AD69" w14:textId="77777777" w:rsidTr="00E3744B">
        <w:trPr>
          <w:trHeight w:val="300"/>
        </w:trPr>
        <w:tc>
          <w:tcPr>
            <w:tcW w:w="1759"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886A424" w14:textId="77777777" w:rsidR="00E3744B" w:rsidRPr="00385108" w:rsidRDefault="00E3744B" w:rsidP="00D34575">
            <w:pPr>
              <w:rPr>
                <w:rFonts w:ascii="Calibri" w:hAnsi="Calibri" w:cs="Calibri"/>
                <w:color w:val="000000"/>
              </w:rPr>
            </w:pPr>
            <w:r w:rsidRPr="00385108">
              <w:rPr>
                <w:rFonts w:ascii="Calibri" w:hAnsi="Calibri" w:cs="Calibri"/>
                <w:color w:val="000000"/>
              </w:rPr>
              <w:t>No</w:t>
            </w:r>
          </w:p>
        </w:tc>
        <w:tc>
          <w:tcPr>
            <w:tcW w:w="382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hideMark/>
          </w:tcPr>
          <w:p w14:paraId="0053C5E2" w14:textId="77777777" w:rsidR="00E3744B" w:rsidRPr="00385108" w:rsidRDefault="00E3744B" w:rsidP="00D34575">
            <w:pPr>
              <w:rPr>
                <w:rFonts w:ascii="Calibri" w:hAnsi="Calibri" w:cs="Calibri"/>
                <w:color w:val="000000"/>
              </w:rPr>
            </w:pPr>
            <w:r w:rsidRPr="00385108">
              <w:rPr>
                <w:rFonts w:ascii="Calibri" w:hAnsi="Calibri" w:cs="Calibri"/>
                <w:color w:val="000000"/>
              </w:rPr>
              <w:t>Transfer to spouse</w:t>
            </w:r>
          </w:p>
        </w:tc>
        <w:tc>
          <w:tcPr>
            <w:tcW w:w="243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8DB298C" w14:textId="77777777" w:rsidR="00E3744B" w:rsidRPr="00385108" w:rsidRDefault="00E3744B" w:rsidP="00D34575">
            <w:pPr>
              <w:jc w:val="center"/>
              <w:rPr>
                <w:rFonts w:ascii="Calibri" w:hAnsi="Calibri" w:cs="Calibri"/>
                <w:color w:val="000000"/>
              </w:rPr>
            </w:pPr>
            <w:r w:rsidRPr="00385108">
              <w:rPr>
                <w:rFonts w:ascii="Calibri" w:hAnsi="Calibri" w:cs="Calibri"/>
                <w:color w:val="000000"/>
              </w:rPr>
              <w:t>1</w:t>
            </w:r>
          </w:p>
        </w:tc>
      </w:tr>
      <w:tr w:rsidR="00E3744B" w:rsidRPr="00385108" w14:paraId="5529D0FA" w14:textId="77777777" w:rsidTr="00E3744B">
        <w:trPr>
          <w:trHeight w:val="300"/>
        </w:trPr>
        <w:tc>
          <w:tcPr>
            <w:tcW w:w="1759"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26A7D4B" w14:textId="77777777" w:rsidR="00E3744B" w:rsidRPr="00385108" w:rsidRDefault="00E3744B" w:rsidP="00D34575">
            <w:pPr>
              <w:rPr>
                <w:rFonts w:ascii="Calibri" w:hAnsi="Calibri" w:cs="Calibri"/>
                <w:color w:val="000000"/>
              </w:rPr>
            </w:pPr>
            <w:r w:rsidRPr="00385108">
              <w:rPr>
                <w:rFonts w:ascii="Calibri" w:hAnsi="Calibri" w:cs="Calibri"/>
                <w:color w:val="000000"/>
              </w:rPr>
              <w:t>No</w:t>
            </w:r>
          </w:p>
        </w:tc>
        <w:tc>
          <w:tcPr>
            <w:tcW w:w="382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hideMark/>
          </w:tcPr>
          <w:p w14:paraId="7A5592AA" w14:textId="799F22D6" w:rsidR="00E3744B" w:rsidRPr="00385108" w:rsidRDefault="00E3744B" w:rsidP="00D34575">
            <w:pPr>
              <w:rPr>
                <w:rFonts w:ascii="Calibri" w:hAnsi="Calibri" w:cs="Calibri"/>
                <w:color w:val="000000"/>
              </w:rPr>
            </w:pPr>
            <w:r w:rsidRPr="00385108">
              <w:rPr>
                <w:rFonts w:ascii="Calibri" w:hAnsi="Calibri" w:cs="Calibri"/>
                <w:color w:val="000000"/>
              </w:rPr>
              <w:t>Transfer to children</w:t>
            </w:r>
            <w:ins w:id="794" w:author="BENIWAL VIRENDER" w:date="2021-08-25T13:22:00Z">
              <w:r w:rsidR="00846907">
                <w:rPr>
                  <w:rFonts w:ascii="Calibri" w:hAnsi="Calibri" w:cs="Calibri"/>
                  <w:color w:val="000000"/>
                </w:rPr>
                <w:t xml:space="preserve"> Under 18</w:t>
              </w:r>
            </w:ins>
          </w:p>
        </w:tc>
        <w:tc>
          <w:tcPr>
            <w:tcW w:w="243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FE87DAB" w14:textId="77777777" w:rsidR="00E3744B" w:rsidRPr="00385108" w:rsidRDefault="00E3744B" w:rsidP="00D34575">
            <w:pPr>
              <w:jc w:val="center"/>
              <w:rPr>
                <w:rFonts w:ascii="Calibri" w:hAnsi="Calibri" w:cs="Calibri"/>
                <w:color w:val="000000"/>
              </w:rPr>
            </w:pPr>
            <w:r w:rsidRPr="00385108">
              <w:rPr>
                <w:rFonts w:ascii="Calibri" w:hAnsi="Calibri" w:cs="Calibri"/>
                <w:color w:val="000000"/>
              </w:rPr>
              <w:t>1</w:t>
            </w:r>
          </w:p>
        </w:tc>
      </w:tr>
      <w:tr w:rsidR="00E3744B" w:rsidRPr="00385108" w14:paraId="34CDAAFA" w14:textId="77777777" w:rsidTr="00E3744B">
        <w:trPr>
          <w:trHeight w:val="300"/>
        </w:trPr>
        <w:tc>
          <w:tcPr>
            <w:tcW w:w="1759"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042E814" w14:textId="77777777" w:rsidR="00E3744B" w:rsidRPr="00385108" w:rsidRDefault="00E3744B" w:rsidP="00D34575">
            <w:pPr>
              <w:rPr>
                <w:rFonts w:ascii="Calibri" w:hAnsi="Calibri" w:cs="Calibri"/>
                <w:color w:val="000000"/>
              </w:rPr>
            </w:pPr>
            <w:r w:rsidRPr="00385108">
              <w:rPr>
                <w:rFonts w:ascii="Calibri" w:hAnsi="Calibri" w:cs="Calibri"/>
                <w:color w:val="000000"/>
              </w:rPr>
              <w:t>No</w:t>
            </w:r>
          </w:p>
        </w:tc>
        <w:tc>
          <w:tcPr>
            <w:tcW w:w="382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hideMark/>
          </w:tcPr>
          <w:p w14:paraId="61CE1843" w14:textId="543EC2D8" w:rsidR="00E3744B" w:rsidRPr="00385108" w:rsidRDefault="00E3744B" w:rsidP="00D34575">
            <w:pPr>
              <w:rPr>
                <w:rFonts w:ascii="Calibri" w:hAnsi="Calibri" w:cs="Calibri"/>
                <w:color w:val="000000"/>
              </w:rPr>
            </w:pPr>
            <w:r w:rsidRPr="00385108">
              <w:rPr>
                <w:rFonts w:ascii="Calibri" w:hAnsi="Calibri" w:cs="Calibri"/>
                <w:color w:val="000000"/>
              </w:rPr>
              <w:t>Transfer to divorce spouse</w:t>
            </w:r>
            <w:ins w:id="795" w:author="BENIWAL VIRENDER" w:date="2021-08-25T13:22:00Z">
              <w:r w:rsidR="00846907">
                <w:rPr>
                  <w:rFonts w:ascii="Calibri" w:hAnsi="Calibri" w:cs="Calibri"/>
                  <w:color w:val="000000"/>
                </w:rPr>
                <w:t xml:space="preserve"> by court order</w:t>
              </w:r>
            </w:ins>
          </w:p>
        </w:tc>
        <w:tc>
          <w:tcPr>
            <w:tcW w:w="243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A85A9BE" w14:textId="77777777" w:rsidR="00E3744B" w:rsidRPr="00385108" w:rsidRDefault="00E3744B" w:rsidP="00D34575">
            <w:pPr>
              <w:jc w:val="center"/>
              <w:rPr>
                <w:rFonts w:ascii="Calibri" w:hAnsi="Calibri" w:cs="Calibri"/>
                <w:color w:val="000000"/>
              </w:rPr>
            </w:pPr>
            <w:r w:rsidRPr="00385108">
              <w:rPr>
                <w:rFonts w:ascii="Calibri" w:hAnsi="Calibri" w:cs="Calibri"/>
                <w:color w:val="000000"/>
              </w:rPr>
              <w:t>1</w:t>
            </w:r>
          </w:p>
        </w:tc>
      </w:tr>
      <w:tr w:rsidR="00E3744B" w:rsidRPr="00385108" w14:paraId="2F50A1A8" w14:textId="77777777" w:rsidTr="00E3744B">
        <w:trPr>
          <w:trHeight w:val="435"/>
        </w:trPr>
        <w:tc>
          <w:tcPr>
            <w:tcW w:w="1759"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1250133" w14:textId="77777777" w:rsidR="00E3744B" w:rsidRPr="00385108" w:rsidRDefault="00E3744B" w:rsidP="00D34575">
            <w:pPr>
              <w:rPr>
                <w:rFonts w:ascii="Calibri" w:hAnsi="Calibri" w:cs="Calibri"/>
                <w:color w:val="000000"/>
              </w:rPr>
            </w:pPr>
            <w:r w:rsidRPr="00385108">
              <w:rPr>
                <w:rFonts w:ascii="Calibri" w:hAnsi="Calibri" w:cs="Calibri"/>
                <w:color w:val="000000"/>
              </w:rPr>
              <w:t>No</w:t>
            </w:r>
          </w:p>
        </w:tc>
        <w:tc>
          <w:tcPr>
            <w:tcW w:w="382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hideMark/>
          </w:tcPr>
          <w:p w14:paraId="13ABED34" w14:textId="3ECCCC81" w:rsidR="00E3744B" w:rsidRPr="00385108" w:rsidRDefault="00E3744B" w:rsidP="00D34575">
            <w:pPr>
              <w:rPr>
                <w:rFonts w:ascii="Calibri" w:hAnsi="Calibri" w:cs="Calibri"/>
                <w:color w:val="000000"/>
              </w:rPr>
            </w:pPr>
            <w:r w:rsidRPr="00385108">
              <w:rPr>
                <w:rFonts w:ascii="Calibri" w:hAnsi="Calibri" w:cs="Calibri"/>
                <w:color w:val="000000"/>
              </w:rPr>
              <w:t>Transfer derived from inheritance</w:t>
            </w:r>
            <w:ins w:id="796" w:author="BENIWAL VIRENDER" w:date="2021-08-25T13:22:00Z">
              <w:r w:rsidR="00846907">
                <w:rPr>
                  <w:rFonts w:ascii="Calibri" w:hAnsi="Calibri" w:cs="Calibri"/>
                  <w:color w:val="000000"/>
                </w:rPr>
                <w:t xml:space="preserve"> by court order</w:t>
              </w:r>
            </w:ins>
          </w:p>
        </w:tc>
        <w:tc>
          <w:tcPr>
            <w:tcW w:w="243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5B7980A" w14:textId="77777777" w:rsidR="00E3744B" w:rsidRPr="00385108" w:rsidRDefault="00E3744B" w:rsidP="00D34575">
            <w:pPr>
              <w:jc w:val="center"/>
              <w:rPr>
                <w:rFonts w:ascii="Calibri" w:hAnsi="Calibri" w:cs="Calibri"/>
                <w:color w:val="000000"/>
              </w:rPr>
            </w:pPr>
            <w:r w:rsidRPr="00385108">
              <w:rPr>
                <w:rFonts w:ascii="Calibri" w:hAnsi="Calibri" w:cs="Calibri"/>
                <w:color w:val="000000"/>
              </w:rPr>
              <w:t>1</w:t>
            </w:r>
          </w:p>
        </w:tc>
      </w:tr>
      <w:tr w:rsidR="00E3744B" w:rsidRPr="00385108" w14:paraId="06F87931" w14:textId="77777777" w:rsidTr="00E3744B">
        <w:trPr>
          <w:trHeight w:val="417"/>
        </w:trPr>
        <w:tc>
          <w:tcPr>
            <w:tcW w:w="1759"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35684B2" w14:textId="77777777" w:rsidR="00E3744B" w:rsidRPr="00385108" w:rsidRDefault="00E3744B" w:rsidP="00D34575">
            <w:pPr>
              <w:rPr>
                <w:rFonts w:ascii="Calibri" w:hAnsi="Calibri" w:cs="Calibri"/>
                <w:color w:val="000000"/>
              </w:rPr>
            </w:pPr>
            <w:r w:rsidRPr="00385108">
              <w:rPr>
                <w:rFonts w:ascii="Calibri" w:hAnsi="Calibri" w:cs="Calibri"/>
                <w:color w:val="000000"/>
              </w:rPr>
              <w:t>No</w:t>
            </w:r>
          </w:p>
        </w:tc>
        <w:tc>
          <w:tcPr>
            <w:tcW w:w="382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hideMark/>
          </w:tcPr>
          <w:p w14:paraId="692D7242" w14:textId="77777777" w:rsidR="00E3744B" w:rsidRPr="00385108" w:rsidRDefault="00E3744B" w:rsidP="00D34575">
            <w:pPr>
              <w:rPr>
                <w:rFonts w:ascii="Calibri" w:hAnsi="Calibri" w:cs="Calibri"/>
                <w:color w:val="000000"/>
              </w:rPr>
            </w:pPr>
            <w:r w:rsidRPr="00385108">
              <w:rPr>
                <w:rFonts w:ascii="Calibri" w:hAnsi="Calibri" w:cs="Calibri"/>
                <w:color w:val="000000"/>
              </w:rPr>
              <w:t>Transfer from trustee to beneficiaries</w:t>
            </w:r>
          </w:p>
        </w:tc>
        <w:tc>
          <w:tcPr>
            <w:tcW w:w="243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F8546C4" w14:textId="77777777" w:rsidR="00E3744B" w:rsidRPr="00385108" w:rsidRDefault="00E3744B" w:rsidP="00D34575">
            <w:pPr>
              <w:jc w:val="center"/>
              <w:rPr>
                <w:rFonts w:ascii="Calibri" w:hAnsi="Calibri" w:cs="Calibri"/>
                <w:color w:val="000000"/>
              </w:rPr>
            </w:pPr>
            <w:r w:rsidRPr="00385108">
              <w:rPr>
                <w:rFonts w:ascii="Calibri" w:hAnsi="Calibri" w:cs="Calibri"/>
                <w:color w:val="000000"/>
              </w:rPr>
              <w:t>1</w:t>
            </w:r>
          </w:p>
        </w:tc>
      </w:tr>
      <w:tr w:rsidR="00F465DD" w:rsidRPr="00385108" w14:paraId="456519BA" w14:textId="77777777" w:rsidTr="00E3744B">
        <w:trPr>
          <w:trHeight w:val="228"/>
        </w:trPr>
        <w:tc>
          <w:tcPr>
            <w:tcW w:w="1759"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14:paraId="1CE14CE4" w14:textId="1338CA05" w:rsidR="00F465DD" w:rsidRPr="00385108" w:rsidRDefault="00E30593" w:rsidP="00D34575">
            <w:pPr>
              <w:rPr>
                <w:rFonts w:ascii="Calibri" w:hAnsi="Calibri" w:cs="Calibri"/>
                <w:color w:val="000000"/>
              </w:rPr>
            </w:pPr>
            <w:r w:rsidRPr="00385108">
              <w:rPr>
                <w:rFonts w:ascii="Calibri" w:hAnsi="Calibri" w:cs="Calibri"/>
                <w:color w:val="000000"/>
              </w:rPr>
              <w:t>No</w:t>
            </w:r>
          </w:p>
        </w:tc>
        <w:tc>
          <w:tcPr>
            <w:tcW w:w="382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A4F98BA" w14:textId="55A25E20" w:rsidR="00F465DD" w:rsidRPr="00385108" w:rsidRDefault="00F465DD" w:rsidP="00D34575">
            <w:pPr>
              <w:rPr>
                <w:rFonts w:ascii="Calibri" w:hAnsi="Calibri" w:cs="Calibri"/>
                <w:color w:val="000000"/>
              </w:rPr>
            </w:pPr>
            <w:r w:rsidRPr="00385108">
              <w:rPr>
                <w:rFonts w:ascii="Calibri" w:hAnsi="Calibri" w:cs="Calibri"/>
                <w:color w:val="000000"/>
              </w:rPr>
              <w:t xml:space="preserve">Transfer to </w:t>
            </w:r>
            <w:r w:rsidR="00E30593" w:rsidRPr="00385108">
              <w:rPr>
                <w:rFonts w:ascii="Calibri" w:hAnsi="Calibri" w:cs="Calibri"/>
                <w:color w:val="000000"/>
              </w:rPr>
              <w:t>Relatives</w:t>
            </w:r>
          </w:p>
        </w:tc>
        <w:tc>
          <w:tcPr>
            <w:tcW w:w="243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tcPr>
          <w:p w14:paraId="2AA2DF81" w14:textId="5101D6A1" w:rsidR="00F465DD" w:rsidRPr="00385108" w:rsidRDefault="00E30593" w:rsidP="00D34575">
            <w:pPr>
              <w:jc w:val="center"/>
              <w:rPr>
                <w:rFonts w:ascii="Calibri" w:hAnsi="Calibri" w:cs="Calibri"/>
                <w:color w:val="000000"/>
              </w:rPr>
            </w:pPr>
            <w:r w:rsidRPr="00385108">
              <w:rPr>
                <w:rFonts w:ascii="Calibri" w:hAnsi="Calibri" w:cs="Calibri"/>
                <w:color w:val="000000"/>
              </w:rPr>
              <w:t>1</w:t>
            </w:r>
          </w:p>
        </w:tc>
      </w:tr>
      <w:tr w:rsidR="00E3744B" w:rsidRPr="00385108" w14:paraId="72E73DDA" w14:textId="77777777" w:rsidTr="00E3744B">
        <w:trPr>
          <w:trHeight w:val="228"/>
        </w:trPr>
        <w:tc>
          <w:tcPr>
            <w:tcW w:w="1759"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54DF1D2" w14:textId="77777777" w:rsidR="00E3744B" w:rsidRPr="00385108" w:rsidRDefault="00E3744B" w:rsidP="00D34575">
            <w:pPr>
              <w:rPr>
                <w:rFonts w:ascii="Calibri" w:hAnsi="Calibri" w:cs="Calibri"/>
                <w:color w:val="000000"/>
              </w:rPr>
            </w:pPr>
            <w:r w:rsidRPr="00385108">
              <w:rPr>
                <w:rFonts w:ascii="Calibri" w:hAnsi="Calibri" w:cs="Calibri"/>
                <w:color w:val="000000"/>
              </w:rPr>
              <w:t>No</w:t>
            </w:r>
          </w:p>
        </w:tc>
        <w:tc>
          <w:tcPr>
            <w:tcW w:w="382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hideMark/>
          </w:tcPr>
          <w:p w14:paraId="1A42AE6D" w14:textId="41E6C025" w:rsidR="00E3744B" w:rsidRPr="00385108" w:rsidRDefault="00E3744B" w:rsidP="00D34575">
            <w:pPr>
              <w:rPr>
                <w:rFonts w:ascii="Calibri" w:hAnsi="Calibri" w:cs="Calibri"/>
                <w:color w:val="000000"/>
              </w:rPr>
            </w:pPr>
            <w:r w:rsidRPr="00385108">
              <w:rPr>
                <w:rFonts w:ascii="Calibri" w:hAnsi="Calibri" w:cs="Calibri"/>
                <w:color w:val="000000"/>
              </w:rPr>
              <w:t>Transfer without identification (Tax Event)</w:t>
            </w:r>
          </w:p>
        </w:tc>
        <w:tc>
          <w:tcPr>
            <w:tcW w:w="243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B2A5ABA" w14:textId="77777777" w:rsidR="00E3744B" w:rsidRPr="00385108" w:rsidRDefault="00E3744B" w:rsidP="00D34575">
            <w:pPr>
              <w:jc w:val="center"/>
              <w:rPr>
                <w:rFonts w:ascii="Calibri" w:hAnsi="Calibri" w:cs="Calibri"/>
                <w:color w:val="000000"/>
              </w:rPr>
            </w:pPr>
            <w:r w:rsidRPr="00385108">
              <w:rPr>
                <w:rFonts w:ascii="Calibri" w:hAnsi="Calibri" w:cs="Calibri"/>
                <w:color w:val="000000"/>
              </w:rPr>
              <w:t>2</w:t>
            </w:r>
          </w:p>
        </w:tc>
      </w:tr>
    </w:tbl>
    <w:p w14:paraId="646BA6B9" w14:textId="6C2940E6" w:rsidR="00E3744B" w:rsidRPr="00385108" w:rsidRDefault="00E3744B" w:rsidP="00A867BF">
      <w:pPr>
        <w:autoSpaceDE w:val="0"/>
        <w:autoSpaceDN w:val="0"/>
        <w:adjustRightInd w:val="0"/>
        <w:spacing w:after="120" w:line="240" w:lineRule="auto"/>
        <w:rPr>
          <w:rFonts w:ascii="Calibri" w:eastAsia="Microsoft YaHei" w:hAnsi="Calibri" w:cs="Calibri"/>
        </w:rPr>
      </w:pPr>
    </w:p>
    <w:p w14:paraId="05ABA015" w14:textId="77777777" w:rsidR="00FC2BA1" w:rsidRPr="00385108" w:rsidRDefault="00FC2BA1" w:rsidP="00A867BF">
      <w:pPr>
        <w:autoSpaceDE w:val="0"/>
        <w:autoSpaceDN w:val="0"/>
        <w:adjustRightInd w:val="0"/>
        <w:spacing w:after="120" w:line="240" w:lineRule="auto"/>
        <w:rPr>
          <w:rFonts w:ascii="Calibri" w:eastAsia="Microsoft YaHei" w:hAnsi="Calibri" w:cs="Calibri"/>
        </w:rPr>
      </w:pPr>
    </w:p>
    <w:p w14:paraId="38419DAB" w14:textId="5DD329AE" w:rsidR="009241FE" w:rsidRPr="00385108" w:rsidRDefault="009241FE" w:rsidP="009F7F8A">
      <w:pPr>
        <w:pStyle w:val="ListParagraph"/>
        <w:widowControl w:val="0"/>
        <w:numPr>
          <w:ilvl w:val="0"/>
          <w:numId w:val="19"/>
        </w:numPr>
        <w:suppressAutoHyphens/>
        <w:autoSpaceDN w:val="0"/>
        <w:spacing w:after="0" w:line="240" w:lineRule="auto"/>
        <w:contextualSpacing w:val="0"/>
        <w:jc w:val="both"/>
        <w:textAlignment w:val="baseline"/>
        <w:rPr>
          <w:rFonts w:ascii="Calibri" w:hAnsi="Calibri" w:cs="Calibri"/>
        </w:rPr>
      </w:pPr>
      <w:r w:rsidRPr="00385108">
        <w:rPr>
          <w:rFonts w:ascii="Calibri" w:hAnsi="Calibri" w:cs="Calibri"/>
        </w:rPr>
        <w:t xml:space="preserve">The following transfer sub cases under ‘Transfer between relatives’ need to be included and </w:t>
      </w:r>
      <w:del w:id="797" w:author="Hilla Rafalovitz" w:date="2021-08-22T23:30:00Z">
        <w:r w:rsidR="00FC2BA1" w:rsidRPr="00385108" w:rsidDel="00CF1325">
          <w:rPr>
            <w:rFonts w:ascii="Calibri" w:hAnsi="Calibri" w:cs="Calibri"/>
          </w:rPr>
          <w:delText xml:space="preserve"> </w:delText>
        </w:r>
        <w:r w:rsidRPr="00385108" w:rsidDel="00CF1325">
          <w:rPr>
            <w:rFonts w:ascii="Calibri" w:hAnsi="Calibri" w:cs="Calibri"/>
          </w:rPr>
          <w:delText xml:space="preserve">      </w:delText>
        </w:r>
      </w:del>
      <w:r w:rsidRPr="00385108">
        <w:rPr>
          <w:rFonts w:ascii="Calibri" w:hAnsi="Calibri" w:cs="Calibri"/>
        </w:rPr>
        <w:t xml:space="preserve">are tax </w:t>
      </w:r>
      <w:r w:rsidR="00FC2BA1" w:rsidRPr="00385108">
        <w:rPr>
          <w:rFonts w:ascii="Calibri" w:hAnsi="Calibri" w:cs="Calibri"/>
        </w:rPr>
        <w:t>exempted: -</w:t>
      </w:r>
    </w:p>
    <w:p w14:paraId="484A7C4B" w14:textId="77777777" w:rsidR="009241FE" w:rsidRPr="00385108" w:rsidRDefault="009241FE" w:rsidP="009F7F8A">
      <w:pPr>
        <w:pStyle w:val="ListParagraph"/>
        <w:widowControl w:val="0"/>
        <w:numPr>
          <w:ilvl w:val="0"/>
          <w:numId w:val="20"/>
        </w:numPr>
        <w:suppressAutoHyphens/>
        <w:autoSpaceDN w:val="0"/>
        <w:spacing w:after="0" w:line="240" w:lineRule="auto"/>
        <w:contextualSpacing w:val="0"/>
        <w:jc w:val="both"/>
        <w:textAlignment w:val="baseline"/>
        <w:rPr>
          <w:rFonts w:ascii="Calibri" w:hAnsi="Calibri" w:cs="Calibri"/>
        </w:rPr>
      </w:pPr>
      <w:r w:rsidRPr="00385108">
        <w:rPr>
          <w:rFonts w:ascii="Calibri" w:hAnsi="Calibri" w:cs="Calibri"/>
        </w:rPr>
        <w:t>Spouse of a sister/brother</w:t>
      </w:r>
    </w:p>
    <w:p w14:paraId="6C8F148C" w14:textId="77777777" w:rsidR="009241FE" w:rsidRPr="00385108" w:rsidRDefault="009241FE" w:rsidP="009F7F8A">
      <w:pPr>
        <w:pStyle w:val="ListParagraph"/>
        <w:widowControl w:val="0"/>
        <w:numPr>
          <w:ilvl w:val="0"/>
          <w:numId w:val="20"/>
        </w:numPr>
        <w:suppressAutoHyphens/>
        <w:autoSpaceDN w:val="0"/>
        <w:spacing w:after="0" w:line="240" w:lineRule="auto"/>
        <w:contextualSpacing w:val="0"/>
        <w:jc w:val="both"/>
        <w:textAlignment w:val="baseline"/>
        <w:rPr>
          <w:rFonts w:ascii="Calibri" w:hAnsi="Calibri" w:cs="Calibri"/>
        </w:rPr>
      </w:pPr>
      <w:r w:rsidRPr="00385108">
        <w:rPr>
          <w:rFonts w:ascii="Calibri" w:hAnsi="Calibri" w:cs="Calibri"/>
        </w:rPr>
        <w:t>Sister/brother</w:t>
      </w:r>
    </w:p>
    <w:p w14:paraId="48142DC1" w14:textId="77777777" w:rsidR="009241FE" w:rsidRPr="00385108" w:rsidRDefault="009241FE" w:rsidP="009F7F8A">
      <w:pPr>
        <w:pStyle w:val="ListParagraph"/>
        <w:widowControl w:val="0"/>
        <w:numPr>
          <w:ilvl w:val="0"/>
          <w:numId w:val="20"/>
        </w:numPr>
        <w:suppressAutoHyphens/>
        <w:autoSpaceDN w:val="0"/>
        <w:spacing w:after="0" w:line="240" w:lineRule="auto"/>
        <w:contextualSpacing w:val="0"/>
        <w:jc w:val="both"/>
        <w:textAlignment w:val="baseline"/>
        <w:rPr>
          <w:rFonts w:ascii="Calibri" w:hAnsi="Calibri" w:cs="Calibri"/>
        </w:rPr>
      </w:pPr>
      <w:r w:rsidRPr="00385108">
        <w:rPr>
          <w:rFonts w:ascii="Calibri" w:hAnsi="Calibri" w:cs="Calibri"/>
        </w:rPr>
        <w:t>Spouse of a mother/father</w:t>
      </w:r>
      <w:r w:rsidRPr="00385108">
        <w:rPr>
          <w:rFonts w:ascii="Calibri" w:hAnsi="Calibri" w:cs="Calibri"/>
        </w:rPr>
        <w:tab/>
      </w:r>
    </w:p>
    <w:p w14:paraId="492C185C" w14:textId="77777777" w:rsidR="009241FE" w:rsidRPr="00385108" w:rsidRDefault="009241FE" w:rsidP="009F7F8A">
      <w:pPr>
        <w:pStyle w:val="ListParagraph"/>
        <w:widowControl w:val="0"/>
        <w:numPr>
          <w:ilvl w:val="0"/>
          <w:numId w:val="20"/>
        </w:numPr>
        <w:suppressAutoHyphens/>
        <w:autoSpaceDN w:val="0"/>
        <w:spacing w:after="0" w:line="240" w:lineRule="auto"/>
        <w:contextualSpacing w:val="0"/>
        <w:jc w:val="both"/>
        <w:textAlignment w:val="baseline"/>
        <w:rPr>
          <w:rFonts w:ascii="Calibri" w:hAnsi="Calibri" w:cs="Calibri"/>
        </w:rPr>
      </w:pPr>
      <w:r w:rsidRPr="00385108">
        <w:rPr>
          <w:rFonts w:ascii="Calibri" w:hAnsi="Calibri" w:cs="Calibri"/>
        </w:rPr>
        <w:t>Mother/father</w:t>
      </w:r>
      <w:r w:rsidRPr="00385108">
        <w:rPr>
          <w:rFonts w:ascii="Calibri" w:hAnsi="Calibri" w:cs="Calibri"/>
        </w:rPr>
        <w:tab/>
      </w:r>
    </w:p>
    <w:p w14:paraId="3BAF53B2" w14:textId="77777777" w:rsidR="009241FE" w:rsidRPr="00385108" w:rsidRDefault="009241FE" w:rsidP="009F7F8A">
      <w:pPr>
        <w:pStyle w:val="ListParagraph"/>
        <w:widowControl w:val="0"/>
        <w:numPr>
          <w:ilvl w:val="0"/>
          <w:numId w:val="20"/>
        </w:numPr>
        <w:suppressAutoHyphens/>
        <w:autoSpaceDN w:val="0"/>
        <w:spacing w:after="0" w:line="240" w:lineRule="auto"/>
        <w:contextualSpacing w:val="0"/>
        <w:jc w:val="both"/>
        <w:textAlignment w:val="baseline"/>
        <w:rPr>
          <w:rFonts w:ascii="Calibri" w:hAnsi="Calibri" w:cs="Calibri"/>
        </w:rPr>
      </w:pPr>
      <w:r w:rsidRPr="00385108">
        <w:rPr>
          <w:rFonts w:ascii="Calibri" w:hAnsi="Calibri" w:cs="Calibri"/>
        </w:rPr>
        <w:t>Spouse of a grandmother/grandfather</w:t>
      </w:r>
      <w:r w:rsidRPr="00385108">
        <w:rPr>
          <w:rFonts w:ascii="Calibri" w:hAnsi="Calibri" w:cs="Calibri"/>
        </w:rPr>
        <w:tab/>
        <w:t xml:space="preserve"> </w:t>
      </w:r>
    </w:p>
    <w:p w14:paraId="502A9813" w14:textId="77777777" w:rsidR="009241FE" w:rsidRPr="00385108" w:rsidRDefault="009241FE" w:rsidP="009F7F8A">
      <w:pPr>
        <w:pStyle w:val="ListParagraph"/>
        <w:widowControl w:val="0"/>
        <w:numPr>
          <w:ilvl w:val="0"/>
          <w:numId w:val="20"/>
        </w:numPr>
        <w:suppressAutoHyphens/>
        <w:autoSpaceDN w:val="0"/>
        <w:spacing w:after="0" w:line="240" w:lineRule="auto"/>
        <w:contextualSpacing w:val="0"/>
        <w:jc w:val="both"/>
        <w:textAlignment w:val="baseline"/>
        <w:rPr>
          <w:rFonts w:ascii="Calibri" w:hAnsi="Calibri" w:cs="Calibri"/>
        </w:rPr>
      </w:pPr>
      <w:r w:rsidRPr="00385108">
        <w:rPr>
          <w:rFonts w:ascii="Calibri" w:hAnsi="Calibri" w:cs="Calibri"/>
        </w:rPr>
        <w:t>Grandmother/grandfather</w:t>
      </w:r>
      <w:r w:rsidRPr="00385108">
        <w:rPr>
          <w:rFonts w:ascii="Calibri" w:hAnsi="Calibri" w:cs="Calibri"/>
        </w:rPr>
        <w:tab/>
      </w:r>
    </w:p>
    <w:p w14:paraId="0D18E487" w14:textId="77777777" w:rsidR="009241FE" w:rsidRPr="00385108" w:rsidRDefault="009241FE" w:rsidP="009F7F8A">
      <w:pPr>
        <w:pStyle w:val="ListParagraph"/>
        <w:widowControl w:val="0"/>
        <w:numPr>
          <w:ilvl w:val="0"/>
          <w:numId w:val="20"/>
        </w:numPr>
        <w:suppressAutoHyphens/>
        <w:autoSpaceDN w:val="0"/>
        <w:spacing w:after="0" w:line="240" w:lineRule="auto"/>
        <w:contextualSpacing w:val="0"/>
        <w:jc w:val="both"/>
        <w:textAlignment w:val="baseline"/>
        <w:rPr>
          <w:rFonts w:ascii="Calibri" w:hAnsi="Calibri" w:cs="Calibri"/>
        </w:rPr>
      </w:pPr>
      <w:r w:rsidRPr="00385108">
        <w:rPr>
          <w:rFonts w:ascii="Calibri" w:hAnsi="Calibri" w:cs="Calibri"/>
        </w:rPr>
        <w:t xml:space="preserve">Spouse of an off-spring/off-spring of a spouse </w:t>
      </w:r>
      <w:r w:rsidRPr="00385108">
        <w:rPr>
          <w:rFonts w:ascii="Calibri" w:hAnsi="Calibri" w:cs="Calibri"/>
        </w:rPr>
        <w:tab/>
      </w:r>
    </w:p>
    <w:p w14:paraId="0F03B76F" w14:textId="77777777" w:rsidR="009241FE" w:rsidRPr="00653559" w:rsidRDefault="009241FE" w:rsidP="009F7F8A">
      <w:pPr>
        <w:pStyle w:val="ListParagraph"/>
        <w:widowControl w:val="0"/>
        <w:numPr>
          <w:ilvl w:val="0"/>
          <w:numId w:val="20"/>
        </w:numPr>
        <w:suppressAutoHyphens/>
        <w:autoSpaceDN w:val="0"/>
        <w:spacing w:after="0" w:line="240" w:lineRule="auto"/>
        <w:contextualSpacing w:val="0"/>
        <w:jc w:val="both"/>
        <w:textAlignment w:val="baseline"/>
        <w:rPr>
          <w:rFonts w:ascii="Calibri" w:hAnsi="Calibri" w:cs="Calibri"/>
        </w:rPr>
      </w:pPr>
      <w:r w:rsidRPr="00653559">
        <w:rPr>
          <w:rFonts w:ascii="Calibri" w:hAnsi="Calibri" w:cs="Calibri"/>
        </w:rPr>
        <w:t xml:space="preserve">Off-spring/Off-spring of a spouse </w:t>
      </w:r>
      <w:r w:rsidRPr="00653559">
        <w:rPr>
          <w:rFonts w:ascii="Calibri" w:hAnsi="Calibri" w:cs="Calibri"/>
        </w:rPr>
        <w:tab/>
        <w:t xml:space="preserve"> </w:t>
      </w:r>
    </w:p>
    <w:p w14:paraId="412A9481" w14:textId="77777777" w:rsidR="004A54A3" w:rsidRPr="00653559" w:rsidRDefault="009241FE" w:rsidP="009F7F8A">
      <w:pPr>
        <w:pStyle w:val="ListParagraph"/>
        <w:widowControl w:val="0"/>
        <w:numPr>
          <w:ilvl w:val="0"/>
          <w:numId w:val="20"/>
        </w:numPr>
        <w:suppressAutoHyphens/>
        <w:autoSpaceDN w:val="0"/>
        <w:spacing w:after="0" w:line="240" w:lineRule="auto"/>
        <w:contextualSpacing w:val="0"/>
        <w:jc w:val="both"/>
        <w:textAlignment w:val="baseline"/>
        <w:rPr>
          <w:ins w:id="798" w:author="BENIWAL VIRENDER" w:date="2021-08-25T13:13:00Z"/>
          <w:rFonts w:ascii="Calibri" w:hAnsi="Calibri" w:cs="Calibri"/>
        </w:rPr>
      </w:pPr>
      <w:r w:rsidRPr="00653559">
        <w:rPr>
          <w:rFonts w:ascii="Calibri" w:hAnsi="Calibri" w:cs="Calibri"/>
        </w:rPr>
        <w:t>Off-spring of a sister/brother</w:t>
      </w:r>
      <w:del w:id="799" w:author="BENIWAL VIRENDER" w:date="2021-08-25T13:13:00Z">
        <w:r w:rsidRPr="00653559" w:rsidDel="004A54A3">
          <w:rPr>
            <w:rFonts w:ascii="Calibri" w:hAnsi="Calibri" w:cs="Calibri"/>
          </w:rPr>
          <w:delText xml:space="preserve">/ </w:delText>
        </w:r>
      </w:del>
    </w:p>
    <w:p w14:paraId="1CA0CD22" w14:textId="2C0B1B7F" w:rsidR="009241FE" w:rsidRPr="00653559" w:rsidRDefault="009241FE" w:rsidP="009F7F8A">
      <w:pPr>
        <w:pStyle w:val="ListParagraph"/>
        <w:widowControl w:val="0"/>
        <w:numPr>
          <w:ilvl w:val="0"/>
          <w:numId w:val="20"/>
        </w:numPr>
        <w:suppressAutoHyphens/>
        <w:autoSpaceDN w:val="0"/>
        <w:spacing w:after="0" w:line="240" w:lineRule="auto"/>
        <w:contextualSpacing w:val="0"/>
        <w:jc w:val="both"/>
        <w:textAlignment w:val="baseline"/>
        <w:rPr>
          <w:ins w:id="800" w:author="Hilla Rafalovitz" w:date="2021-08-22T23:22:00Z"/>
          <w:rFonts w:ascii="Calibri" w:hAnsi="Calibri" w:cs="Calibri"/>
        </w:rPr>
      </w:pPr>
      <w:r w:rsidRPr="00653559">
        <w:rPr>
          <w:rFonts w:ascii="Calibri" w:hAnsi="Calibri" w:cs="Calibri"/>
        </w:rPr>
        <w:t>Parent’s sister/brother</w:t>
      </w:r>
    </w:p>
    <w:p w14:paraId="5FBC775F" w14:textId="2FDE35F8" w:rsidR="00ED3908" w:rsidRDefault="00ED3908" w:rsidP="004A54A3">
      <w:pPr>
        <w:widowControl w:val="0"/>
        <w:suppressAutoHyphens/>
        <w:autoSpaceDN w:val="0"/>
        <w:spacing w:after="0" w:line="240" w:lineRule="auto"/>
        <w:jc w:val="both"/>
        <w:textAlignment w:val="baseline"/>
        <w:rPr>
          <w:ins w:id="801" w:author="BENIWAL VIRENDER" w:date="2021-08-25T13:13:00Z"/>
          <w:rFonts w:ascii="Calibri" w:hAnsi="Calibri" w:cs="Calibri"/>
        </w:rPr>
      </w:pPr>
    </w:p>
    <w:p w14:paraId="7AC92922" w14:textId="505E94D4" w:rsidR="004A54A3" w:rsidRPr="004A54A3" w:rsidDel="00E26165" w:rsidRDefault="004A54A3">
      <w:pPr>
        <w:widowControl w:val="0"/>
        <w:suppressAutoHyphens/>
        <w:autoSpaceDN w:val="0"/>
        <w:spacing w:after="0" w:line="240" w:lineRule="auto"/>
        <w:jc w:val="both"/>
        <w:textAlignment w:val="baseline"/>
        <w:rPr>
          <w:del w:id="802" w:author="Sandip Sharma" w:date="2021-09-08T13:58:00Z"/>
          <w:rFonts w:ascii="Calibri" w:hAnsi="Calibri" w:cs="Calibri"/>
          <w:rPrChange w:id="803" w:author="BENIWAL VIRENDER" w:date="2021-08-25T13:13:00Z">
            <w:rPr>
              <w:del w:id="804" w:author="Sandip Sharma" w:date="2021-09-08T13:58:00Z"/>
            </w:rPr>
          </w:rPrChange>
        </w:rPr>
        <w:pPrChange w:id="805" w:author="BENIWAL VIRENDER" w:date="2021-08-25T13:13:00Z">
          <w:pPr>
            <w:pStyle w:val="ListParagraph"/>
            <w:widowControl w:val="0"/>
            <w:numPr>
              <w:numId w:val="20"/>
            </w:numPr>
            <w:suppressAutoHyphens/>
            <w:autoSpaceDN w:val="0"/>
            <w:spacing w:after="0" w:line="240" w:lineRule="auto"/>
            <w:ind w:hanging="360"/>
            <w:contextualSpacing w:val="0"/>
            <w:jc w:val="both"/>
            <w:textAlignment w:val="baseline"/>
          </w:pPr>
        </w:pPrChange>
      </w:pPr>
      <w:ins w:id="806" w:author="BENIWAL VIRENDER" w:date="2021-08-25T13:13:00Z">
        <w:del w:id="807" w:author="Sandip Sharma" w:date="2021-09-08T13:58:00Z">
          <w:r w:rsidRPr="40560FFD" w:rsidDel="004A54A3">
            <w:rPr>
              <w:rFonts w:ascii="Calibri" w:hAnsi="Calibri" w:cs="Calibri"/>
            </w:rPr>
            <w:lastRenderedPageBreak/>
            <w:delText>GAP-1 , Need to check the Domain for the transfer to relative.</w:delText>
          </w:r>
        </w:del>
      </w:ins>
    </w:p>
    <w:p w14:paraId="7C461BD5" w14:textId="77777777" w:rsidR="00884BAC" w:rsidRPr="00385108" w:rsidRDefault="00884BAC" w:rsidP="00884BAC">
      <w:pPr>
        <w:pStyle w:val="BodyText"/>
        <w:rPr>
          <w:rFonts w:ascii="Calibri" w:hAnsi="Calibri" w:cs="Calibri"/>
          <w:b/>
          <w:bCs/>
        </w:rPr>
      </w:pPr>
    </w:p>
    <w:p w14:paraId="1BD13D36" w14:textId="47ABE5FD" w:rsidR="00BC236C" w:rsidRPr="00385108" w:rsidRDefault="00BC236C" w:rsidP="00290A3A">
      <w:pPr>
        <w:pStyle w:val="Heading2"/>
        <w:rPr>
          <w:rFonts w:ascii="Calibri" w:hAnsi="Calibri" w:cs="Calibri"/>
        </w:rPr>
      </w:pPr>
      <w:bookmarkStart w:id="808" w:name="_Toc79750039"/>
      <w:r w:rsidRPr="00385108">
        <w:rPr>
          <w:rFonts w:ascii="Calibri" w:hAnsi="Calibri" w:cs="Calibri"/>
        </w:rPr>
        <w:t xml:space="preserve">Type of </w:t>
      </w:r>
      <w:del w:id="809" w:author="Hilla Rafalovitz" w:date="2021-08-20T00:27:00Z">
        <w:r w:rsidRPr="00385108" w:rsidDel="00005104">
          <w:rPr>
            <w:rFonts w:ascii="Calibri" w:hAnsi="Calibri" w:cs="Calibri"/>
          </w:rPr>
          <w:delText xml:space="preserve">Stock </w:delText>
        </w:r>
      </w:del>
      <w:ins w:id="810" w:author="Hilla Rafalovitz" w:date="2021-08-20T00:27:00Z">
        <w:r w:rsidR="00005104">
          <w:rPr>
            <w:rFonts w:ascii="Calibri" w:hAnsi="Calibri" w:cs="Calibri"/>
          </w:rPr>
          <w:t>Securities</w:t>
        </w:r>
        <w:r w:rsidR="00005104" w:rsidRPr="00385108">
          <w:rPr>
            <w:rFonts w:ascii="Calibri" w:hAnsi="Calibri" w:cs="Calibri"/>
          </w:rPr>
          <w:t xml:space="preserve"> </w:t>
        </w:r>
      </w:ins>
      <w:r w:rsidRPr="00385108">
        <w:rPr>
          <w:rFonts w:ascii="Calibri" w:hAnsi="Calibri" w:cs="Calibri"/>
        </w:rPr>
        <w:t>Transfers</w:t>
      </w:r>
      <w:bookmarkEnd w:id="808"/>
    </w:p>
    <w:p w14:paraId="7C2EA773" w14:textId="03EF18AD" w:rsidR="00BC236C" w:rsidRPr="00385108" w:rsidRDefault="00BC236C" w:rsidP="00290A3A">
      <w:pPr>
        <w:pStyle w:val="Heading3"/>
        <w:rPr>
          <w:rFonts w:ascii="Calibri" w:hAnsi="Calibri" w:cs="Calibri"/>
        </w:rPr>
      </w:pPr>
      <w:bookmarkStart w:id="811" w:name="_Toc79750040"/>
      <w:r w:rsidRPr="00385108">
        <w:rPr>
          <w:rFonts w:ascii="Calibri" w:hAnsi="Calibri" w:cs="Calibri"/>
        </w:rPr>
        <w:t>Within Bank</w:t>
      </w:r>
      <w:bookmarkEnd w:id="811"/>
    </w:p>
    <w:p w14:paraId="06925FAC" w14:textId="77777777" w:rsidR="00B12644" w:rsidRPr="00385108" w:rsidRDefault="00B12644" w:rsidP="00B12644">
      <w:pPr>
        <w:pStyle w:val="BodyText"/>
        <w:ind w:left="2880"/>
        <w:rPr>
          <w:rFonts w:ascii="Calibri" w:hAnsi="Calibri" w:cs="Calibri"/>
          <w:b/>
          <w:bCs/>
        </w:rPr>
      </w:pPr>
    </w:p>
    <w:p w14:paraId="08238BEA" w14:textId="2A2C6F24" w:rsidR="00BC236C" w:rsidRPr="00385108" w:rsidRDefault="00BC236C" w:rsidP="00290A3A">
      <w:pPr>
        <w:pStyle w:val="Heading4"/>
        <w:rPr>
          <w:rFonts w:ascii="Calibri" w:hAnsi="Calibri" w:cs="Calibri"/>
        </w:rPr>
      </w:pPr>
      <w:r w:rsidRPr="00385108">
        <w:rPr>
          <w:rFonts w:ascii="Calibri" w:hAnsi="Calibri" w:cs="Calibri"/>
        </w:rPr>
        <w:t>Portfolio Transfer</w:t>
      </w:r>
    </w:p>
    <w:p w14:paraId="05B079CB" w14:textId="3972CD8A" w:rsidR="009011CE" w:rsidRPr="00385108" w:rsidRDefault="009011CE" w:rsidP="009011CE">
      <w:pPr>
        <w:rPr>
          <w:rFonts w:ascii="Calibri" w:hAnsi="Calibri" w:cs="Calibri"/>
        </w:rPr>
      </w:pPr>
    </w:p>
    <w:p w14:paraId="0443EC72" w14:textId="5F60BEAD" w:rsidR="008C2C62" w:rsidRPr="00385108" w:rsidRDefault="008C2C62" w:rsidP="009011CE">
      <w:pPr>
        <w:rPr>
          <w:rFonts w:ascii="Calibri" w:hAnsi="Calibri" w:cs="Calibri"/>
        </w:rPr>
      </w:pPr>
      <w:r w:rsidRPr="00385108">
        <w:rPr>
          <w:rFonts w:ascii="Calibri" w:hAnsi="Calibri" w:cs="Calibri"/>
        </w:rPr>
        <w:t>Supported from both BO and Branch Channel</w:t>
      </w:r>
    </w:p>
    <w:p w14:paraId="3E420464" w14:textId="0AF48E8A" w:rsidR="009011CE" w:rsidRPr="00385108" w:rsidRDefault="009011CE" w:rsidP="009011CE">
      <w:pPr>
        <w:widowControl w:val="0"/>
        <w:suppressAutoHyphens/>
        <w:autoSpaceDN w:val="0"/>
        <w:spacing w:after="0" w:line="240" w:lineRule="auto"/>
        <w:jc w:val="both"/>
        <w:textAlignment w:val="baseline"/>
        <w:rPr>
          <w:rFonts w:ascii="Calibri" w:hAnsi="Calibri" w:cs="Calibri"/>
        </w:rPr>
      </w:pPr>
      <w:r w:rsidRPr="00385108">
        <w:rPr>
          <w:rFonts w:ascii="Calibri" w:hAnsi="Calibri" w:cs="Calibri"/>
        </w:rPr>
        <w:t>The user can transfer the securities through within bank to his/her own account number or to account number of his/her relatives in the same bank.</w:t>
      </w:r>
    </w:p>
    <w:p w14:paraId="630D0731" w14:textId="05D9D273" w:rsidR="00447AFB" w:rsidRPr="00385108" w:rsidRDefault="00447AFB" w:rsidP="009011CE">
      <w:pPr>
        <w:widowControl w:val="0"/>
        <w:suppressAutoHyphens/>
        <w:autoSpaceDN w:val="0"/>
        <w:spacing w:after="0" w:line="240" w:lineRule="auto"/>
        <w:jc w:val="both"/>
        <w:textAlignment w:val="baseline"/>
        <w:rPr>
          <w:rFonts w:ascii="Calibri" w:hAnsi="Calibri" w:cs="Calibri"/>
        </w:rPr>
      </w:pPr>
    </w:p>
    <w:p w14:paraId="411C689B" w14:textId="73136BF8" w:rsidR="002903EE" w:rsidRPr="00385108" w:rsidRDefault="00447AFB" w:rsidP="002903EE">
      <w:pPr>
        <w:pStyle w:val="BodyText"/>
        <w:rPr>
          <w:rFonts w:ascii="Calibri" w:eastAsiaTheme="minorHAnsi" w:hAnsi="Calibri" w:cs="Calibri"/>
          <w:kern w:val="0"/>
          <w:sz w:val="22"/>
          <w:szCs w:val="22"/>
          <w:lang w:eastAsia="en-US"/>
        </w:rPr>
      </w:pPr>
      <w:r w:rsidRPr="00385108">
        <w:rPr>
          <w:rFonts w:ascii="Calibri" w:eastAsiaTheme="minorHAnsi" w:hAnsi="Calibri" w:cs="Calibri"/>
          <w:kern w:val="0"/>
          <w:sz w:val="22"/>
          <w:szCs w:val="22"/>
          <w:lang w:eastAsia="en-US"/>
        </w:rPr>
        <w:t>When the user chooses ‘Transfer between the relatives’ in the Transfer case dropdown, the transfer subcase dropdown will be enabled. The transfer subcase will be disabled for remaining scenarios in the Transfer case dropdown.</w:t>
      </w:r>
      <w:r w:rsidR="00A055DA" w:rsidRPr="00385108">
        <w:rPr>
          <w:rFonts w:ascii="Calibri" w:eastAsiaTheme="minorHAnsi" w:hAnsi="Calibri" w:cs="Calibri"/>
          <w:kern w:val="0"/>
          <w:sz w:val="22"/>
          <w:szCs w:val="22"/>
          <w:lang w:eastAsia="en-US"/>
        </w:rPr>
        <w:t xml:space="preserve"> The user can add multiple beneficiaries only when the user selects the scenario ‘Transfer between relatives’ in the Transfer case dropdown. For remaining scenarios, the user can only add a single beneficiary.</w:t>
      </w:r>
      <w:r w:rsidR="002903EE" w:rsidRPr="00385108">
        <w:rPr>
          <w:rFonts w:ascii="Calibri" w:eastAsiaTheme="minorHAnsi" w:hAnsi="Calibri" w:cs="Calibri"/>
          <w:kern w:val="0"/>
          <w:sz w:val="22"/>
          <w:szCs w:val="22"/>
          <w:lang w:eastAsia="en-US"/>
        </w:rPr>
        <w:t xml:space="preserve"> For Within Bank Transfers, once the order is authorized it will be marked as settled by EOD process. All the securities will be transferred to the target account/portfolio and the transfer status will be “Settled” i.e., the securities will be debited from the source portfolio and credited to the recipient portfolio.</w:t>
      </w:r>
    </w:p>
    <w:p w14:paraId="4B21EFE5" w14:textId="6FFD061F" w:rsidR="00696BEE" w:rsidRPr="00385108" w:rsidRDefault="00696BEE" w:rsidP="002903EE">
      <w:pPr>
        <w:pStyle w:val="BodyText"/>
        <w:rPr>
          <w:rFonts w:ascii="Calibri" w:eastAsiaTheme="minorHAnsi" w:hAnsi="Calibri" w:cs="Calibri"/>
          <w:kern w:val="0"/>
          <w:sz w:val="22"/>
          <w:szCs w:val="22"/>
          <w:lang w:eastAsia="en-US"/>
        </w:rPr>
      </w:pPr>
    </w:p>
    <w:p w14:paraId="58E0BC9C" w14:textId="3FABC350" w:rsidR="00696BEE" w:rsidRPr="00385108" w:rsidRDefault="00696BEE" w:rsidP="002903EE">
      <w:pPr>
        <w:pStyle w:val="BodyText"/>
        <w:rPr>
          <w:rFonts w:ascii="Calibri" w:eastAsiaTheme="minorHAnsi" w:hAnsi="Calibri" w:cs="Calibri"/>
          <w:kern w:val="0"/>
          <w:sz w:val="22"/>
          <w:szCs w:val="22"/>
          <w:lang w:eastAsia="en-US"/>
        </w:rPr>
      </w:pPr>
      <w:r w:rsidRPr="00385108">
        <w:rPr>
          <w:rFonts w:ascii="Calibri" w:eastAsiaTheme="minorHAnsi" w:hAnsi="Calibri" w:cs="Calibri"/>
          <w:kern w:val="0"/>
          <w:sz w:val="22"/>
          <w:szCs w:val="22"/>
          <w:lang w:eastAsia="en-US"/>
        </w:rPr>
        <w:t xml:space="preserve">Once the security movements are done, these will be sent to tax engine </w:t>
      </w:r>
      <w:r w:rsidR="0094507B" w:rsidRPr="00385108">
        <w:rPr>
          <w:rFonts w:ascii="Calibri" w:eastAsiaTheme="minorHAnsi" w:hAnsi="Calibri" w:cs="Calibri"/>
          <w:kern w:val="0"/>
          <w:sz w:val="22"/>
          <w:szCs w:val="22"/>
          <w:lang w:eastAsia="en-US"/>
        </w:rPr>
        <w:t>as per instructed codes and indicators to reflect the updated position</w:t>
      </w:r>
      <w:r w:rsidR="00DE5F05" w:rsidRPr="00385108">
        <w:rPr>
          <w:rFonts w:ascii="Calibri" w:eastAsiaTheme="minorHAnsi" w:hAnsi="Calibri" w:cs="Calibri"/>
          <w:kern w:val="0"/>
          <w:sz w:val="22"/>
          <w:szCs w:val="22"/>
          <w:lang w:eastAsia="en-US"/>
        </w:rPr>
        <w:t xml:space="preserve"> as in BaNCS</w:t>
      </w:r>
      <w:r w:rsidR="0094507B" w:rsidRPr="00385108">
        <w:rPr>
          <w:rFonts w:ascii="Calibri" w:eastAsiaTheme="minorHAnsi" w:hAnsi="Calibri" w:cs="Calibri"/>
          <w:kern w:val="0"/>
          <w:sz w:val="22"/>
          <w:szCs w:val="22"/>
          <w:lang w:eastAsia="en-US"/>
        </w:rPr>
        <w:t xml:space="preserve"> for the customers </w:t>
      </w:r>
      <w:r w:rsidR="00DE5F05" w:rsidRPr="00385108">
        <w:rPr>
          <w:rFonts w:ascii="Calibri" w:eastAsiaTheme="minorHAnsi" w:hAnsi="Calibri" w:cs="Calibri"/>
          <w:kern w:val="0"/>
          <w:sz w:val="22"/>
          <w:szCs w:val="22"/>
          <w:lang w:eastAsia="en-US"/>
        </w:rPr>
        <w:t>in tax engine as well.</w:t>
      </w:r>
    </w:p>
    <w:p w14:paraId="3AAFF312" w14:textId="3FEC84D0" w:rsidR="00A055DA" w:rsidRPr="00385108" w:rsidRDefault="00A055DA" w:rsidP="00447AFB">
      <w:pPr>
        <w:widowControl w:val="0"/>
        <w:suppressAutoHyphens/>
        <w:autoSpaceDN w:val="0"/>
        <w:spacing w:after="0" w:line="240" w:lineRule="auto"/>
        <w:jc w:val="both"/>
        <w:textAlignment w:val="baseline"/>
        <w:rPr>
          <w:rFonts w:ascii="Calibri" w:hAnsi="Calibri" w:cs="Calibri"/>
        </w:rPr>
      </w:pPr>
    </w:p>
    <w:p w14:paraId="781E9056" w14:textId="77777777" w:rsidR="000506F9" w:rsidRPr="00385108" w:rsidRDefault="000506F9" w:rsidP="00B83F72">
      <w:pPr>
        <w:pStyle w:val="BodyText"/>
        <w:rPr>
          <w:rFonts w:ascii="Calibri" w:hAnsi="Calibri" w:cs="Calibri"/>
        </w:rPr>
      </w:pPr>
    </w:p>
    <w:p w14:paraId="68FBDCF4" w14:textId="5A668663" w:rsidR="00BC236C" w:rsidRPr="00385108" w:rsidRDefault="00BC236C" w:rsidP="00290A3A">
      <w:pPr>
        <w:pStyle w:val="Heading4"/>
        <w:rPr>
          <w:rFonts w:ascii="Calibri" w:hAnsi="Calibri" w:cs="Calibri"/>
        </w:rPr>
      </w:pPr>
      <w:r w:rsidRPr="00385108">
        <w:rPr>
          <w:rFonts w:ascii="Calibri" w:hAnsi="Calibri" w:cs="Calibri"/>
        </w:rPr>
        <w:t>Virtual Sell</w:t>
      </w:r>
    </w:p>
    <w:p w14:paraId="2A3E7748" w14:textId="1D7FD8FA" w:rsidR="008C2C62" w:rsidRPr="00385108" w:rsidRDefault="008C2C62" w:rsidP="008C2C62">
      <w:pPr>
        <w:rPr>
          <w:rFonts w:ascii="Calibri" w:hAnsi="Calibri" w:cs="Calibri"/>
        </w:rPr>
      </w:pPr>
    </w:p>
    <w:p w14:paraId="4CB3B866" w14:textId="3BBA5044" w:rsidR="008C2C62" w:rsidRPr="00385108" w:rsidRDefault="008C2C62" w:rsidP="008C2C62">
      <w:pPr>
        <w:rPr>
          <w:rFonts w:ascii="Calibri" w:hAnsi="Calibri" w:cs="Calibri"/>
        </w:rPr>
      </w:pPr>
      <w:r w:rsidRPr="00385108">
        <w:rPr>
          <w:rFonts w:ascii="Calibri" w:hAnsi="Calibri" w:cs="Calibri"/>
        </w:rPr>
        <w:t>Supported from only BO.</w:t>
      </w:r>
    </w:p>
    <w:p w14:paraId="59E47C87" w14:textId="77777777" w:rsidR="008C2C62" w:rsidRPr="00385108" w:rsidRDefault="008C2C62" w:rsidP="008C2C62">
      <w:pPr>
        <w:widowControl w:val="0"/>
        <w:suppressAutoHyphens/>
        <w:autoSpaceDN w:val="0"/>
        <w:spacing w:after="0" w:line="240" w:lineRule="auto"/>
        <w:jc w:val="both"/>
        <w:textAlignment w:val="baseline"/>
        <w:rPr>
          <w:rFonts w:ascii="Calibri" w:hAnsi="Calibri" w:cs="Calibri"/>
        </w:rPr>
      </w:pPr>
      <w:r w:rsidRPr="00385108">
        <w:rPr>
          <w:rFonts w:ascii="Calibri" w:hAnsi="Calibri" w:cs="Calibri"/>
        </w:rPr>
        <w:t>The user can also select the option of ‘Virtual Sell’. By doing so the options for transfer case will be disabled with ‘Self’ option. The transfer subcase dropdown will also be disabled.</w:t>
      </w:r>
    </w:p>
    <w:p w14:paraId="1E8E7328" w14:textId="3A43BAF5" w:rsidR="008C2C62" w:rsidRPr="00385108" w:rsidRDefault="008C2C62" w:rsidP="008C2C62">
      <w:pPr>
        <w:rPr>
          <w:rFonts w:ascii="Calibri" w:hAnsi="Calibri" w:cs="Calibri"/>
        </w:rPr>
      </w:pPr>
    </w:p>
    <w:p w14:paraId="5B641D48" w14:textId="77777777" w:rsidR="00757946" w:rsidRPr="00385108" w:rsidRDefault="00757946" w:rsidP="00757946">
      <w:pPr>
        <w:pStyle w:val="BodyText"/>
        <w:rPr>
          <w:rFonts w:ascii="Calibri" w:eastAsiaTheme="minorHAnsi" w:hAnsi="Calibri" w:cs="Calibri"/>
          <w:kern w:val="0"/>
          <w:sz w:val="22"/>
          <w:szCs w:val="22"/>
          <w:lang w:eastAsia="en-US"/>
        </w:rPr>
      </w:pPr>
      <w:r w:rsidRPr="00385108">
        <w:rPr>
          <w:rFonts w:ascii="Calibri" w:eastAsiaTheme="minorHAnsi" w:hAnsi="Calibri" w:cs="Calibri"/>
          <w:kern w:val="0"/>
          <w:sz w:val="22"/>
          <w:szCs w:val="22"/>
          <w:lang w:eastAsia="en-US"/>
        </w:rPr>
        <w:t>For Within Bank Transfers, once the order is authorized it will be marked as settled by EOD process. All the securities will be transferred to the target account/portfolio and the transfer status will be “Settled” i.e., the securities will be debited from the source portfolio and credited to the recipient portfolio.</w:t>
      </w:r>
    </w:p>
    <w:p w14:paraId="2AC428A7" w14:textId="77777777" w:rsidR="00757946" w:rsidRPr="00385108" w:rsidRDefault="00757946" w:rsidP="00757946">
      <w:pPr>
        <w:pStyle w:val="BodyText"/>
        <w:rPr>
          <w:rFonts w:ascii="Calibri" w:eastAsiaTheme="minorHAnsi" w:hAnsi="Calibri" w:cs="Calibri"/>
          <w:kern w:val="0"/>
          <w:sz w:val="22"/>
          <w:szCs w:val="22"/>
          <w:lang w:eastAsia="en-US"/>
        </w:rPr>
      </w:pPr>
    </w:p>
    <w:p w14:paraId="42584BCF" w14:textId="77777777" w:rsidR="00757946" w:rsidRPr="00385108" w:rsidRDefault="00757946" w:rsidP="00757946">
      <w:pPr>
        <w:pStyle w:val="BodyText"/>
        <w:rPr>
          <w:rFonts w:ascii="Calibri" w:eastAsiaTheme="minorHAnsi" w:hAnsi="Calibri" w:cs="Calibri"/>
          <w:kern w:val="0"/>
          <w:sz w:val="22"/>
          <w:szCs w:val="22"/>
          <w:lang w:eastAsia="en-US"/>
        </w:rPr>
      </w:pPr>
      <w:r w:rsidRPr="00385108">
        <w:rPr>
          <w:rFonts w:ascii="Calibri" w:eastAsiaTheme="minorHAnsi" w:hAnsi="Calibri" w:cs="Calibri"/>
          <w:kern w:val="0"/>
          <w:sz w:val="22"/>
          <w:szCs w:val="22"/>
          <w:lang w:eastAsia="en-US"/>
        </w:rPr>
        <w:t>Once the security movements are done, these will be sent to tax engine as per instructed codes and indicators to reflect the updated position as in BaNCS for the customers in tax engine as well.</w:t>
      </w:r>
    </w:p>
    <w:p w14:paraId="55F7B199" w14:textId="6E249048" w:rsidR="000506F9" w:rsidRPr="00385108" w:rsidRDefault="000506F9" w:rsidP="00A75501">
      <w:pPr>
        <w:autoSpaceDE w:val="0"/>
        <w:autoSpaceDN w:val="0"/>
        <w:adjustRightInd w:val="0"/>
        <w:spacing w:after="120" w:line="240" w:lineRule="auto"/>
        <w:rPr>
          <w:rFonts w:ascii="Calibri" w:eastAsia="Microsoft YaHei" w:hAnsi="Calibri" w:cs="Calibri"/>
          <w:sz w:val="20"/>
          <w:szCs w:val="20"/>
        </w:rPr>
      </w:pPr>
    </w:p>
    <w:p w14:paraId="0BC00887" w14:textId="77777777" w:rsidR="00A75501" w:rsidRPr="00385108" w:rsidRDefault="00A75501" w:rsidP="00A75501">
      <w:pPr>
        <w:autoSpaceDE w:val="0"/>
        <w:autoSpaceDN w:val="0"/>
        <w:adjustRightInd w:val="0"/>
        <w:spacing w:after="120" w:line="240" w:lineRule="auto"/>
        <w:rPr>
          <w:rFonts w:ascii="Calibri" w:eastAsia="Microsoft YaHei" w:hAnsi="Calibri" w:cs="Calibri"/>
          <w:sz w:val="20"/>
          <w:szCs w:val="20"/>
        </w:rPr>
      </w:pPr>
    </w:p>
    <w:p w14:paraId="26B37FDE" w14:textId="5D39AF00" w:rsidR="00931F8A" w:rsidRPr="00385108" w:rsidRDefault="00682085" w:rsidP="00290A3A">
      <w:pPr>
        <w:pStyle w:val="Heading3"/>
        <w:rPr>
          <w:rFonts w:ascii="Calibri" w:hAnsi="Calibri" w:cs="Calibri"/>
        </w:rPr>
      </w:pPr>
      <w:bookmarkStart w:id="812" w:name="_Toc79750041"/>
      <w:r w:rsidRPr="00385108">
        <w:rPr>
          <w:rFonts w:ascii="Calibri" w:hAnsi="Calibri" w:cs="Calibri"/>
        </w:rPr>
        <w:t xml:space="preserve">Between different </w:t>
      </w:r>
      <w:r w:rsidR="00BC236C" w:rsidRPr="00385108">
        <w:rPr>
          <w:rFonts w:ascii="Calibri" w:hAnsi="Calibri" w:cs="Calibri"/>
        </w:rPr>
        <w:t>Bank</w:t>
      </w:r>
      <w:r w:rsidRPr="00385108">
        <w:rPr>
          <w:rFonts w:ascii="Calibri" w:hAnsi="Calibri" w:cs="Calibri"/>
        </w:rPr>
        <w:t>s</w:t>
      </w:r>
      <w:bookmarkEnd w:id="812"/>
    </w:p>
    <w:p w14:paraId="5B1A8C58" w14:textId="7A1869E5" w:rsidR="00B12644" w:rsidRPr="00385108" w:rsidRDefault="00B12644" w:rsidP="001C651D">
      <w:pPr>
        <w:pStyle w:val="BodyText"/>
        <w:rPr>
          <w:rFonts w:ascii="Calibri" w:hAnsi="Calibri" w:cs="Calibri"/>
          <w:b/>
          <w:bCs/>
        </w:rPr>
      </w:pPr>
    </w:p>
    <w:p w14:paraId="383EB241" w14:textId="6D7983BE" w:rsidR="001C651D" w:rsidRPr="00385108" w:rsidRDefault="001C651D" w:rsidP="001C651D">
      <w:pPr>
        <w:spacing w:before="120" w:after="0" w:line="240" w:lineRule="auto"/>
        <w:jc w:val="both"/>
        <w:rPr>
          <w:rFonts w:ascii="Calibri" w:hAnsi="Calibri" w:cs="Calibri"/>
          <w:szCs w:val="24"/>
        </w:rPr>
      </w:pPr>
      <w:r w:rsidRPr="00385108">
        <w:rPr>
          <w:rFonts w:ascii="Calibri" w:hAnsi="Calibri" w:cs="Calibri"/>
          <w:szCs w:val="24"/>
        </w:rPr>
        <w:t>For Outside Bank Transfers (same entity</w:t>
      </w:r>
      <w:r w:rsidRPr="00385108">
        <w:rPr>
          <w:rFonts w:ascii="Calibri" w:hAnsi="Calibri" w:cs="Calibri"/>
        </w:rPr>
        <w:t xml:space="preserve"> All transfer orders except transfer type=99)</w:t>
      </w:r>
      <w:r w:rsidRPr="00385108">
        <w:rPr>
          <w:rFonts w:ascii="Calibri" w:hAnsi="Calibri" w:cs="Calibri"/>
          <w:szCs w:val="24"/>
        </w:rPr>
        <w:t xml:space="preserve">, the transfers will not be sent to the Stock Exchange immediately. At the beginning of day on the next day, a batch process will pick up the authorized security transfers and send them to the stock exchange (File 15).  This should </w:t>
      </w:r>
      <w:r w:rsidRPr="00385108">
        <w:rPr>
          <w:rFonts w:ascii="Calibri" w:hAnsi="Calibri" w:cs="Calibri"/>
          <w:szCs w:val="24"/>
        </w:rPr>
        <w:lastRenderedPageBreak/>
        <w:t xml:space="preserve">include local holdings and international holdings where transfers are to be sent to </w:t>
      </w:r>
      <w:r w:rsidR="001062D4" w:rsidRPr="00385108">
        <w:rPr>
          <w:rFonts w:ascii="Calibri" w:hAnsi="Calibri" w:cs="Calibri"/>
          <w:szCs w:val="24"/>
        </w:rPr>
        <w:t>another</w:t>
      </w:r>
      <w:r w:rsidRPr="00385108">
        <w:rPr>
          <w:rFonts w:ascii="Calibri" w:hAnsi="Calibri" w:cs="Calibri"/>
          <w:szCs w:val="24"/>
        </w:rPr>
        <w:t xml:space="preserve"> bank within Israel. This is required for transferring of tax layers/lots. Similar process will be applicable for incoming transfer instructions (File 132).</w:t>
      </w:r>
    </w:p>
    <w:p w14:paraId="1F044CDA" w14:textId="3BFBEA78" w:rsidR="001062D4" w:rsidRPr="00385108" w:rsidRDefault="001062D4" w:rsidP="001062D4">
      <w:pPr>
        <w:spacing w:before="120" w:after="0" w:line="240" w:lineRule="auto"/>
        <w:jc w:val="both"/>
        <w:rPr>
          <w:rFonts w:ascii="Calibri" w:hAnsi="Calibri" w:cs="Calibri"/>
          <w:szCs w:val="24"/>
        </w:rPr>
      </w:pPr>
      <w:r w:rsidRPr="00385108">
        <w:rPr>
          <w:rFonts w:ascii="Calibri" w:hAnsi="Calibri" w:cs="Calibri"/>
          <w:szCs w:val="24"/>
        </w:rPr>
        <w:t xml:space="preserve">Reconciliation between </w:t>
      </w:r>
      <w:proofErr w:type="spellStart"/>
      <w:r w:rsidRPr="00385108">
        <w:rPr>
          <w:rFonts w:ascii="Calibri" w:hAnsi="Calibri" w:cs="Calibri"/>
          <w:szCs w:val="24"/>
        </w:rPr>
        <w:t>BaNCS</w:t>
      </w:r>
      <w:proofErr w:type="spellEnd"/>
      <w:r w:rsidRPr="00385108">
        <w:rPr>
          <w:rFonts w:ascii="Calibri" w:hAnsi="Calibri" w:cs="Calibri"/>
          <w:szCs w:val="24"/>
        </w:rPr>
        <w:t xml:space="preserve"> and TASE orders will be done by records received in file</w:t>
      </w:r>
      <w:ins w:id="813" w:author="Eran Dayan" w:date="2021-09-30T13:14:00Z">
        <w:r w:rsidR="00D22150">
          <w:rPr>
            <w:rFonts w:ascii="Calibri" w:hAnsi="Calibri" w:cs="Calibri"/>
            <w:szCs w:val="24"/>
          </w:rPr>
          <w:t xml:space="preserve"> </w:t>
        </w:r>
      </w:ins>
      <w:r w:rsidRPr="00385108">
        <w:rPr>
          <w:rFonts w:ascii="Calibri" w:hAnsi="Calibri" w:cs="Calibri"/>
          <w:szCs w:val="24"/>
        </w:rPr>
        <w:t>1051. Reconciliation status will be updated at order level and will be displayed in order list screen. Search will be available for reconciliation status field in Stock transfer list screen.</w:t>
      </w:r>
    </w:p>
    <w:p w14:paraId="5B967E1F" w14:textId="560BCC03" w:rsidR="00753A43" w:rsidRPr="00385108" w:rsidRDefault="00753A43" w:rsidP="00753A43">
      <w:pPr>
        <w:spacing w:before="120" w:after="0" w:line="240" w:lineRule="auto"/>
        <w:jc w:val="both"/>
        <w:rPr>
          <w:rFonts w:ascii="Calibri" w:hAnsi="Calibri" w:cs="Calibri"/>
          <w:szCs w:val="24"/>
        </w:rPr>
      </w:pPr>
      <w:r w:rsidRPr="00385108">
        <w:rPr>
          <w:rFonts w:ascii="Calibri" w:hAnsi="Calibri" w:cs="Calibri"/>
          <w:szCs w:val="24"/>
        </w:rPr>
        <w:t>In case of failed trades, failed trade status will be updated at order level in reconciliation status field. Search will be available for reconciliation status field in Stock transfer list screen.</w:t>
      </w:r>
    </w:p>
    <w:p w14:paraId="3C20372F" w14:textId="11E912CC" w:rsidR="000D5036" w:rsidRDefault="000D5036" w:rsidP="000D5036">
      <w:pPr>
        <w:spacing w:before="120" w:after="0" w:line="240" w:lineRule="auto"/>
        <w:jc w:val="both"/>
        <w:rPr>
          <w:rFonts w:ascii="Calibri" w:hAnsi="Calibri" w:cs="Calibri"/>
        </w:rPr>
      </w:pPr>
      <w:r w:rsidRPr="00385108">
        <w:rPr>
          <w:rFonts w:ascii="Calibri" w:hAnsi="Calibri" w:cs="Calibri"/>
        </w:rPr>
        <w:t>Manual option is required for movement generation for outside bank and international transfers.</w:t>
      </w:r>
    </w:p>
    <w:p w14:paraId="71F3FDB7" w14:textId="77777777" w:rsidR="009B3D5A" w:rsidRDefault="009B3D5A" w:rsidP="001C651D">
      <w:pPr>
        <w:pStyle w:val="BodyText"/>
        <w:rPr>
          <w:rFonts w:ascii="Calibri" w:eastAsiaTheme="minorHAnsi" w:hAnsi="Calibri" w:cs="Calibri"/>
          <w:kern w:val="0"/>
          <w:sz w:val="22"/>
          <w:szCs w:val="22"/>
          <w:lang w:eastAsia="en-US"/>
        </w:rPr>
      </w:pPr>
    </w:p>
    <w:p w14:paraId="52D7B352" w14:textId="529F91DC" w:rsidR="009B3D5A" w:rsidRDefault="009E4F76" w:rsidP="001062D4">
      <w:pPr>
        <w:spacing w:before="120" w:after="0" w:line="240" w:lineRule="auto"/>
        <w:jc w:val="both"/>
        <w:rPr>
          <w:ins w:id="814" w:author="BENIWAL VIRENDER" w:date="2021-08-26T10:58:00Z"/>
          <w:rFonts w:ascii="Calibri" w:hAnsi="Calibri" w:cs="Calibri"/>
        </w:rPr>
      </w:pPr>
      <w:r w:rsidRPr="009E4F76">
        <w:rPr>
          <w:rFonts w:ascii="Calibri" w:hAnsi="Calibri" w:cs="Calibri"/>
        </w:rPr>
        <w:t>BO user will be able to block the transfer and prevent it from reaching the customer's bank account</w:t>
      </w:r>
      <w:r w:rsidR="009B3D5A">
        <w:rPr>
          <w:rFonts w:ascii="Calibri" w:hAnsi="Calibri" w:cs="Calibri"/>
        </w:rPr>
        <w:t>.</w:t>
      </w:r>
    </w:p>
    <w:p w14:paraId="4EAB964A" w14:textId="37B15CFA" w:rsidR="00874DF7" w:rsidRDefault="001D3D83" w:rsidP="001062D4">
      <w:pPr>
        <w:spacing w:before="120" w:after="0" w:line="240" w:lineRule="auto"/>
        <w:jc w:val="both"/>
        <w:rPr>
          <w:ins w:id="815" w:author="BENIWAL VIRENDER" w:date="2021-08-24T15:34:00Z"/>
          <w:rFonts w:ascii="Calibri" w:hAnsi="Calibri" w:cs="Calibri"/>
        </w:rPr>
      </w:pPr>
      <w:ins w:id="816" w:author="BENIWAL VIRENDER" w:date="2021-08-26T10:58:00Z">
        <w:r>
          <w:rPr>
            <w:rFonts w:ascii="Calibri" w:hAnsi="Calibri" w:cs="Calibri"/>
          </w:rPr>
          <w:t xml:space="preserve">For Incoming Transfers </w:t>
        </w:r>
      </w:ins>
      <w:ins w:id="817" w:author="BENIWAL VIRENDER" w:date="2021-08-26T10:59:00Z">
        <w:r>
          <w:rPr>
            <w:rFonts w:ascii="Calibri" w:hAnsi="Calibri" w:cs="Calibri"/>
          </w:rPr>
          <w:t>if all validations are passed</w:t>
        </w:r>
        <w:r w:rsidR="00FF3F9C">
          <w:rPr>
            <w:rFonts w:ascii="Calibri" w:hAnsi="Calibri" w:cs="Calibri"/>
          </w:rPr>
          <w:t xml:space="preserve"> then order is created in Authorized and if some validations fail the order is created in to be repaired status. B</w:t>
        </w:r>
      </w:ins>
      <w:ins w:id="818" w:author="BENIWAL VIRENDER" w:date="2021-08-26T11:00:00Z">
        <w:r w:rsidR="00D150BB">
          <w:rPr>
            <w:rFonts w:ascii="Calibri" w:hAnsi="Calibri" w:cs="Calibri"/>
          </w:rPr>
          <w:t xml:space="preserve">O operator has the ability to generate the Incoming transfer’s report and </w:t>
        </w:r>
        <w:r w:rsidR="00F414AC">
          <w:rPr>
            <w:rFonts w:ascii="Calibri" w:hAnsi="Calibri" w:cs="Calibri"/>
          </w:rPr>
          <w:t xml:space="preserve">take action accordingly. In case bank want to block </w:t>
        </w:r>
      </w:ins>
      <w:ins w:id="819" w:author="BENIWAL VIRENDER" w:date="2021-08-26T11:01:00Z">
        <w:r w:rsidR="00F414AC">
          <w:rPr>
            <w:rFonts w:ascii="Calibri" w:hAnsi="Calibri" w:cs="Calibri"/>
          </w:rPr>
          <w:t xml:space="preserve">some transfer in, then the same should be cancelled at TASE terminal and then also cancel the </w:t>
        </w:r>
        <w:r w:rsidR="005118C0">
          <w:rPr>
            <w:rFonts w:ascii="Calibri" w:hAnsi="Calibri" w:cs="Calibri"/>
          </w:rPr>
          <w:t>BO order.</w:t>
        </w:r>
      </w:ins>
    </w:p>
    <w:p w14:paraId="6E8489DC" w14:textId="5EBF7DD2" w:rsidR="008B267C" w:rsidRPr="00385108" w:rsidDel="00F64566" w:rsidRDefault="008B267C" w:rsidP="001062D4">
      <w:pPr>
        <w:spacing w:before="120" w:after="0" w:line="240" w:lineRule="auto"/>
        <w:jc w:val="both"/>
        <w:rPr>
          <w:del w:id="820" w:author="Eran Dayan" w:date="2021-09-30T13:14:00Z"/>
          <w:rFonts w:ascii="Calibri" w:hAnsi="Calibri" w:cs="Calibri"/>
          <w:szCs w:val="24"/>
        </w:rPr>
      </w:pPr>
    </w:p>
    <w:p w14:paraId="1A2AE178" w14:textId="1B9ED1D5" w:rsidR="001C651D" w:rsidRDefault="001C651D" w:rsidP="001C651D">
      <w:pPr>
        <w:pStyle w:val="BodyText"/>
        <w:rPr>
          <w:ins w:id="821" w:author="Eran Dayan" w:date="2021-09-30T13:14:00Z"/>
          <w:rFonts w:ascii="Calibri" w:hAnsi="Calibri" w:cs="Calibri"/>
          <w:b/>
          <w:bCs/>
        </w:rPr>
      </w:pPr>
    </w:p>
    <w:p w14:paraId="36E4A961" w14:textId="7D42AF46" w:rsidR="00F64566" w:rsidRDefault="00F64566" w:rsidP="001C651D">
      <w:pPr>
        <w:pStyle w:val="BodyText"/>
        <w:rPr>
          <w:ins w:id="822" w:author="Eran Dayan" w:date="2021-09-30T13:14:00Z"/>
          <w:rFonts w:ascii="Calibri" w:hAnsi="Calibri" w:cs="Calibri"/>
          <w:b/>
          <w:bCs/>
        </w:rPr>
      </w:pPr>
    </w:p>
    <w:p w14:paraId="024B03C0" w14:textId="12DB7ED8" w:rsidR="00F64566" w:rsidRDefault="00F64566" w:rsidP="001C651D">
      <w:pPr>
        <w:pStyle w:val="BodyText"/>
        <w:rPr>
          <w:ins w:id="823" w:author="Eran Dayan" w:date="2021-09-30T13:14:00Z"/>
          <w:rFonts w:ascii="Calibri" w:hAnsi="Calibri" w:cs="Calibri"/>
          <w:b/>
          <w:bCs/>
        </w:rPr>
      </w:pPr>
    </w:p>
    <w:p w14:paraId="099DF0C0" w14:textId="0B29BCC9" w:rsidR="00F64566" w:rsidRDefault="00F64566" w:rsidP="001C651D">
      <w:pPr>
        <w:pStyle w:val="BodyText"/>
        <w:rPr>
          <w:ins w:id="824" w:author="Eran Dayan" w:date="2021-09-30T13:14:00Z"/>
          <w:rFonts w:ascii="Calibri" w:hAnsi="Calibri" w:cs="Calibri"/>
          <w:b/>
          <w:bCs/>
        </w:rPr>
      </w:pPr>
    </w:p>
    <w:p w14:paraId="5B3C25FD" w14:textId="77777777" w:rsidR="00F64566" w:rsidRPr="00385108" w:rsidRDefault="00F64566" w:rsidP="001C651D">
      <w:pPr>
        <w:pStyle w:val="BodyText"/>
        <w:rPr>
          <w:rFonts w:ascii="Calibri" w:hAnsi="Calibri" w:cs="Calibri"/>
          <w:b/>
          <w:bCs/>
          <w:rtl/>
          <w:lang w:bidi="he-IL"/>
        </w:rPr>
      </w:pPr>
    </w:p>
    <w:p w14:paraId="2FD2F487" w14:textId="56B5C74C" w:rsidR="00931F8A" w:rsidRPr="00385108" w:rsidRDefault="00BC236C" w:rsidP="00290A3A">
      <w:pPr>
        <w:pStyle w:val="Heading4"/>
        <w:rPr>
          <w:rFonts w:ascii="Calibri" w:hAnsi="Calibri" w:cs="Calibri"/>
        </w:rPr>
      </w:pPr>
      <w:r w:rsidRPr="00385108">
        <w:rPr>
          <w:rFonts w:ascii="Calibri" w:hAnsi="Calibri" w:cs="Calibri"/>
        </w:rPr>
        <w:t>Incoming Transfer (Tase File 132)</w:t>
      </w:r>
    </w:p>
    <w:p w14:paraId="16ABA271" w14:textId="77777777" w:rsidR="001C07E7" w:rsidRPr="00385108" w:rsidRDefault="001C07E7" w:rsidP="001C07E7">
      <w:pPr>
        <w:rPr>
          <w:rFonts w:ascii="Calibri" w:hAnsi="Calibri" w:cs="Calibri"/>
        </w:rPr>
      </w:pPr>
    </w:p>
    <w:p w14:paraId="6746ACF3" w14:textId="522D9404" w:rsidR="005003C2" w:rsidRDefault="005003C2" w:rsidP="00912A88">
      <w:pPr>
        <w:pStyle w:val="BodyText"/>
        <w:rPr>
          <w:rFonts w:ascii="Calibri" w:eastAsiaTheme="minorHAnsi" w:hAnsi="Calibri" w:cs="Calibri"/>
          <w:kern w:val="0"/>
          <w:sz w:val="22"/>
          <w:szCs w:val="22"/>
          <w:lang w:eastAsia="en-US"/>
        </w:rPr>
      </w:pPr>
      <w:r w:rsidRPr="00385108">
        <w:rPr>
          <w:rFonts w:ascii="Calibri" w:eastAsiaTheme="minorHAnsi" w:hAnsi="Calibri" w:cs="Calibri"/>
          <w:kern w:val="0"/>
          <w:sz w:val="22"/>
          <w:szCs w:val="22"/>
          <w:lang w:eastAsia="en-US"/>
        </w:rPr>
        <w:t xml:space="preserve">Tase file 132 is received and post technical validations, </w:t>
      </w:r>
      <w:r w:rsidR="00B12644" w:rsidRPr="00385108">
        <w:rPr>
          <w:rFonts w:ascii="Calibri" w:eastAsiaTheme="minorHAnsi" w:hAnsi="Calibri" w:cs="Calibri"/>
          <w:kern w:val="0"/>
          <w:sz w:val="22"/>
          <w:szCs w:val="22"/>
          <w:lang w:eastAsia="en-US"/>
        </w:rPr>
        <w:t>the</w:t>
      </w:r>
      <w:r w:rsidRPr="00385108">
        <w:rPr>
          <w:rFonts w:ascii="Calibri" w:eastAsiaTheme="minorHAnsi" w:hAnsi="Calibri" w:cs="Calibri"/>
          <w:kern w:val="0"/>
          <w:sz w:val="22"/>
          <w:szCs w:val="22"/>
          <w:lang w:eastAsia="en-US"/>
        </w:rPr>
        <w:t xml:space="preserve"> batch processes and creates “Delivery In” BaNCS system. Any Business exception such as lots and order quantity not matching, recipients account not found, the order will be marked in “To Be Repaired” Status.</w:t>
      </w:r>
      <w:r w:rsidR="00915DCB" w:rsidRPr="00385108">
        <w:rPr>
          <w:rFonts w:ascii="Calibri" w:eastAsiaTheme="minorHAnsi" w:hAnsi="Calibri" w:cs="Calibri"/>
          <w:kern w:val="0"/>
          <w:sz w:val="22"/>
          <w:szCs w:val="22"/>
          <w:lang w:eastAsia="en-US"/>
        </w:rPr>
        <w:t xml:space="preserve"> BO User needs to manually repair the order then for further processing.</w:t>
      </w:r>
    </w:p>
    <w:p w14:paraId="29833206" w14:textId="18A395EE" w:rsidR="00DF2E92" w:rsidRPr="00F54DE9" w:rsidRDefault="00DF2E92" w:rsidP="00F54DE9">
      <w:pPr>
        <w:rPr>
          <w:rFonts w:ascii="Calibri" w:hAnsi="Calibri" w:cs="Calibri"/>
        </w:rPr>
      </w:pPr>
      <w:r w:rsidRPr="00F54DE9">
        <w:rPr>
          <w:rFonts w:ascii="Calibri" w:hAnsi="Calibri" w:cs="Calibri"/>
        </w:rPr>
        <w:t xml:space="preserve">Checks </w:t>
      </w:r>
      <w:r w:rsidR="00A27B78">
        <w:rPr>
          <w:rFonts w:ascii="Calibri" w:hAnsi="Calibri" w:cs="Calibri"/>
        </w:rPr>
        <w:t>during file processing:</w:t>
      </w:r>
    </w:p>
    <w:p w14:paraId="2922DF28" w14:textId="77777777" w:rsidR="00DF2E92" w:rsidRPr="00F54DE9" w:rsidRDefault="00DF2E92" w:rsidP="00DF2E92">
      <w:pPr>
        <w:pStyle w:val="ListParagraph"/>
        <w:numPr>
          <w:ilvl w:val="0"/>
          <w:numId w:val="23"/>
        </w:numPr>
        <w:spacing w:line="256" w:lineRule="auto"/>
        <w:rPr>
          <w:rFonts w:ascii="Calibri" w:hAnsi="Calibri" w:cs="Calibri"/>
        </w:rPr>
      </w:pPr>
      <w:r w:rsidRPr="00F54DE9">
        <w:rPr>
          <w:rFonts w:ascii="Calibri" w:hAnsi="Calibri" w:cs="Calibri"/>
        </w:rPr>
        <w:t>Security Present in System</w:t>
      </w:r>
    </w:p>
    <w:p w14:paraId="39D7C63E" w14:textId="77777777" w:rsidR="00DF2E92" w:rsidRPr="00F54DE9" w:rsidRDefault="00DF2E92" w:rsidP="00DF2E92">
      <w:pPr>
        <w:pStyle w:val="ListParagraph"/>
        <w:numPr>
          <w:ilvl w:val="0"/>
          <w:numId w:val="23"/>
        </w:numPr>
        <w:spacing w:line="256" w:lineRule="auto"/>
        <w:rPr>
          <w:rFonts w:ascii="Calibri" w:hAnsi="Calibri" w:cs="Calibri"/>
        </w:rPr>
      </w:pPr>
      <w:r w:rsidRPr="00F54DE9">
        <w:rPr>
          <w:rFonts w:ascii="Calibri" w:hAnsi="Calibri" w:cs="Calibri"/>
        </w:rPr>
        <w:t>Beneficiary Account/Identification mismatch</w:t>
      </w:r>
    </w:p>
    <w:p w14:paraId="25DD01A8" w14:textId="77777777" w:rsidR="00DF2E92" w:rsidRPr="00F54DE9" w:rsidRDefault="00DF2E92" w:rsidP="00DF2E92">
      <w:pPr>
        <w:pStyle w:val="ListParagraph"/>
        <w:numPr>
          <w:ilvl w:val="0"/>
          <w:numId w:val="23"/>
        </w:numPr>
        <w:spacing w:line="256" w:lineRule="auto"/>
        <w:rPr>
          <w:rFonts w:ascii="Calibri" w:hAnsi="Calibri" w:cs="Calibri"/>
        </w:rPr>
      </w:pPr>
      <w:r w:rsidRPr="00F54DE9">
        <w:rPr>
          <w:rFonts w:ascii="Calibri" w:hAnsi="Calibri" w:cs="Calibri"/>
        </w:rPr>
        <w:t>Difference between layers quantity and order quantity</w:t>
      </w:r>
    </w:p>
    <w:p w14:paraId="78D05784" w14:textId="741950FB" w:rsidR="00D4106A" w:rsidRPr="00385108" w:rsidRDefault="00B84EA3" w:rsidP="00B84EA3">
      <w:pPr>
        <w:pStyle w:val="BodyText"/>
        <w:jc w:val="right"/>
        <w:rPr>
          <w:rFonts w:ascii="Calibri" w:hAnsi="Calibri" w:cs="Calibri"/>
          <w:b/>
          <w:bCs/>
        </w:rPr>
      </w:pPr>
      <w:r w:rsidRPr="00385108">
        <w:rPr>
          <w:rFonts w:ascii="Calibri" w:hAnsi="Calibri" w:cs="Calibri"/>
          <w:b/>
          <w:bCs/>
          <w:noProof/>
          <w:lang w:eastAsia="en-US"/>
        </w:rPr>
        <w:lastRenderedPageBreak/>
        <w:drawing>
          <wp:inline distT="0" distB="0" distL="0" distR="0" wp14:anchorId="34EA09B8" wp14:editId="76E2AF8C">
            <wp:extent cx="4612005" cy="2703195"/>
            <wp:effectExtent l="19050" t="19050" r="17145" b="209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12005" cy="2703195"/>
                    </a:xfrm>
                    <a:prstGeom prst="rect">
                      <a:avLst/>
                    </a:prstGeom>
                    <a:ln w="12700" cap="sq" cmpd="thickThin">
                      <a:solidFill>
                        <a:srgbClr val="000000"/>
                      </a:solidFill>
                      <a:prstDash val="solid"/>
                      <a:miter lim="800000"/>
                    </a:ln>
                    <a:effectLst>
                      <a:innerShdw blurRad="76200">
                        <a:srgbClr val="000000"/>
                      </a:innerShdw>
                    </a:effectLst>
                  </pic:spPr>
                </pic:pic>
              </a:graphicData>
            </a:graphic>
          </wp:inline>
        </w:drawing>
      </w:r>
    </w:p>
    <w:p w14:paraId="6F6A301A" w14:textId="0693E633" w:rsidR="00D4106A" w:rsidRPr="00385108" w:rsidRDefault="00D4106A" w:rsidP="00D4106A">
      <w:pPr>
        <w:pStyle w:val="BodyText"/>
        <w:rPr>
          <w:rFonts w:ascii="Calibri" w:hAnsi="Calibri" w:cs="Calibri"/>
          <w:b/>
          <w:bCs/>
        </w:rPr>
      </w:pPr>
    </w:p>
    <w:p w14:paraId="72F2D78A" w14:textId="7DACA2B0" w:rsidR="00D4106A" w:rsidRPr="00385108" w:rsidRDefault="00D4106A" w:rsidP="00D4106A">
      <w:pPr>
        <w:pStyle w:val="BodyText"/>
        <w:jc w:val="center"/>
        <w:rPr>
          <w:rFonts w:ascii="Calibri" w:hAnsi="Calibri" w:cs="Calibri"/>
          <w:b/>
          <w:bCs/>
          <w:u w:val="single"/>
        </w:rPr>
      </w:pPr>
      <w:r w:rsidRPr="00385108">
        <w:rPr>
          <w:rFonts w:ascii="Calibri" w:hAnsi="Calibri" w:cs="Calibri"/>
          <w:b/>
          <w:bCs/>
          <w:u w:val="single"/>
        </w:rPr>
        <w:t>Local Market</w:t>
      </w:r>
    </w:p>
    <w:p w14:paraId="67030BD5" w14:textId="4FBECC7B" w:rsidR="00D4106A" w:rsidRPr="00385108" w:rsidRDefault="002C11C1" w:rsidP="002C11C1">
      <w:pPr>
        <w:pStyle w:val="BodyText"/>
        <w:jc w:val="right"/>
        <w:rPr>
          <w:rFonts w:ascii="Calibri" w:hAnsi="Calibri" w:cs="Calibri"/>
          <w:b/>
          <w:bCs/>
        </w:rPr>
      </w:pPr>
      <w:r w:rsidRPr="00385108">
        <w:rPr>
          <w:rFonts w:ascii="Calibri" w:hAnsi="Calibri" w:cs="Calibri"/>
          <w:b/>
          <w:bCs/>
          <w:noProof/>
          <w:lang w:eastAsia="en-US"/>
        </w:rPr>
        <w:drawing>
          <wp:inline distT="0" distB="0" distL="0" distR="0" wp14:anchorId="20D77FE9" wp14:editId="0AEBCF17">
            <wp:extent cx="4462780" cy="2703195"/>
            <wp:effectExtent l="19050" t="19050" r="13970" b="209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62780" cy="2703195"/>
                    </a:xfrm>
                    <a:prstGeom prst="rect">
                      <a:avLst/>
                    </a:prstGeom>
                    <a:ln w="12700" cap="sq" cmpd="thickThin">
                      <a:solidFill>
                        <a:srgbClr val="000000"/>
                      </a:solidFill>
                      <a:prstDash val="solid"/>
                      <a:miter lim="800000"/>
                    </a:ln>
                    <a:effectLst>
                      <a:innerShdw blurRad="76200">
                        <a:srgbClr val="000000"/>
                      </a:innerShdw>
                    </a:effectLst>
                  </pic:spPr>
                </pic:pic>
              </a:graphicData>
            </a:graphic>
          </wp:inline>
        </w:drawing>
      </w:r>
    </w:p>
    <w:p w14:paraId="0C3E04CB" w14:textId="424E5119" w:rsidR="00D4106A" w:rsidRPr="00385108" w:rsidRDefault="00D4106A" w:rsidP="00D4106A">
      <w:pPr>
        <w:pStyle w:val="BodyText"/>
        <w:rPr>
          <w:rFonts w:ascii="Calibri" w:hAnsi="Calibri" w:cs="Calibri"/>
          <w:b/>
          <w:bCs/>
        </w:rPr>
      </w:pPr>
    </w:p>
    <w:p w14:paraId="5189F596" w14:textId="3376A89C" w:rsidR="00D4106A" w:rsidRPr="00385108" w:rsidRDefault="00D4106A" w:rsidP="00D4106A">
      <w:pPr>
        <w:pStyle w:val="BodyText"/>
        <w:jc w:val="center"/>
        <w:rPr>
          <w:rFonts w:ascii="Calibri" w:hAnsi="Calibri" w:cs="Calibri"/>
          <w:b/>
          <w:bCs/>
          <w:u w:val="single"/>
        </w:rPr>
      </w:pPr>
      <w:r w:rsidRPr="00385108">
        <w:rPr>
          <w:rFonts w:ascii="Calibri" w:hAnsi="Calibri" w:cs="Calibri"/>
          <w:b/>
          <w:bCs/>
          <w:u w:val="single"/>
        </w:rPr>
        <w:t>Foreign Market</w:t>
      </w:r>
    </w:p>
    <w:p w14:paraId="7AD0882F" w14:textId="77777777" w:rsidR="00D4106A" w:rsidRPr="00385108" w:rsidRDefault="00D4106A" w:rsidP="00D4106A">
      <w:pPr>
        <w:pStyle w:val="BodyText"/>
        <w:rPr>
          <w:rFonts w:ascii="Calibri" w:hAnsi="Calibri" w:cs="Calibri"/>
          <w:b/>
          <w:bCs/>
        </w:rPr>
      </w:pPr>
    </w:p>
    <w:p w14:paraId="7238AB08" w14:textId="7E8C3EDA" w:rsidR="00BC236C" w:rsidRPr="00385108" w:rsidRDefault="00BC236C" w:rsidP="00290A3A">
      <w:pPr>
        <w:pStyle w:val="Heading4"/>
        <w:rPr>
          <w:rFonts w:ascii="Calibri" w:hAnsi="Calibri" w:cs="Calibri"/>
        </w:rPr>
      </w:pPr>
      <w:r w:rsidRPr="00385108">
        <w:rPr>
          <w:rFonts w:ascii="Calibri" w:hAnsi="Calibri" w:cs="Calibri"/>
        </w:rPr>
        <w:t>Outgoing Transfer (Tase File 15)</w:t>
      </w:r>
    </w:p>
    <w:p w14:paraId="753BACE7" w14:textId="77777777" w:rsidR="00647E5C" w:rsidRPr="00385108" w:rsidRDefault="00647E5C" w:rsidP="00647E5C">
      <w:pPr>
        <w:pStyle w:val="BodyText"/>
        <w:rPr>
          <w:rFonts w:ascii="Calibri" w:hAnsi="Calibri" w:cs="Calibri"/>
        </w:rPr>
      </w:pPr>
    </w:p>
    <w:p w14:paraId="3F8C0C46" w14:textId="2A6F5000" w:rsidR="000506F9" w:rsidRPr="00385108" w:rsidRDefault="00915DCB" w:rsidP="00647E5C">
      <w:pPr>
        <w:pStyle w:val="BodyText"/>
        <w:rPr>
          <w:rFonts w:ascii="Calibri" w:hAnsi="Calibri" w:cs="Calibri"/>
          <w:sz w:val="22"/>
          <w:szCs w:val="22"/>
        </w:rPr>
      </w:pPr>
      <w:r w:rsidRPr="00385108">
        <w:rPr>
          <w:rFonts w:ascii="Calibri" w:hAnsi="Calibri" w:cs="Calibri"/>
          <w:sz w:val="22"/>
          <w:szCs w:val="22"/>
        </w:rPr>
        <w:t>To be initiated from BO &amp; ST End.</w:t>
      </w:r>
      <w:r w:rsidR="00647E5C" w:rsidRPr="00385108">
        <w:rPr>
          <w:rFonts w:ascii="Calibri" w:hAnsi="Calibri" w:cs="Calibri"/>
          <w:sz w:val="22"/>
          <w:szCs w:val="22"/>
        </w:rPr>
        <w:t xml:space="preserve"> </w:t>
      </w:r>
      <w:r w:rsidRPr="00385108">
        <w:rPr>
          <w:rFonts w:ascii="Calibri" w:hAnsi="Calibri" w:cs="Calibri"/>
          <w:sz w:val="22"/>
          <w:szCs w:val="22"/>
        </w:rPr>
        <w:t>When the recipient is not present in FDB</w:t>
      </w:r>
      <w:r w:rsidR="00647E5C" w:rsidRPr="00385108">
        <w:rPr>
          <w:rFonts w:ascii="Calibri" w:hAnsi="Calibri" w:cs="Calibri"/>
          <w:sz w:val="22"/>
          <w:szCs w:val="22"/>
        </w:rPr>
        <w:t xml:space="preserve">, </w:t>
      </w:r>
      <w:r w:rsidRPr="00385108">
        <w:rPr>
          <w:rFonts w:ascii="Calibri" w:hAnsi="Calibri" w:cs="Calibri"/>
          <w:sz w:val="22"/>
          <w:szCs w:val="22"/>
        </w:rPr>
        <w:t>Details related to beneficiary bank/account/id to be provided.</w:t>
      </w:r>
      <w:r w:rsidR="00647E5C" w:rsidRPr="00385108">
        <w:rPr>
          <w:rFonts w:ascii="Calibri" w:hAnsi="Calibri" w:cs="Calibri"/>
          <w:sz w:val="22"/>
          <w:szCs w:val="22"/>
        </w:rPr>
        <w:t xml:space="preserve"> </w:t>
      </w:r>
      <w:r w:rsidR="000506F9" w:rsidRPr="00385108">
        <w:rPr>
          <w:rFonts w:ascii="Calibri" w:hAnsi="Calibri" w:cs="Calibri"/>
          <w:sz w:val="22"/>
          <w:szCs w:val="22"/>
        </w:rPr>
        <w:t xml:space="preserve">For Outside Bank Transfers (same entity All transfer orders except transfer type=99), the transfers will not be sent to the Stock Exchange immediately. At the beginning of day on the next day, a batch process will pick up the authorized security transfers and send them to the stock exchange (File 15). This should include local holdings and international holdings where transfers are to be sent to another bank within Israel. Reconciliation between </w:t>
      </w:r>
      <w:proofErr w:type="spellStart"/>
      <w:r w:rsidR="000506F9" w:rsidRPr="00385108">
        <w:rPr>
          <w:rFonts w:ascii="Calibri" w:hAnsi="Calibri" w:cs="Calibri"/>
          <w:sz w:val="22"/>
          <w:szCs w:val="22"/>
        </w:rPr>
        <w:t>BaNCS</w:t>
      </w:r>
      <w:proofErr w:type="spellEnd"/>
      <w:r w:rsidR="000506F9" w:rsidRPr="00385108">
        <w:rPr>
          <w:rFonts w:ascii="Calibri" w:hAnsi="Calibri" w:cs="Calibri"/>
          <w:sz w:val="22"/>
          <w:szCs w:val="22"/>
        </w:rPr>
        <w:t xml:space="preserve"> and TASE orders will be done by records received in file1051. Reconciliation status will be updated at order level. Transfer will be settled only when the settlement is received from clearing file 1052. </w:t>
      </w:r>
    </w:p>
    <w:p w14:paraId="0EB99DF7" w14:textId="77777777" w:rsidR="008256EA" w:rsidRPr="00385108" w:rsidRDefault="008256EA" w:rsidP="007A246A">
      <w:pPr>
        <w:pStyle w:val="BodyText"/>
        <w:rPr>
          <w:rFonts w:ascii="Calibri" w:hAnsi="Calibri" w:cs="Calibri"/>
          <w:szCs w:val="24"/>
        </w:rPr>
      </w:pPr>
    </w:p>
    <w:p w14:paraId="435E553C" w14:textId="77777777" w:rsidR="007A246A" w:rsidRPr="00385108" w:rsidRDefault="007A246A" w:rsidP="007A246A">
      <w:pPr>
        <w:pStyle w:val="BodyText"/>
        <w:rPr>
          <w:rFonts w:ascii="Calibri" w:hAnsi="Calibri" w:cs="Calibri"/>
          <w:szCs w:val="24"/>
        </w:rPr>
      </w:pPr>
    </w:p>
    <w:p w14:paraId="7A380B21" w14:textId="4C2894E0" w:rsidR="007A246A" w:rsidRPr="00385108" w:rsidRDefault="007A246A" w:rsidP="007A246A">
      <w:pPr>
        <w:pStyle w:val="BodyText"/>
        <w:rPr>
          <w:rFonts w:ascii="Calibri" w:hAnsi="Calibri" w:cs="Calibri"/>
          <w:szCs w:val="24"/>
        </w:rPr>
      </w:pPr>
      <w:r w:rsidRPr="00385108">
        <w:rPr>
          <w:rFonts w:ascii="Calibri" w:hAnsi="Calibri" w:cs="Calibri"/>
          <w:noProof/>
          <w:szCs w:val="24"/>
          <w:lang w:eastAsia="en-US"/>
        </w:rPr>
        <w:drawing>
          <wp:inline distT="0" distB="0" distL="0" distR="0" wp14:anchorId="4BE42F83" wp14:editId="763B12DD">
            <wp:extent cx="5943600" cy="2577465"/>
            <wp:effectExtent l="57150" t="57150" r="38100" b="51435"/>
            <wp:docPr id="39247" name="Picture 3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577465"/>
                    </a:xfrm>
                    <a:prstGeom prst="rect">
                      <a:avLst/>
                    </a:prstGeom>
                    <a:scene3d>
                      <a:camera prst="orthographicFront"/>
                      <a:lightRig rig="threePt" dir="t"/>
                    </a:scene3d>
                    <a:sp3d>
                      <a:bevelT/>
                    </a:sp3d>
                  </pic:spPr>
                </pic:pic>
              </a:graphicData>
            </a:graphic>
          </wp:inline>
        </w:drawing>
      </w:r>
    </w:p>
    <w:p w14:paraId="22072031" w14:textId="5FFD0D78" w:rsidR="007A246A" w:rsidRPr="00385108" w:rsidRDefault="007A246A" w:rsidP="007A246A">
      <w:pPr>
        <w:pStyle w:val="BodyText"/>
        <w:jc w:val="center"/>
        <w:rPr>
          <w:rFonts w:ascii="Calibri" w:hAnsi="Calibri" w:cs="Calibri"/>
          <w:szCs w:val="24"/>
          <w:u w:val="single"/>
        </w:rPr>
      </w:pPr>
      <w:r w:rsidRPr="00385108">
        <w:rPr>
          <w:rFonts w:ascii="Calibri" w:hAnsi="Calibri" w:cs="Calibri"/>
          <w:szCs w:val="24"/>
          <w:u w:val="single"/>
        </w:rPr>
        <w:t>Local Market</w:t>
      </w:r>
    </w:p>
    <w:p w14:paraId="24F57535" w14:textId="779E3C6E" w:rsidR="007A246A" w:rsidRPr="00385108" w:rsidRDefault="007A246A" w:rsidP="007A246A">
      <w:pPr>
        <w:pStyle w:val="BodyText"/>
        <w:rPr>
          <w:rFonts w:ascii="Calibri" w:hAnsi="Calibri" w:cs="Calibri"/>
          <w:szCs w:val="24"/>
        </w:rPr>
      </w:pPr>
    </w:p>
    <w:p w14:paraId="0C81416C" w14:textId="4DDE5153" w:rsidR="007A246A" w:rsidRPr="00385108" w:rsidRDefault="007A246A" w:rsidP="007A246A">
      <w:pPr>
        <w:pStyle w:val="BodyText"/>
        <w:rPr>
          <w:rFonts w:ascii="Calibri" w:hAnsi="Calibri" w:cs="Calibri"/>
          <w:szCs w:val="24"/>
        </w:rPr>
      </w:pPr>
      <w:r w:rsidRPr="00385108">
        <w:rPr>
          <w:rFonts w:ascii="Calibri" w:hAnsi="Calibri" w:cs="Calibri"/>
          <w:noProof/>
          <w:szCs w:val="24"/>
          <w:lang w:eastAsia="en-US"/>
        </w:rPr>
        <w:drawing>
          <wp:inline distT="0" distB="0" distL="0" distR="0" wp14:anchorId="64E2C719" wp14:editId="130E6814">
            <wp:extent cx="5943600" cy="2618105"/>
            <wp:effectExtent l="57150" t="57150" r="38100" b="48895"/>
            <wp:docPr id="39248" name="Picture 3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618105"/>
                    </a:xfrm>
                    <a:prstGeom prst="rect">
                      <a:avLst/>
                    </a:prstGeom>
                    <a:scene3d>
                      <a:camera prst="orthographicFront"/>
                      <a:lightRig rig="threePt" dir="t"/>
                    </a:scene3d>
                    <a:sp3d>
                      <a:bevelT/>
                    </a:sp3d>
                  </pic:spPr>
                </pic:pic>
              </a:graphicData>
            </a:graphic>
          </wp:inline>
        </w:drawing>
      </w:r>
    </w:p>
    <w:p w14:paraId="4997C228" w14:textId="5E005A16" w:rsidR="007A246A" w:rsidRPr="00385108" w:rsidRDefault="007A246A" w:rsidP="007A246A">
      <w:pPr>
        <w:pStyle w:val="BodyText"/>
        <w:rPr>
          <w:rFonts w:ascii="Calibri" w:hAnsi="Calibri" w:cs="Calibri"/>
          <w:szCs w:val="24"/>
        </w:rPr>
      </w:pPr>
    </w:p>
    <w:p w14:paraId="4E8CEADD" w14:textId="328F9FEB" w:rsidR="007A246A" w:rsidRPr="00385108" w:rsidRDefault="007A246A" w:rsidP="007A246A">
      <w:pPr>
        <w:pStyle w:val="BodyText"/>
        <w:jc w:val="center"/>
        <w:rPr>
          <w:rFonts w:ascii="Calibri" w:hAnsi="Calibri" w:cs="Calibri"/>
          <w:szCs w:val="24"/>
          <w:u w:val="single"/>
        </w:rPr>
      </w:pPr>
      <w:r w:rsidRPr="00385108">
        <w:rPr>
          <w:rFonts w:ascii="Calibri" w:hAnsi="Calibri" w:cs="Calibri"/>
          <w:szCs w:val="24"/>
          <w:u w:val="single"/>
        </w:rPr>
        <w:t>Foreign Market</w:t>
      </w:r>
    </w:p>
    <w:p w14:paraId="188A5458" w14:textId="0DD26E44" w:rsidR="007A246A" w:rsidRPr="00385108" w:rsidRDefault="007A246A" w:rsidP="007A246A">
      <w:pPr>
        <w:pStyle w:val="BodyText"/>
        <w:rPr>
          <w:rFonts w:ascii="Calibri" w:hAnsi="Calibri" w:cs="Calibri"/>
          <w:szCs w:val="24"/>
        </w:rPr>
      </w:pPr>
    </w:p>
    <w:p w14:paraId="36A28E78" w14:textId="15362AFD" w:rsidR="005003C2" w:rsidRPr="00385108" w:rsidRDefault="005003C2" w:rsidP="00290A3A">
      <w:pPr>
        <w:pStyle w:val="Heading3"/>
        <w:rPr>
          <w:rFonts w:ascii="Calibri" w:hAnsi="Calibri" w:cs="Calibri"/>
        </w:rPr>
      </w:pPr>
      <w:bookmarkStart w:id="825" w:name="_Toc79750042"/>
      <w:r w:rsidRPr="00385108">
        <w:rPr>
          <w:rFonts w:ascii="Calibri" w:hAnsi="Calibri" w:cs="Calibri"/>
        </w:rPr>
        <w:t>Delivery In</w:t>
      </w:r>
      <w:r w:rsidR="00352578" w:rsidRPr="00385108">
        <w:rPr>
          <w:rFonts w:ascii="Calibri" w:hAnsi="Calibri" w:cs="Calibri"/>
        </w:rPr>
        <w:t>/Out</w:t>
      </w:r>
      <w:bookmarkEnd w:id="825"/>
    </w:p>
    <w:p w14:paraId="3F97A3CF" w14:textId="5257CF77" w:rsidR="005003C2" w:rsidRPr="00385108" w:rsidRDefault="00915DCB" w:rsidP="0014383D">
      <w:pPr>
        <w:pStyle w:val="BodyText"/>
        <w:rPr>
          <w:rFonts w:ascii="Calibri" w:hAnsi="Calibri" w:cs="Calibri"/>
          <w:sz w:val="22"/>
          <w:szCs w:val="22"/>
        </w:rPr>
      </w:pPr>
      <w:r w:rsidRPr="00385108">
        <w:rPr>
          <w:rFonts w:ascii="Calibri" w:hAnsi="Calibri" w:cs="Calibri"/>
          <w:sz w:val="22"/>
          <w:szCs w:val="22"/>
        </w:rPr>
        <w:t>Initiated via BO only.</w:t>
      </w:r>
    </w:p>
    <w:p w14:paraId="11F9863C" w14:textId="77777777" w:rsidR="002D2E24" w:rsidRPr="00385108" w:rsidRDefault="00A629FF" w:rsidP="00A629FF">
      <w:pPr>
        <w:pStyle w:val="BodyText"/>
        <w:rPr>
          <w:rFonts w:ascii="Calibri" w:hAnsi="Calibri" w:cs="Calibri"/>
          <w:sz w:val="22"/>
          <w:szCs w:val="22"/>
        </w:rPr>
      </w:pPr>
      <w:r w:rsidRPr="00385108">
        <w:rPr>
          <w:rFonts w:ascii="Calibri" w:hAnsi="Calibri" w:cs="Calibri"/>
          <w:sz w:val="22"/>
          <w:szCs w:val="22"/>
        </w:rPr>
        <w:t xml:space="preserve">To allow the Bank to process </w:t>
      </w:r>
    </w:p>
    <w:p w14:paraId="7A6CE2B5" w14:textId="77777777" w:rsidR="002D2E24" w:rsidRPr="00385108" w:rsidRDefault="002D2E24" w:rsidP="00A629FF">
      <w:pPr>
        <w:pStyle w:val="BodyText"/>
        <w:rPr>
          <w:rFonts w:ascii="Calibri" w:hAnsi="Calibri" w:cs="Calibri"/>
          <w:sz w:val="22"/>
          <w:szCs w:val="22"/>
        </w:rPr>
      </w:pPr>
    </w:p>
    <w:p w14:paraId="7FFB7BDD" w14:textId="57C353FD" w:rsidR="00B12644" w:rsidRPr="00385108" w:rsidRDefault="00B12644" w:rsidP="009F7F8A">
      <w:pPr>
        <w:pStyle w:val="BodyText"/>
        <w:numPr>
          <w:ilvl w:val="0"/>
          <w:numId w:val="21"/>
        </w:numPr>
        <w:rPr>
          <w:rFonts w:ascii="Calibri" w:hAnsi="Calibri" w:cs="Calibri"/>
          <w:sz w:val="22"/>
          <w:szCs w:val="22"/>
        </w:rPr>
      </w:pPr>
      <w:r w:rsidRPr="00385108">
        <w:rPr>
          <w:rFonts w:ascii="Calibri" w:hAnsi="Calibri" w:cs="Calibri"/>
          <w:sz w:val="22"/>
          <w:szCs w:val="22"/>
        </w:rPr>
        <w:t>ADR GDR Conversion</w:t>
      </w:r>
      <w:r w:rsidR="00191DEC" w:rsidRPr="00385108">
        <w:rPr>
          <w:rFonts w:ascii="Calibri" w:hAnsi="Calibri" w:cs="Calibri"/>
          <w:sz w:val="22"/>
          <w:szCs w:val="22"/>
        </w:rPr>
        <w:t xml:space="preserve"> BaNCS provide the </w:t>
      </w:r>
      <w:r w:rsidR="003408F1" w:rsidRPr="00385108">
        <w:rPr>
          <w:rFonts w:ascii="Calibri" w:hAnsi="Calibri" w:cs="Calibri"/>
          <w:sz w:val="22"/>
          <w:szCs w:val="22"/>
        </w:rPr>
        <w:t>Delivery in option. BO user to capture this order from BO application</w:t>
      </w:r>
      <w:r w:rsidR="00FE6AD0" w:rsidRPr="00385108">
        <w:rPr>
          <w:rFonts w:ascii="Calibri" w:hAnsi="Calibri" w:cs="Calibri"/>
          <w:sz w:val="22"/>
          <w:szCs w:val="22"/>
        </w:rPr>
        <w:t xml:space="preserve">, for both legs </w:t>
      </w:r>
      <w:r w:rsidR="001A6ECA" w:rsidRPr="00385108">
        <w:rPr>
          <w:rFonts w:ascii="Calibri" w:hAnsi="Calibri" w:cs="Calibri"/>
          <w:sz w:val="22"/>
          <w:szCs w:val="22"/>
        </w:rPr>
        <w:t>i.e.,</w:t>
      </w:r>
      <w:r w:rsidR="00FE6AD0" w:rsidRPr="00385108">
        <w:rPr>
          <w:rFonts w:ascii="Calibri" w:hAnsi="Calibri" w:cs="Calibri"/>
          <w:sz w:val="22"/>
          <w:szCs w:val="22"/>
        </w:rPr>
        <w:t xml:space="preserve"> CR/DR</w:t>
      </w:r>
      <w:r w:rsidR="00352578" w:rsidRPr="00385108">
        <w:rPr>
          <w:rFonts w:ascii="Calibri" w:hAnsi="Calibri" w:cs="Calibri"/>
          <w:sz w:val="22"/>
          <w:szCs w:val="22"/>
        </w:rPr>
        <w:t xml:space="preserve"> of different securities. BO user also need to link both </w:t>
      </w:r>
      <w:r w:rsidR="002D2E24" w:rsidRPr="00385108">
        <w:rPr>
          <w:rFonts w:ascii="Calibri" w:hAnsi="Calibri" w:cs="Calibri"/>
          <w:sz w:val="22"/>
          <w:szCs w:val="22"/>
        </w:rPr>
        <w:t>transaction via a common key</w:t>
      </w:r>
      <w:r w:rsidR="001A6ECA" w:rsidRPr="00385108">
        <w:rPr>
          <w:rFonts w:ascii="Calibri" w:hAnsi="Calibri" w:cs="Calibri"/>
          <w:sz w:val="22"/>
          <w:szCs w:val="22"/>
        </w:rPr>
        <w:t xml:space="preserve"> and enter </w:t>
      </w:r>
      <w:r w:rsidR="00AE5722" w:rsidRPr="00385108">
        <w:rPr>
          <w:rFonts w:ascii="Calibri" w:hAnsi="Calibri" w:cs="Calibri"/>
          <w:sz w:val="22"/>
          <w:szCs w:val="22"/>
        </w:rPr>
        <w:t xml:space="preserve">the same in “External Reference 2” Field on screen. In the delivery Type user need to select </w:t>
      </w:r>
    </w:p>
    <w:p w14:paraId="0B13174D" w14:textId="30A026CB" w:rsidR="00AE5722" w:rsidRPr="00385108" w:rsidRDefault="00CC6860" w:rsidP="009F7F8A">
      <w:pPr>
        <w:pStyle w:val="BodyText"/>
        <w:numPr>
          <w:ilvl w:val="1"/>
          <w:numId w:val="21"/>
        </w:numPr>
        <w:rPr>
          <w:rFonts w:ascii="Calibri" w:hAnsi="Calibri" w:cs="Calibri"/>
          <w:sz w:val="22"/>
          <w:szCs w:val="22"/>
        </w:rPr>
      </w:pPr>
      <w:r w:rsidRPr="00385108">
        <w:rPr>
          <w:rFonts w:ascii="Calibri" w:hAnsi="Calibri" w:cs="Calibri"/>
          <w:sz w:val="22"/>
          <w:szCs w:val="22"/>
        </w:rPr>
        <w:t>ADR to Local Sec Conversion</w:t>
      </w:r>
    </w:p>
    <w:p w14:paraId="0AFCF505" w14:textId="383B8A0E" w:rsidR="00CC6860" w:rsidRPr="00385108" w:rsidRDefault="00CC6860" w:rsidP="009F7F8A">
      <w:pPr>
        <w:pStyle w:val="BodyText"/>
        <w:numPr>
          <w:ilvl w:val="1"/>
          <w:numId w:val="21"/>
        </w:numPr>
        <w:rPr>
          <w:rFonts w:ascii="Calibri" w:hAnsi="Calibri" w:cs="Calibri"/>
          <w:sz w:val="22"/>
          <w:szCs w:val="22"/>
        </w:rPr>
      </w:pPr>
      <w:r w:rsidRPr="00385108">
        <w:rPr>
          <w:rFonts w:ascii="Calibri" w:hAnsi="Calibri" w:cs="Calibri"/>
          <w:sz w:val="22"/>
          <w:szCs w:val="22"/>
        </w:rPr>
        <w:t>Local to ADR Conversion</w:t>
      </w:r>
    </w:p>
    <w:p w14:paraId="0E602AB7" w14:textId="5D90A405" w:rsidR="00C049E9" w:rsidRPr="00385108" w:rsidRDefault="00C049E9" w:rsidP="00C049E9">
      <w:pPr>
        <w:pStyle w:val="BodyText"/>
        <w:rPr>
          <w:rFonts w:ascii="Calibri" w:hAnsi="Calibri" w:cs="Calibri"/>
        </w:rPr>
      </w:pPr>
    </w:p>
    <w:p w14:paraId="10F13AC5" w14:textId="51AE8E07" w:rsidR="00C049E9" w:rsidRPr="00385108" w:rsidRDefault="00C049E9" w:rsidP="00C049E9">
      <w:pPr>
        <w:pStyle w:val="BodyText"/>
        <w:rPr>
          <w:rFonts w:ascii="Calibri" w:hAnsi="Calibri" w:cs="Calibri"/>
        </w:rPr>
      </w:pPr>
      <w:r w:rsidRPr="00385108">
        <w:rPr>
          <w:rFonts w:ascii="Calibri" w:hAnsi="Calibri" w:cs="Calibri"/>
          <w:noProof/>
          <w:lang w:eastAsia="en-US"/>
        </w:rPr>
        <w:drawing>
          <wp:inline distT="0" distB="0" distL="0" distR="0" wp14:anchorId="79C82911" wp14:editId="677369CB">
            <wp:extent cx="5943600" cy="1645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645920"/>
                    </a:xfrm>
                    <a:prstGeom prst="rect">
                      <a:avLst/>
                    </a:prstGeom>
                  </pic:spPr>
                </pic:pic>
              </a:graphicData>
            </a:graphic>
          </wp:inline>
        </w:drawing>
      </w:r>
    </w:p>
    <w:p w14:paraId="308B70FF" w14:textId="77777777" w:rsidR="00C049E9" w:rsidRPr="00385108" w:rsidRDefault="00C049E9" w:rsidP="00C049E9">
      <w:pPr>
        <w:pStyle w:val="BodyText"/>
        <w:rPr>
          <w:rFonts w:ascii="Calibri" w:hAnsi="Calibri" w:cs="Calibri"/>
        </w:rPr>
      </w:pPr>
    </w:p>
    <w:p w14:paraId="184ACC82" w14:textId="77777777" w:rsidR="005003C2" w:rsidRPr="00385108" w:rsidRDefault="005003C2" w:rsidP="005003C2">
      <w:pPr>
        <w:pStyle w:val="BodyText"/>
        <w:ind w:left="2880"/>
        <w:rPr>
          <w:rFonts w:ascii="Calibri" w:hAnsi="Calibri" w:cs="Calibri"/>
          <w:b/>
          <w:bCs/>
        </w:rPr>
      </w:pPr>
    </w:p>
    <w:p w14:paraId="168CBD9E" w14:textId="230B9117" w:rsidR="00B12644" w:rsidRPr="00385108" w:rsidRDefault="00B12644" w:rsidP="009F7F8A">
      <w:pPr>
        <w:pStyle w:val="BodyText"/>
        <w:numPr>
          <w:ilvl w:val="0"/>
          <w:numId w:val="21"/>
        </w:numPr>
        <w:rPr>
          <w:rFonts w:ascii="Calibri" w:hAnsi="Calibri" w:cs="Calibri"/>
          <w:sz w:val="22"/>
          <w:szCs w:val="22"/>
        </w:rPr>
      </w:pPr>
      <w:r w:rsidRPr="00385108">
        <w:rPr>
          <w:rFonts w:ascii="Calibri" w:hAnsi="Calibri" w:cs="Calibri"/>
          <w:sz w:val="22"/>
          <w:szCs w:val="22"/>
        </w:rPr>
        <w:t xml:space="preserve">Third Party Transfer </w:t>
      </w:r>
    </w:p>
    <w:p w14:paraId="2F08626D" w14:textId="1077E199" w:rsidR="00FB24D7" w:rsidRPr="00385108" w:rsidRDefault="00FB24D7" w:rsidP="00C049E9">
      <w:pPr>
        <w:pStyle w:val="BodyText"/>
        <w:rPr>
          <w:rFonts w:ascii="Calibri" w:hAnsi="Calibri" w:cs="Calibri"/>
          <w:b/>
          <w:bCs/>
          <w:sz w:val="22"/>
          <w:szCs w:val="22"/>
        </w:rPr>
      </w:pPr>
    </w:p>
    <w:p w14:paraId="62166C84" w14:textId="52704FD8" w:rsidR="00C049E9" w:rsidRDefault="00C049E9" w:rsidP="00C049E9">
      <w:pPr>
        <w:pStyle w:val="BodyText"/>
        <w:ind w:left="360"/>
        <w:rPr>
          <w:ins w:id="826" w:author="Hilla Rafalovitz" w:date="2021-08-22T09:42:00Z"/>
          <w:rFonts w:ascii="Calibri" w:hAnsi="Calibri" w:cs="Calibri"/>
          <w:sz w:val="22"/>
          <w:szCs w:val="22"/>
        </w:rPr>
      </w:pPr>
      <w:r w:rsidRPr="00385108">
        <w:rPr>
          <w:rFonts w:ascii="Calibri" w:hAnsi="Calibri" w:cs="Calibri"/>
          <w:sz w:val="22"/>
          <w:szCs w:val="22"/>
        </w:rPr>
        <w:t xml:space="preserve"> If a customer opts to transfer his foreign assets to</w:t>
      </w:r>
      <w:ins w:id="827" w:author="Hilla Rafalovitz" w:date="2021-08-20T00:47:00Z">
        <w:r w:rsidR="00E26AA3">
          <w:rPr>
            <w:rFonts w:ascii="Calibri" w:hAnsi="Calibri" w:cs="Calibri"/>
            <w:sz w:val="22"/>
            <w:szCs w:val="22"/>
          </w:rPr>
          <w:t>/ f</w:t>
        </w:r>
        <w:r w:rsidR="00156F77">
          <w:rPr>
            <w:rFonts w:ascii="Calibri" w:hAnsi="Calibri" w:cs="Calibri"/>
            <w:sz w:val="22"/>
            <w:szCs w:val="22"/>
          </w:rPr>
          <w:t>r</w:t>
        </w:r>
        <w:r w:rsidR="00E26AA3">
          <w:rPr>
            <w:rFonts w:ascii="Calibri" w:hAnsi="Calibri" w:cs="Calibri"/>
            <w:sz w:val="22"/>
            <w:szCs w:val="22"/>
          </w:rPr>
          <w:t>om</w:t>
        </w:r>
      </w:ins>
      <w:r w:rsidRPr="00385108">
        <w:rPr>
          <w:rFonts w:ascii="Calibri" w:hAnsi="Calibri" w:cs="Calibri"/>
          <w:sz w:val="22"/>
          <w:szCs w:val="22"/>
        </w:rPr>
        <w:t xml:space="preserve"> </w:t>
      </w:r>
      <w:r w:rsidR="009279A6" w:rsidRPr="00385108">
        <w:rPr>
          <w:rFonts w:ascii="Calibri" w:hAnsi="Calibri" w:cs="Calibri"/>
          <w:sz w:val="22"/>
          <w:szCs w:val="22"/>
        </w:rPr>
        <w:t xml:space="preserve">different custodian outside Israel, then </w:t>
      </w:r>
      <w:r w:rsidR="00762B6C" w:rsidRPr="00385108">
        <w:rPr>
          <w:rFonts w:ascii="Calibri" w:hAnsi="Calibri" w:cs="Calibri"/>
          <w:sz w:val="22"/>
          <w:szCs w:val="22"/>
        </w:rPr>
        <w:t>this option is used.</w:t>
      </w:r>
      <w:r w:rsidR="00653F37" w:rsidRPr="00385108">
        <w:rPr>
          <w:rFonts w:ascii="Calibri" w:hAnsi="Calibri" w:cs="Calibri"/>
          <w:sz w:val="22"/>
          <w:szCs w:val="22"/>
        </w:rPr>
        <w:t xml:space="preserve"> For this the BO user needs to create a delivery out</w:t>
      </w:r>
      <w:ins w:id="828" w:author="Hilla Rafalovitz" w:date="2021-08-20T00:49:00Z">
        <w:r w:rsidR="00020006">
          <w:rPr>
            <w:rFonts w:ascii="Calibri" w:hAnsi="Calibri" w:cs="Calibri"/>
            <w:sz w:val="22"/>
            <w:szCs w:val="22"/>
          </w:rPr>
          <w:t>/ in</w:t>
        </w:r>
      </w:ins>
      <w:r w:rsidR="00653F37" w:rsidRPr="00385108">
        <w:rPr>
          <w:rFonts w:ascii="Calibri" w:hAnsi="Calibri" w:cs="Calibri"/>
          <w:sz w:val="22"/>
          <w:szCs w:val="22"/>
        </w:rPr>
        <w:t xml:space="preserve"> and select the transfer case as Third</w:t>
      </w:r>
      <w:r w:rsidR="00CE442D" w:rsidRPr="00385108">
        <w:rPr>
          <w:rFonts w:ascii="Calibri" w:hAnsi="Calibri" w:cs="Calibri"/>
          <w:sz w:val="22"/>
          <w:szCs w:val="22"/>
        </w:rPr>
        <w:t xml:space="preserve"> </w:t>
      </w:r>
      <w:r w:rsidR="00653F37" w:rsidRPr="00385108">
        <w:rPr>
          <w:rFonts w:ascii="Calibri" w:hAnsi="Calibri" w:cs="Calibri"/>
          <w:sz w:val="22"/>
          <w:szCs w:val="22"/>
        </w:rPr>
        <w:t>party Transfer. Th</w:t>
      </w:r>
      <w:r w:rsidR="009F7F8A" w:rsidRPr="00385108">
        <w:rPr>
          <w:rFonts w:ascii="Calibri" w:hAnsi="Calibri" w:cs="Calibri"/>
          <w:sz w:val="22"/>
          <w:szCs w:val="22"/>
        </w:rPr>
        <w:t>i</w:t>
      </w:r>
      <w:r w:rsidR="00653F37" w:rsidRPr="00385108">
        <w:rPr>
          <w:rFonts w:ascii="Calibri" w:hAnsi="Calibri" w:cs="Calibri"/>
          <w:sz w:val="22"/>
          <w:szCs w:val="22"/>
        </w:rPr>
        <w:t>s transfer will not be</w:t>
      </w:r>
      <w:r w:rsidR="009F7F8A" w:rsidRPr="00385108">
        <w:rPr>
          <w:rFonts w:ascii="Calibri" w:hAnsi="Calibri" w:cs="Calibri"/>
          <w:sz w:val="22"/>
          <w:szCs w:val="22"/>
        </w:rPr>
        <w:t xml:space="preserve"> sent to TASE.</w:t>
      </w:r>
    </w:p>
    <w:p w14:paraId="11CECD94" w14:textId="73173F31" w:rsidR="00553FBE" w:rsidRPr="00385108" w:rsidRDefault="00553FBE">
      <w:pPr>
        <w:widowControl w:val="0"/>
        <w:suppressAutoHyphens/>
        <w:autoSpaceDN w:val="0"/>
        <w:spacing w:after="0" w:line="240" w:lineRule="auto"/>
        <w:ind w:left="360"/>
        <w:jc w:val="both"/>
        <w:textAlignment w:val="baseline"/>
        <w:rPr>
          <w:ins w:id="829" w:author="Hilla Rafalovitz" w:date="2021-08-22T09:42:00Z"/>
          <w:rFonts w:ascii="Calibri" w:hAnsi="Calibri" w:cs="Calibri"/>
          <w:rtl/>
          <w:lang w:bidi="he-IL"/>
        </w:rPr>
        <w:pPrChange w:id="830" w:author="Hilla Rafalovitz" w:date="2021-08-22T09:44:00Z">
          <w:pPr>
            <w:widowControl w:val="0"/>
            <w:suppressAutoHyphens/>
            <w:autoSpaceDN w:val="0"/>
            <w:spacing w:after="0" w:line="240" w:lineRule="auto"/>
            <w:jc w:val="both"/>
            <w:textAlignment w:val="baseline"/>
          </w:pPr>
        </w:pPrChange>
      </w:pPr>
      <w:ins w:id="831" w:author="Hilla Rafalovitz" w:date="2021-08-22T09:42:00Z">
        <w:r w:rsidRPr="00385108">
          <w:rPr>
            <w:rFonts w:ascii="Calibri" w:hAnsi="Calibri" w:cs="Calibri"/>
          </w:rPr>
          <w:t xml:space="preserve">The user can </w:t>
        </w:r>
        <w:r>
          <w:rPr>
            <w:rFonts w:ascii="Calibri" w:hAnsi="Calibri" w:cs="Calibri"/>
          </w:rPr>
          <w:t xml:space="preserve">extract a report </w:t>
        </w:r>
      </w:ins>
      <w:ins w:id="832" w:author="Hilla Rafalovitz" w:date="2021-08-22T09:44:00Z">
        <w:r w:rsidR="006012B5">
          <w:rPr>
            <w:rFonts w:ascii="Calibri" w:hAnsi="Calibri" w:cs="Calibri"/>
          </w:rPr>
          <w:t xml:space="preserve">from </w:t>
        </w:r>
        <w:proofErr w:type="spellStart"/>
        <w:r w:rsidR="006012B5">
          <w:rPr>
            <w:rFonts w:ascii="Calibri" w:hAnsi="Calibri" w:cs="Calibri"/>
          </w:rPr>
          <w:t>BaNCS</w:t>
        </w:r>
        <w:proofErr w:type="spellEnd"/>
        <w:r w:rsidR="006012B5">
          <w:rPr>
            <w:rFonts w:ascii="Calibri" w:hAnsi="Calibri" w:cs="Calibri"/>
          </w:rPr>
          <w:t xml:space="preserve">, </w:t>
        </w:r>
      </w:ins>
      <w:ins w:id="833" w:author="Hilla Rafalovitz" w:date="2021-08-22T09:42:00Z">
        <w:r>
          <w:rPr>
            <w:rFonts w:ascii="Calibri" w:hAnsi="Calibri" w:cs="Calibri"/>
          </w:rPr>
          <w:t>in order to</w:t>
        </w:r>
        <w:r w:rsidR="008E35A6">
          <w:rPr>
            <w:rFonts w:ascii="Calibri" w:hAnsi="Calibri" w:cs="Calibri"/>
          </w:rPr>
          <w:t xml:space="preserve"> </w:t>
        </w:r>
        <w:r w:rsidRPr="00385108">
          <w:rPr>
            <w:rFonts w:ascii="Calibri" w:hAnsi="Calibri" w:cs="Calibri"/>
          </w:rPr>
          <w:t>transfer</w:t>
        </w:r>
      </w:ins>
      <w:ins w:id="834" w:author="Hilla Rafalovitz" w:date="2021-08-22T09:57:00Z">
        <w:r w:rsidR="00F22C52">
          <w:rPr>
            <w:rFonts w:ascii="Calibri" w:hAnsi="Calibri" w:cs="Calibri"/>
          </w:rPr>
          <w:t xml:space="preserve">/ receive </w:t>
        </w:r>
      </w:ins>
      <w:ins w:id="835" w:author="Hilla Rafalovitz" w:date="2021-08-22T09:42:00Z">
        <w:r w:rsidRPr="00385108">
          <w:rPr>
            <w:rFonts w:ascii="Calibri" w:hAnsi="Calibri" w:cs="Calibri"/>
          </w:rPr>
          <w:t xml:space="preserve">the securities through </w:t>
        </w:r>
      </w:ins>
      <w:ins w:id="836" w:author="Hilla Rafalovitz" w:date="2021-08-22T09:57:00Z">
        <w:r w:rsidR="00F21EB1">
          <w:rPr>
            <w:rFonts w:ascii="Calibri" w:hAnsi="Calibri" w:cs="Calibri"/>
          </w:rPr>
          <w:t xml:space="preserve">a </w:t>
        </w:r>
      </w:ins>
      <w:ins w:id="837" w:author="Hilla Rafalovitz" w:date="2021-08-22T09:43:00Z">
        <w:r w:rsidR="00180C59">
          <w:rPr>
            <w:rFonts w:ascii="Calibri" w:hAnsi="Calibri" w:cs="Calibri"/>
          </w:rPr>
          <w:t>different custodian</w:t>
        </w:r>
        <w:r w:rsidR="00207509">
          <w:rPr>
            <w:rFonts w:ascii="Calibri" w:hAnsi="Calibri" w:cs="Calibri"/>
          </w:rPr>
          <w:t xml:space="preserve">. </w:t>
        </w:r>
      </w:ins>
    </w:p>
    <w:p w14:paraId="315BD00B" w14:textId="2A490CEA" w:rsidR="000A1477" w:rsidRDefault="000A1477" w:rsidP="00C049E9">
      <w:pPr>
        <w:pStyle w:val="BodyText"/>
        <w:ind w:left="360"/>
        <w:rPr>
          <w:ins w:id="838" w:author="Sandip Sharma" w:date="2021-09-08T12:47:00Z"/>
          <w:rFonts w:ascii="Calibri" w:hAnsi="Calibri" w:cs="Calibri"/>
          <w:sz w:val="22"/>
          <w:szCs w:val="22"/>
        </w:rPr>
      </w:pPr>
    </w:p>
    <w:p w14:paraId="4F813B75" w14:textId="3FCF8494" w:rsidR="000A1477" w:rsidDel="00081B20" w:rsidRDefault="000A1477" w:rsidP="00C049E9">
      <w:pPr>
        <w:pStyle w:val="BodyText"/>
        <w:ind w:left="360"/>
        <w:rPr>
          <w:ins w:id="839" w:author="Sandip Sharma" w:date="2021-09-08T12:47:00Z"/>
          <w:del w:id="840" w:author="Hilla Rafalovitz" w:date="2021-10-07T13:21:00Z"/>
          <w:rFonts w:ascii="Calibri" w:hAnsi="Calibri" w:cs="Calibri"/>
          <w:sz w:val="22"/>
          <w:szCs w:val="22"/>
        </w:rPr>
      </w:pPr>
    </w:p>
    <w:p w14:paraId="52BB82DF" w14:textId="171DFCBB" w:rsidR="000A1477" w:rsidDel="00081B20" w:rsidRDefault="000A1477" w:rsidP="00C049E9">
      <w:pPr>
        <w:pStyle w:val="BodyText"/>
        <w:ind w:left="360"/>
        <w:rPr>
          <w:ins w:id="841" w:author="Sandip Sharma" w:date="2021-09-08T12:47:00Z"/>
          <w:del w:id="842" w:author="Hilla Rafalovitz" w:date="2021-10-07T13:21:00Z"/>
          <w:rFonts w:ascii="Calibri" w:hAnsi="Calibri" w:cs="Calibri"/>
          <w:sz w:val="22"/>
          <w:szCs w:val="22"/>
        </w:rPr>
      </w:pPr>
    </w:p>
    <w:p w14:paraId="3C8094C5" w14:textId="7475590A" w:rsidR="000A1477" w:rsidDel="00081B20" w:rsidRDefault="000A1477" w:rsidP="00C049E9">
      <w:pPr>
        <w:pStyle w:val="BodyText"/>
        <w:ind w:left="360"/>
        <w:rPr>
          <w:ins w:id="843" w:author="Sandip Sharma" w:date="2021-09-08T12:47:00Z"/>
          <w:del w:id="844" w:author="Hilla Rafalovitz" w:date="2021-10-07T13:21:00Z"/>
          <w:rFonts w:ascii="Calibri" w:hAnsi="Calibri" w:cs="Calibri"/>
          <w:sz w:val="22"/>
          <w:szCs w:val="22"/>
        </w:rPr>
      </w:pPr>
    </w:p>
    <w:p w14:paraId="1F710BD5" w14:textId="54E5BCEF" w:rsidR="000A1477" w:rsidDel="00081B20" w:rsidRDefault="000A1477" w:rsidP="00C049E9">
      <w:pPr>
        <w:pStyle w:val="BodyText"/>
        <w:ind w:left="360"/>
        <w:rPr>
          <w:ins w:id="845" w:author="Sandip Sharma" w:date="2021-09-08T12:47:00Z"/>
          <w:del w:id="846" w:author="Hilla Rafalovitz" w:date="2021-10-07T13:21:00Z"/>
          <w:rFonts w:ascii="Calibri" w:hAnsi="Calibri" w:cs="Calibri"/>
          <w:sz w:val="22"/>
          <w:szCs w:val="22"/>
        </w:rPr>
      </w:pPr>
    </w:p>
    <w:p w14:paraId="76B449D4" w14:textId="0C8DF0AC" w:rsidR="000A1477" w:rsidDel="00081B20" w:rsidRDefault="000A1477" w:rsidP="00C049E9">
      <w:pPr>
        <w:pStyle w:val="BodyText"/>
        <w:ind w:left="360"/>
        <w:rPr>
          <w:ins w:id="847" w:author="Sandip Sharma" w:date="2021-09-08T12:47:00Z"/>
          <w:del w:id="848" w:author="Hilla Rafalovitz" w:date="2021-10-07T13:21:00Z"/>
          <w:rFonts w:ascii="Calibri" w:hAnsi="Calibri" w:cs="Calibri"/>
          <w:sz w:val="22"/>
          <w:szCs w:val="22"/>
        </w:rPr>
      </w:pPr>
    </w:p>
    <w:p w14:paraId="60AABEE3" w14:textId="3C56B3C7" w:rsidR="000A1477" w:rsidDel="00081B20" w:rsidRDefault="000A1477" w:rsidP="00C049E9">
      <w:pPr>
        <w:pStyle w:val="BodyText"/>
        <w:ind w:left="360"/>
        <w:rPr>
          <w:ins w:id="849" w:author="Sandip Sharma" w:date="2021-09-08T12:47:00Z"/>
          <w:del w:id="850" w:author="Hilla Rafalovitz" w:date="2021-10-07T13:21:00Z"/>
          <w:rFonts w:ascii="Calibri" w:hAnsi="Calibri" w:cs="Calibri"/>
          <w:sz w:val="22"/>
          <w:szCs w:val="22"/>
        </w:rPr>
      </w:pPr>
    </w:p>
    <w:p w14:paraId="28B2BBA1" w14:textId="653BA318" w:rsidR="000A1477" w:rsidDel="00081B20" w:rsidRDefault="000A1477" w:rsidP="00C049E9">
      <w:pPr>
        <w:pStyle w:val="BodyText"/>
        <w:ind w:left="360"/>
        <w:rPr>
          <w:ins w:id="851" w:author="Sandip Sharma" w:date="2021-09-08T12:47:00Z"/>
          <w:del w:id="852" w:author="Hilla Rafalovitz" w:date="2021-10-07T13:21:00Z"/>
          <w:rFonts w:ascii="Calibri" w:hAnsi="Calibri" w:cs="Calibri"/>
          <w:sz w:val="22"/>
          <w:szCs w:val="22"/>
        </w:rPr>
      </w:pPr>
    </w:p>
    <w:p w14:paraId="5CB58A7D" w14:textId="3BECCCB3" w:rsidR="000A1477" w:rsidDel="00081B20" w:rsidRDefault="000A1477" w:rsidP="00C049E9">
      <w:pPr>
        <w:pStyle w:val="BodyText"/>
        <w:ind w:left="360"/>
        <w:rPr>
          <w:ins w:id="853" w:author="Sandip Sharma" w:date="2021-09-08T12:47:00Z"/>
          <w:del w:id="854" w:author="Hilla Rafalovitz" w:date="2021-10-07T13:21:00Z"/>
          <w:rFonts w:ascii="Calibri" w:hAnsi="Calibri" w:cs="Calibri"/>
          <w:sz w:val="22"/>
          <w:szCs w:val="22"/>
        </w:rPr>
      </w:pPr>
    </w:p>
    <w:p w14:paraId="6C8EEA21" w14:textId="0675C7F9" w:rsidR="000A1477" w:rsidDel="00081B20" w:rsidRDefault="000A1477" w:rsidP="00C049E9">
      <w:pPr>
        <w:pStyle w:val="BodyText"/>
        <w:ind w:left="360"/>
        <w:rPr>
          <w:ins w:id="855" w:author="Sandip Sharma" w:date="2021-09-08T12:47:00Z"/>
          <w:del w:id="856" w:author="Hilla Rafalovitz" w:date="2021-10-07T13:21:00Z"/>
          <w:rFonts w:ascii="Calibri" w:hAnsi="Calibri" w:cs="Calibri"/>
          <w:sz w:val="22"/>
          <w:szCs w:val="22"/>
        </w:rPr>
      </w:pPr>
    </w:p>
    <w:p w14:paraId="6A91C631" w14:textId="6F853FDF" w:rsidR="000A1477" w:rsidDel="00081B20" w:rsidRDefault="000A1477" w:rsidP="00C049E9">
      <w:pPr>
        <w:pStyle w:val="BodyText"/>
        <w:ind w:left="360"/>
        <w:rPr>
          <w:ins w:id="857" w:author="Sandip Sharma" w:date="2021-09-08T12:47:00Z"/>
          <w:del w:id="858" w:author="Hilla Rafalovitz" w:date="2021-10-07T13:21:00Z"/>
          <w:rFonts w:ascii="Calibri" w:hAnsi="Calibri" w:cs="Calibri"/>
          <w:sz w:val="22"/>
          <w:szCs w:val="22"/>
        </w:rPr>
      </w:pPr>
    </w:p>
    <w:p w14:paraId="77A879A2" w14:textId="65F0327D" w:rsidR="000A1477" w:rsidDel="00081B20" w:rsidRDefault="000A1477" w:rsidP="00C049E9">
      <w:pPr>
        <w:pStyle w:val="BodyText"/>
        <w:ind w:left="360"/>
        <w:rPr>
          <w:ins w:id="859" w:author="Sandip Sharma" w:date="2021-09-08T12:47:00Z"/>
          <w:del w:id="860" w:author="Hilla Rafalovitz" w:date="2021-10-07T13:21:00Z"/>
          <w:rFonts w:ascii="Calibri" w:hAnsi="Calibri" w:cs="Calibri"/>
          <w:sz w:val="22"/>
          <w:szCs w:val="22"/>
        </w:rPr>
      </w:pPr>
    </w:p>
    <w:p w14:paraId="1AE540AA" w14:textId="4ACDD594" w:rsidR="000A1477" w:rsidDel="00081B20" w:rsidRDefault="000A1477" w:rsidP="00C049E9">
      <w:pPr>
        <w:pStyle w:val="BodyText"/>
        <w:ind w:left="360"/>
        <w:rPr>
          <w:ins w:id="861" w:author="Sandip Sharma" w:date="2021-09-08T12:47:00Z"/>
          <w:del w:id="862" w:author="Hilla Rafalovitz" w:date="2021-10-07T13:21:00Z"/>
          <w:rFonts w:ascii="Calibri" w:hAnsi="Calibri" w:cs="Calibri"/>
          <w:sz w:val="22"/>
          <w:szCs w:val="22"/>
        </w:rPr>
      </w:pPr>
    </w:p>
    <w:p w14:paraId="42CCF25B" w14:textId="55876562" w:rsidR="000A1477" w:rsidDel="00081B20" w:rsidRDefault="000A1477" w:rsidP="00C049E9">
      <w:pPr>
        <w:pStyle w:val="BodyText"/>
        <w:ind w:left="360"/>
        <w:rPr>
          <w:ins w:id="863" w:author="Sandip Sharma" w:date="2021-09-08T12:47:00Z"/>
          <w:del w:id="864" w:author="Hilla Rafalovitz" w:date="2021-10-07T13:21:00Z"/>
          <w:rFonts w:ascii="Calibri" w:hAnsi="Calibri" w:cs="Calibri"/>
          <w:sz w:val="22"/>
          <w:szCs w:val="22"/>
        </w:rPr>
      </w:pPr>
    </w:p>
    <w:p w14:paraId="2F99D072" w14:textId="4649398B" w:rsidR="000A1477" w:rsidDel="00081B20" w:rsidRDefault="000A1477" w:rsidP="00C049E9">
      <w:pPr>
        <w:pStyle w:val="BodyText"/>
        <w:ind w:left="360"/>
        <w:rPr>
          <w:ins w:id="865" w:author="Sandip Sharma" w:date="2021-09-08T12:47:00Z"/>
          <w:del w:id="866" w:author="Hilla Rafalovitz" w:date="2021-10-07T13:21:00Z"/>
          <w:rFonts w:ascii="Calibri" w:hAnsi="Calibri" w:cs="Calibri"/>
          <w:sz w:val="22"/>
          <w:szCs w:val="22"/>
        </w:rPr>
      </w:pPr>
    </w:p>
    <w:p w14:paraId="0465D68F" w14:textId="02315447" w:rsidR="000A1477" w:rsidDel="00081B20" w:rsidRDefault="000A1477" w:rsidP="00C049E9">
      <w:pPr>
        <w:pStyle w:val="BodyText"/>
        <w:ind w:left="360"/>
        <w:rPr>
          <w:ins w:id="867" w:author="Sandip Sharma" w:date="2021-09-08T12:47:00Z"/>
          <w:del w:id="868" w:author="Hilla Rafalovitz" w:date="2021-10-07T13:21:00Z"/>
          <w:rFonts w:ascii="Calibri" w:hAnsi="Calibri" w:cs="Calibri"/>
          <w:sz w:val="22"/>
          <w:szCs w:val="22"/>
        </w:rPr>
      </w:pPr>
    </w:p>
    <w:p w14:paraId="51AD292D" w14:textId="397AE5E9" w:rsidR="000A1477" w:rsidDel="00081B20" w:rsidRDefault="000A1477" w:rsidP="00C049E9">
      <w:pPr>
        <w:pStyle w:val="BodyText"/>
        <w:ind w:left="360"/>
        <w:rPr>
          <w:ins w:id="869" w:author="Sandip Sharma" w:date="2021-09-08T12:47:00Z"/>
          <w:del w:id="870" w:author="Hilla Rafalovitz" w:date="2021-10-07T13:21:00Z"/>
          <w:rFonts w:ascii="Calibri" w:hAnsi="Calibri" w:cs="Calibri"/>
          <w:sz w:val="22"/>
          <w:szCs w:val="22"/>
        </w:rPr>
      </w:pPr>
    </w:p>
    <w:p w14:paraId="6CCAE044" w14:textId="57EF3C11" w:rsidR="000A1477" w:rsidRPr="00385108" w:rsidDel="00411272" w:rsidRDefault="000A1477" w:rsidP="00C049E9">
      <w:pPr>
        <w:pStyle w:val="BodyText"/>
        <w:ind w:left="360"/>
        <w:rPr>
          <w:ins w:id="871" w:author="Sandip Sharma" w:date="2021-09-08T12:47:00Z"/>
          <w:del w:id="872" w:author="Hilla Rafalovitz" w:date="2021-10-07T13:21:00Z"/>
          <w:rFonts w:ascii="Calibri" w:hAnsi="Calibri" w:cs="Calibri"/>
          <w:sz w:val="22"/>
          <w:szCs w:val="22"/>
        </w:rPr>
      </w:pPr>
    </w:p>
    <w:p w14:paraId="31F1F654" w14:textId="3E0A8092" w:rsidR="00FB24D7" w:rsidRDefault="009501A9" w:rsidP="008A62DD">
      <w:pPr>
        <w:pStyle w:val="BodyText"/>
        <w:rPr>
          <w:ins w:id="873" w:author="Sandip Sharma" w:date="2021-09-08T12:47:00Z"/>
          <w:rFonts w:ascii="Calibri" w:hAnsi="Calibri" w:cs="Calibri"/>
          <w:b/>
          <w:bCs/>
        </w:rPr>
      </w:pPr>
      <w:ins w:id="874" w:author="BENIWAL VIRENDER" w:date="2021-09-01T08:26:00Z">
        <w:r>
          <w:rPr>
            <w:rFonts w:ascii="Calibri" w:hAnsi="Calibri" w:cs="Calibri"/>
            <w:b/>
            <w:bCs/>
          </w:rPr>
          <w:t>Report for Third Party Trans</w:t>
        </w:r>
      </w:ins>
      <w:ins w:id="875" w:author="BENIWAL VIRENDER" w:date="2021-09-01T08:27:00Z">
        <w:r>
          <w:rPr>
            <w:rFonts w:ascii="Calibri" w:hAnsi="Calibri" w:cs="Calibri"/>
            <w:b/>
            <w:bCs/>
          </w:rPr>
          <w:t>fer from FDB.</w:t>
        </w:r>
      </w:ins>
      <w:ins w:id="876" w:author="BENIWAL VIRENDER" w:date="2021-09-05T18:34:00Z">
        <w:r w:rsidR="0014464E">
          <w:rPr>
            <w:rFonts w:ascii="Calibri" w:hAnsi="Calibri" w:cs="Calibri"/>
            <w:b/>
            <w:bCs/>
          </w:rPr>
          <w:t xml:space="preserve"> Customer Level </w:t>
        </w:r>
      </w:ins>
      <w:ins w:id="877" w:author="BENIWAL VIRENDER" w:date="2021-09-05T18:36:00Z">
        <w:r w:rsidR="00A81D1D">
          <w:rPr>
            <w:rFonts w:ascii="Calibri" w:hAnsi="Calibri" w:cs="Calibri"/>
            <w:b/>
            <w:bCs/>
          </w:rPr>
          <w:t xml:space="preserve">Jasper </w:t>
        </w:r>
      </w:ins>
      <w:ins w:id="878" w:author="BENIWAL VIRENDER" w:date="2021-09-05T18:34:00Z">
        <w:r w:rsidR="0014464E">
          <w:rPr>
            <w:rFonts w:ascii="Calibri" w:hAnsi="Calibri" w:cs="Calibri"/>
            <w:b/>
            <w:bCs/>
          </w:rPr>
          <w:t>report.</w:t>
        </w:r>
      </w:ins>
    </w:p>
    <w:p w14:paraId="33F34239" w14:textId="77777777" w:rsidR="000A1477" w:rsidRDefault="000A1477" w:rsidP="008A62DD">
      <w:pPr>
        <w:pStyle w:val="BodyText"/>
        <w:rPr>
          <w:ins w:id="879" w:author="BENIWAL VIRENDER" w:date="2021-09-01T08:27:00Z"/>
          <w:rFonts w:ascii="Calibri" w:hAnsi="Calibri" w:cs="Calibri"/>
          <w:b/>
          <w:bCs/>
        </w:rPr>
      </w:pPr>
    </w:p>
    <w:p w14:paraId="6BFC72A2" w14:textId="4EC6A211" w:rsidR="009501A9" w:rsidRPr="00385108" w:rsidRDefault="009501A9" w:rsidP="008A62DD">
      <w:pPr>
        <w:pStyle w:val="BodyText"/>
        <w:rPr>
          <w:rFonts w:ascii="Calibri" w:hAnsi="Calibri" w:cs="Calibri"/>
          <w:b/>
          <w:bCs/>
        </w:rPr>
      </w:pPr>
      <w:ins w:id="880" w:author="BENIWAL VIRENDER" w:date="2021-09-01T08:27:00Z">
        <w:r w:rsidRPr="00B72A21">
          <w:rPr>
            <w:rFonts w:asciiTheme="majorHAnsi" w:hAnsiTheme="majorHAnsi" w:cstheme="majorHAnsi"/>
            <w:noProof/>
            <w:lang w:eastAsia="en-US"/>
          </w:rPr>
          <w:drawing>
            <wp:inline distT="0" distB="0" distL="0" distR="0" wp14:anchorId="354451B3" wp14:editId="06B7B7C8">
              <wp:extent cx="5731510" cy="42767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4276725"/>
                      </a:xfrm>
                      <a:prstGeom prst="rect">
                        <a:avLst/>
                      </a:prstGeom>
                      <a:noFill/>
                      <a:ln>
                        <a:noFill/>
                      </a:ln>
                    </pic:spPr>
                  </pic:pic>
                </a:graphicData>
              </a:graphic>
            </wp:inline>
          </w:drawing>
        </w:r>
      </w:ins>
    </w:p>
    <w:p w14:paraId="120D378C" w14:textId="28F094BC" w:rsidR="0089276D" w:rsidRPr="00385108" w:rsidRDefault="001459D9" w:rsidP="006D1215">
      <w:pPr>
        <w:pStyle w:val="Heading1"/>
      </w:pPr>
      <w:bookmarkStart w:id="881" w:name="_Toc79750043"/>
      <w:r w:rsidRPr="00385108">
        <w:lastRenderedPageBreak/>
        <w:t>Cash and Security Movement creation Flow</w:t>
      </w:r>
      <w:bookmarkEnd w:id="881"/>
    </w:p>
    <w:p w14:paraId="7178ACA8" w14:textId="77777777" w:rsidR="00642EC6" w:rsidRPr="00385108" w:rsidRDefault="00642EC6" w:rsidP="00642EC6">
      <w:pPr>
        <w:pStyle w:val="BodyText"/>
        <w:ind w:left="720"/>
        <w:rPr>
          <w:rFonts w:ascii="Calibri" w:hAnsi="Calibri" w:cs="Calibri"/>
        </w:rPr>
      </w:pPr>
    </w:p>
    <w:p w14:paraId="6AD4B267" w14:textId="1B930021" w:rsidR="00642EC6" w:rsidRPr="00385108" w:rsidRDefault="00642EC6" w:rsidP="00642EC6">
      <w:pPr>
        <w:pStyle w:val="BodyText"/>
        <w:ind w:left="720"/>
        <w:rPr>
          <w:rFonts w:ascii="Calibri" w:hAnsi="Calibri" w:cs="Calibri"/>
          <w:sz w:val="22"/>
          <w:szCs w:val="22"/>
        </w:rPr>
      </w:pPr>
      <w:r w:rsidRPr="00385108">
        <w:rPr>
          <w:rFonts w:ascii="Calibri" w:hAnsi="Calibri" w:cs="Calibri"/>
          <w:sz w:val="22"/>
          <w:szCs w:val="22"/>
        </w:rPr>
        <w:t>Cash Debit &amp; Credit Movements as result of transactions</w:t>
      </w:r>
    </w:p>
    <w:p w14:paraId="7CCCFC18" w14:textId="77777777" w:rsidR="00642EC6" w:rsidRPr="00385108" w:rsidRDefault="00642EC6" w:rsidP="00642EC6">
      <w:pPr>
        <w:pStyle w:val="BodyText"/>
        <w:ind w:left="720"/>
        <w:rPr>
          <w:rFonts w:ascii="Calibri" w:hAnsi="Calibri" w:cs="Calibri"/>
          <w:sz w:val="22"/>
          <w:szCs w:val="22"/>
        </w:rPr>
      </w:pPr>
      <w:r w:rsidRPr="00385108">
        <w:rPr>
          <w:rFonts w:ascii="Calibri" w:hAnsi="Calibri" w:cs="Calibri"/>
          <w:sz w:val="22"/>
          <w:szCs w:val="22"/>
        </w:rPr>
        <w:t>Movements are generated</w:t>
      </w:r>
    </w:p>
    <w:p w14:paraId="5EF02D76" w14:textId="77777777" w:rsidR="00642EC6" w:rsidRPr="00385108" w:rsidRDefault="00642EC6" w:rsidP="009F7F8A">
      <w:pPr>
        <w:pStyle w:val="BodyText"/>
        <w:numPr>
          <w:ilvl w:val="1"/>
          <w:numId w:val="3"/>
        </w:numPr>
        <w:rPr>
          <w:rFonts w:ascii="Calibri" w:hAnsi="Calibri" w:cs="Calibri"/>
          <w:sz w:val="22"/>
          <w:szCs w:val="22"/>
        </w:rPr>
      </w:pPr>
      <w:r w:rsidRPr="00385108">
        <w:rPr>
          <w:rFonts w:ascii="Calibri" w:hAnsi="Calibri" w:cs="Calibri"/>
          <w:sz w:val="22"/>
          <w:szCs w:val="22"/>
        </w:rPr>
        <w:t>Real-time as the transaction is processed</w:t>
      </w:r>
    </w:p>
    <w:p w14:paraId="3F0CF4BD" w14:textId="77777777" w:rsidR="00642EC6" w:rsidRPr="00385108" w:rsidRDefault="00642EC6" w:rsidP="009F7F8A">
      <w:pPr>
        <w:pStyle w:val="BodyText"/>
        <w:numPr>
          <w:ilvl w:val="1"/>
          <w:numId w:val="3"/>
        </w:numPr>
        <w:rPr>
          <w:rFonts w:ascii="Calibri" w:hAnsi="Calibri" w:cs="Calibri"/>
          <w:sz w:val="22"/>
          <w:szCs w:val="22"/>
        </w:rPr>
      </w:pPr>
      <w:r w:rsidRPr="00385108">
        <w:rPr>
          <w:rFonts w:ascii="Calibri" w:hAnsi="Calibri" w:cs="Calibri"/>
          <w:sz w:val="22"/>
          <w:szCs w:val="22"/>
        </w:rPr>
        <w:t>Double sided Booking</w:t>
      </w:r>
    </w:p>
    <w:p w14:paraId="6F15CD93" w14:textId="77777777" w:rsidR="00642EC6" w:rsidRPr="00385108" w:rsidRDefault="00642EC6" w:rsidP="009F7F8A">
      <w:pPr>
        <w:pStyle w:val="BodyText"/>
        <w:numPr>
          <w:ilvl w:val="1"/>
          <w:numId w:val="3"/>
        </w:numPr>
        <w:rPr>
          <w:rFonts w:ascii="Calibri" w:hAnsi="Calibri" w:cs="Calibri"/>
          <w:sz w:val="22"/>
          <w:szCs w:val="22"/>
        </w:rPr>
      </w:pPr>
      <w:r w:rsidRPr="00385108">
        <w:rPr>
          <w:rFonts w:ascii="Calibri" w:hAnsi="Calibri" w:cs="Calibri"/>
          <w:sz w:val="22"/>
          <w:szCs w:val="22"/>
        </w:rPr>
        <w:t>Transaction Date, Trade Date, Value Date is stamped</w:t>
      </w:r>
    </w:p>
    <w:p w14:paraId="327C7537" w14:textId="77777777" w:rsidR="00642EC6" w:rsidRPr="00385108" w:rsidRDefault="00642EC6" w:rsidP="009F7F8A">
      <w:pPr>
        <w:pStyle w:val="BodyText"/>
        <w:numPr>
          <w:ilvl w:val="1"/>
          <w:numId w:val="3"/>
        </w:numPr>
        <w:rPr>
          <w:rFonts w:ascii="Calibri" w:hAnsi="Calibri" w:cs="Calibri"/>
          <w:sz w:val="22"/>
          <w:szCs w:val="22"/>
        </w:rPr>
      </w:pPr>
      <w:r w:rsidRPr="00385108">
        <w:rPr>
          <w:rFonts w:ascii="Calibri" w:hAnsi="Calibri" w:cs="Calibri"/>
          <w:sz w:val="22"/>
          <w:szCs w:val="22"/>
        </w:rPr>
        <w:t>Balance is computed on the fly for accounts from movements</w:t>
      </w:r>
    </w:p>
    <w:p w14:paraId="6BA99FB6" w14:textId="77777777" w:rsidR="00642EC6" w:rsidRPr="00385108" w:rsidRDefault="00642EC6" w:rsidP="00642EC6">
      <w:pPr>
        <w:pStyle w:val="BodyText"/>
        <w:ind w:left="720"/>
        <w:rPr>
          <w:rFonts w:ascii="Calibri" w:hAnsi="Calibri" w:cs="Calibri"/>
          <w:sz w:val="22"/>
          <w:szCs w:val="22"/>
        </w:rPr>
      </w:pPr>
      <w:r w:rsidRPr="00385108">
        <w:rPr>
          <w:rFonts w:ascii="Calibri" w:hAnsi="Calibri" w:cs="Calibri"/>
          <w:sz w:val="22"/>
          <w:szCs w:val="22"/>
        </w:rPr>
        <w:t>Back-dated balance is computed by using the dates stamped in movements</w:t>
      </w:r>
    </w:p>
    <w:p w14:paraId="6560F610" w14:textId="77777777" w:rsidR="00642EC6" w:rsidRPr="00385108" w:rsidRDefault="00642EC6" w:rsidP="00642EC6">
      <w:pPr>
        <w:pStyle w:val="BodyText"/>
        <w:ind w:left="720"/>
        <w:rPr>
          <w:rFonts w:ascii="Calibri" w:hAnsi="Calibri" w:cs="Calibri"/>
          <w:sz w:val="22"/>
          <w:szCs w:val="22"/>
        </w:rPr>
      </w:pPr>
      <w:r w:rsidRPr="00385108">
        <w:rPr>
          <w:rFonts w:ascii="Calibri" w:hAnsi="Calibri" w:cs="Calibri"/>
          <w:sz w:val="22"/>
          <w:szCs w:val="22"/>
        </w:rPr>
        <w:t xml:space="preserve">Business transactions are configured as Business Events e.g. </w:t>
      </w:r>
    </w:p>
    <w:p w14:paraId="53CCA1D9" w14:textId="77777777" w:rsidR="00642EC6" w:rsidRPr="00385108" w:rsidRDefault="00642EC6" w:rsidP="009F7F8A">
      <w:pPr>
        <w:pStyle w:val="BodyText"/>
        <w:numPr>
          <w:ilvl w:val="1"/>
          <w:numId w:val="3"/>
        </w:numPr>
        <w:rPr>
          <w:rFonts w:ascii="Calibri" w:hAnsi="Calibri" w:cs="Calibri"/>
          <w:sz w:val="22"/>
          <w:szCs w:val="22"/>
        </w:rPr>
      </w:pPr>
      <w:r w:rsidRPr="00385108">
        <w:rPr>
          <w:rFonts w:ascii="Calibri" w:hAnsi="Calibri" w:cs="Calibri"/>
          <w:sz w:val="22"/>
          <w:szCs w:val="22"/>
        </w:rPr>
        <w:t xml:space="preserve">Buy Securities Client </w:t>
      </w:r>
    </w:p>
    <w:p w14:paraId="6C69DA18" w14:textId="00864223" w:rsidR="00642EC6" w:rsidRPr="00385108" w:rsidRDefault="00642EC6" w:rsidP="009F7F8A">
      <w:pPr>
        <w:pStyle w:val="BodyText"/>
        <w:numPr>
          <w:ilvl w:val="1"/>
          <w:numId w:val="3"/>
        </w:numPr>
        <w:rPr>
          <w:rFonts w:ascii="Calibri" w:hAnsi="Calibri" w:cs="Calibri"/>
          <w:sz w:val="22"/>
          <w:szCs w:val="22"/>
        </w:rPr>
      </w:pPr>
      <w:r w:rsidRPr="00385108">
        <w:rPr>
          <w:rFonts w:ascii="Calibri" w:hAnsi="Calibri" w:cs="Calibri"/>
          <w:sz w:val="22"/>
          <w:szCs w:val="22"/>
        </w:rPr>
        <w:t>Buy Securities Broker</w:t>
      </w:r>
    </w:p>
    <w:p w14:paraId="39A3DD0E" w14:textId="5E643F99" w:rsidR="00642EC6" w:rsidRPr="00385108" w:rsidRDefault="00642EC6" w:rsidP="00642EC6">
      <w:pPr>
        <w:pStyle w:val="BodyText"/>
        <w:ind w:left="720"/>
        <w:rPr>
          <w:rFonts w:ascii="Calibri" w:hAnsi="Calibri" w:cs="Calibri"/>
        </w:rPr>
      </w:pPr>
    </w:p>
    <w:p w14:paraId="46E8A9E5" w14:textId="52CA078A" w:rsidR="00642EC6" w:rsidRPr="00385108" w:rsidRDefault="00642EC6" w:rsidP="00642EC6">
      <w:pPr>
        <w:pStyle w:val="BodyText"/>
        <w:ind w:left="720"/>
        <w:rPr>
          <w:rFonts w:ascii="Calibri" w:hAnsi="Calibri" w:cs="Calibri"/>
        </w:rPr>
      </w:pPr>
      <w:r w:rsidRPr="00385108">
        <w:rPr>
          <w:rFonts w:ascii="Calibri" w:hAnsi="Calibri" w:cs="Calibri"/>
          <w:noProof/>
          <w:lang w:eastAsia="en-US"/>
        </w:rPr>
        <w:drawing>
          <wp:inline distT="0" distB="0" distL="0" distR="0" wp14:anchorId="76269F9B" wp14:editId="33223B35">
            <wp:extent cx="5943600" cy="3105150"/>
            <wp:effectExtent l="38100" t="38100" r="114300" b="1143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105150"/>
                    </a:xfrm>
                    <a:prstGeom prst="rect">
                      <a:avLst/>
                    </a:prstGeom>
                    <a:ln w="127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B901033" w14:textId="74C8548B" w:rsidR="00642EC6" w:rsidRPr="00385108" w:rsidRDefault="00642EC6" w:rsidP="00642EC6">
      <w:pPr>
        <w:pStyle w:val="BodyText"/>
        <w:ind w:left="720"/>
        <w:jc w:val="center"/>
        <w:rPr>
          <w:rFonts w:ascii="Calibri" w:hAnsi="Calibri" w:cs="Calibri"/>
          <w:sz w:val="22"/>
          <w:szCs w:val="22"/>
        </w:rPr>
      </w:pPr>
      <w:r w:rsidRPr="00385108">
        <w:rPr>
          <w:rFonts w:ascii="Calibri" w:hAnsi="Calibri" w:cs="Calibri"/>
          <w:sz w:val="22"/>
          <w:szCs w:val="22"/>
        </w:rPr>
        <w:t>Accounting Setup Hierarchy</w:t>
      </w:r>
    </w:p>
    <w:p w14:paraId="44605088" w14:textId="77777777" w:rsidR="00642EC6" w:rsidRPr="00385108" w:rsidRDefault="00642EC6" w:rsidP="00642EC6">
      <w:pPr>
        <w:pStyle w:val="BodyText"/>
        <w:ind w:left="720"/>
        <w:jc w:val="center"/>
        <w:rPr>
          <w:rFonts w:ascii="Calibri" w:hAnsi="Calibri" w:cs="Calibri"/>
          <w:sz w:val="22"/>
          <w:szCs w:val="22"/>
        </w:rPr>
      </w:pPr>
    </w:p>
    <w:p w14:paraId="5B6E88ED" w14:textId="77777777" w:rsidR="00642EC6" w:rsidRPr="00385108" w:rsidRDefault="00642EC6" w:rsidP="009F7F8A">
      <w:pPr>
        <w:pStyle w:val="BodyText"/>
        <w:numPr>
          <w:ilvl w:val="0"/>
          <w:numId w:val="16"/>
        </w:numPr>
        <w:rPr>
          <w:rFonts w:ascii="Calibri" w:hAnsi="Calibri" w:cs="Calibri"/>
          <w:sz w:val="22"/>
          <w:szCs w:val="22"/>
        </w:rPr>
      </w:pPr>
      <w:r w:rsidRPr="00385108">
        <w:rPr>
          <w:rFonts w:ascii="Calibri" w:hAnsi="Calibri" w:cs="Calibri"/>
          <w:sz w:val="22"/>
          <w:szCs w:val="22"/>
        </w:rPr>
        <w:t xml:space="preserve">Chart of account setup for creating internal and nostro accounts. Each account can be assigned a BSPL code for accounting classification. </w:t>
      </w:r>
    </w:p>
    <w:p w14:paraId="3086BC20" w14:textId="77777777" w:rsidR="00642EC6" w:rsidRPr="00385108" w:rsidRDefault="00642EC6" w:rsidP="00642EC6">
      <w:pPr>
        <w:pStyle w:val="BodyText"/>
        <w:ind w:left="720"/>
        <w:rPr>
          <w:rFonts w:ascii="Calibri" w:hAnsi="Calibri" w:cs="Calibri"/>
          <w:sz w:val="22"/>
          <w:szCs w:val="22"/>
        </w:rPr>
      </w:pPr>
    </w:p>
    <w:p w14:paraId="4E82B98C" w14:textId="77777777" w:rsidR="00642EC6" w:rsidRPr="00385108" w:rsidRDefault="00642EC6" w:rsidP="009F7F8A">
      <w:pPr>
        <w:pStyle w:val="BodyText"/>
        <w:numPr>
          <w:ilvl w:val="0"/>
          <w:numId w:val="14"/>
        </w:numPr>
        <w:rPr>
          <w:rFonts w:ascii="Calibri" w:hAnsi="Calibri" w:cs="Calibri"/>
          <w:sz w:val="22"/>
          <w:szCs w:val="22"/>
        </w:rPr>
      </w:pPr>
      <w:r w:rsidRPr="00385108">
        <w:rPr>
          <w:rFonts w:ascii="Calibri" w:hAnsi="Calibri" w:cs="Calibri"/>
          <w:sz w:val="22"/>
          <w:szCs w:val="22"/>
        </w:rPr>
        <w:t xml:space="preserve">Accounting rules can be setup to identify the internal accounts to post the movements according to the business events. </w:t>
      </w:r>
    </w:p>
    <w:p w14:paraId="5917A945" w14:textId="02C58ADD" w:rsidR="001459D9" w:rsidRPr="00385108" w:rsidRDefault="001459D9" w:rsidP="001459D9">
      <w:pPr>
        <w:pStyle w:val="BodyText"/>
        <w:ind w:left="720"/>
        <w:rPr>
          <w:rFonts w:ascii="Calibri" w:hAnsi="Calibri" w:cs="Calibri"/>
          <w:sz w:val="22"/>
          <w:szCs w:val="22"/>
        </w:rPr>
      </w:pPr>
    </w:p>
    <w:p w14:paraId="14FA814F" w14:textId="77777777" w:rsidR="00642EC6" w:rsidRPr="00385108" w:rsidRDefault="00642EC6" w:rsidP="009F7F8A">
      <w:pPr>
        <w:pStyle w:val="BodyText"/>
        <w:numPr>
          <w:ilvl w:val="0"/>
          <w:numId w:val="15"/>
        </w:numPr>
        <w:rPr>
          <w:rFonts w:ascii="Calibri" w:hAnsi="Calibri" w:cs="Calibri"/>
          <w:sz w:val="22"/>
          <w:szCs w:val="22"/>
        </w:rPr>
      </w:pPr>
      <w:r w:rsidRPr="00385108">
        <w:rPr>
          <w:rFonts w:ascii="Calibri" w:hAnsi="Calibri" w:cs="Calibri"/>
          <w:sz w:val="22"/>
          <w:szCs w:val="22"/>
        </w:rPr>
        <w:t>Accounting Parameters can be setup to use default accounts for suspense account posting</w:t>
      </w:r>
    </w:p>
    <w:p w14:paraId="6F6D001F" w14:textId="77777777" w:rsidR="00642EC6" w:rsidRPr="00385108" w:rsidRDefault="00642EC6" w:rsidP="001459D9">
      <w:pPr>
        <w:pStyle w:val="BodyText"/>
        <w:ind w:left="720"/>
        <w:rPr>
          <w:rFonts w:ascii="Calibri" w:hAnsi="Calibri" w:cs="Calibri"/>
        </w:rPr>
      </w:pPr>
    </w:p>
    <w:p w14:paraId="1EF60F78" w14:textId="2A83D0AE" w:rsidR="001459D9" w:rsidRPr="00385108" w:rsidRDefault="001459D9" w:rsidP="001459D9">
      <w:pPr>
        <w:pStyle w:val="BodyText"/>
        <w:rPr>
          <w:rFonts w:ascii="Calibri" w:hAnsi="Calibri" w:cs="Calibri"/>
          <w:b/>
          <w:bCs/>
        </w:rPr>
      </w:pPr>
    </w:p>
    <w:p w14:paraId="1DE966B9" w14:textId="7CB45EEB" w:rsidR="00FB24D7" w:rsidRPr="00385108" w:rsidRDefault="00FB24D7" w:rsidP="00FB24D7">
      <w:pPr>
        <w:pStyle w:val="BodyText"/>
        <w:ind w:left="360"/>
        <w:rPr>
          <w:rFonts w:ascii="Calibri" w:hAnsi="Calibri" w:cs="Calibri"/>
          <w:b/>
          <w:bCs/>
        </w:rPr>
      </w:pPr>
      <w:r w:rsidRPr="00385108">
        <w:rPr>
          <w:rFonts w:ascii="Calibri" w:hAnsi="Calibri" w:cs="Calibri"/>
          <w:b/>
          <w:bCs/>
          <w:noProof/>
          <w:lang w:eastAsia="en-US"/>
        </w:rPr>
        <w:lastRenderedPageBreak/>
        <w:drawing>
          <wp:inline distT="0" distB="0" distL="0" distR="0" wp14:anchorId="6FC6E1D8" wp14:editId="4B07784B">
            <wp:extent cx="5943600" cy="2673350"/>
            <wp:effectExtent l="38100" t="38100" r="114300" b="1079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673350"/>
                    </a:xfrm>
                    <a:prstGeom prst="rect">
                      <a:avLst/>
                    </a:prstGeom>
                    <a:ln w="127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EAA54E2" w14:textId="0B5B9230" w:rsidR="00FB24D7" w:rsidRPr="00385108" w:rsidRDefault="00FB24D7" w:rsidP="00FB24D7">
      <w:pPr>
        <w:pStyle w:val="BodyText"/>
        <w:ind w:left="360"/>
        <w:rPr>
          <w:rFonts w:ascii="Calibri" w:hAnsi="Calibri" w:cs="Calibri"/>
          <w:b/>
          <w:bCs/>
        </w:rPr>
      </w:pPr>
    </w:p>
    <w:p w14:paraId="5303F030" w14:textId="3D3551F6" w:rsidR="00FB24D7" w:rsidRPr="00385108" w:rsidRDefault="00FB24D7" w:rsidP="00FB24D7">
      <w:pPr>
        <w:pStyle w:val="BodyText"/>
        <w:ind w:left="360"/>
        <w:jc w:val="center"/>
        <w:rPr>
          <w:rFonts w:ascii="Calibri" w:hAnsi="Calibri" w:cs="Calibri"/>
          <w:sz w:val="22"/>
          <w:szCs w:val="22"/>
        </w:rPr>
      </w:pPr>
      <w:r w:rsidRPr="00385108">
        <w:rPr>
          <w:rFonts w:ascii="Calibri" w:hAnsi="Calibri" w:cs="Calibri"/>
          <w:sz w:val="22"/>
          <w:szCs w:val="22"/>
        </w:rPr>
        <w:t>Financial Movement Model</w:t>
      </w:r>
    </w:p>
    <w:p w14:paraId="1090ECBF" w14:textId="22D7099F" w:rsidR="00FB24D7" w:rsidRPr="00385108" w:rsidRDefault="00FB24D7" w:rsidP="00FB24D7">
      <w:pPr>
        <w:pStyle w:val="BodyText"/>
        <w:ind w:left="360"/>
        <w:rPr>
          <w:rFonts w:ascii="Calibri" w:hAnsi="Calibri" w:cs="Calibri"/>
          <w:b/>
          <w:bCs/>
        </w:rPr>
      </w:pPr>
    </w:p>
    <w:p w14:paraId="2E98CF03" w14:textId="77777777" w:rsidR="00FB24D7" w:rsidRPr="00385108" w:rsidRDefault="00FB24D7" w:rsidP="00FB24D7">
      <w:pPr>
        <w:pStyle w:val="BodyText"/>
        <w:ind w:left="360"/>
        <w:rPr>
          <w:rFonts w:ascii="Calibri" w:hAnsi="Calibri" w:cs="Calibri"/>
          <w:b/>
          <w:bCs/>
        </w:rPr>
      </w:pPr>
    </w:p>
    <w:p w14:paraId="317BA446" w14:textId="6893F4BE" w:rsidR="001459D9" w:rsidRPr="00385108" w:rsidRDefault="001459D9" w:rsidP="001459D9">
      <w:pPr>
        <w:pStyle w:val="BodyText"/>
        <w:rPr>
          <w:rFonts w:ascii="Calibri" w:hAnsi="Calibri" w:cs="Calibri"/>
          <w:b/>
          <w:bCs/>
        </w:rPr>
      </w:pPr>
      <w:r w:rsidRPr="00385108">
        <w:rPr>
          <w:rFonts w:ascii="Calibri" w:hAnsi="Calibri" w:cs="Calibri"/>
          <w:b/>
          <w:bCs/>
          <w:noProof/>
          <w:lang w:eastAsia="en-US"/>
        </w:rPr>
        <w:drawing>
          <wp:inline distT="0" distB="0" distL="0" distR="0" wp14:anchorId="0F211968" wp14:editId="734616E2">
            <wp:extent cx="5943600" cy="2638425"/>
            <wp:effectExtent l="38100" t="38100" r="114300" b="1238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638425"/>
                    </a:xfrm>
                    <a:prstGeom prst="rect">
                      <a:avLst/>
                    </a:prstGeom>
                    <a:ln w="127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54F5536" w14:textId="38FCC53E" w:rsidR="00B42F03" w:rsidRPr="00385108" w:rsidRDefault="00642EC6" w:rsidP="00642EC6">
      <w:pPr>
        <w:ind w:left="360"/>
        <w:jc w:val="center"/>
        <w:rPr>
          <w:rFonts w:ascii="Calibri" w:hAnsi="Calibri" w:cs="Calibri"/>
        </w:rPr>
      </w:pPr>
      <w:r w:rsidRPr="00385108">
        <w:rPr>
          <w:rFonts w:ascii="Calibri" w:hAnsi="Calibri" w:cs="Calibri"/>
        </w:rPr>
        <w:t>Different Position terminologies</w:t>
      </w:r>
    </w:p>
    <w:p w14:paraId="12904D9B" w14:textId="77777777" w:rsidR="00B42F03" w:rsidRPr="00385108" w:rsidRDefault="00B42F03" w:rsidP="00B42F03">
      <w:pPr>
        <w:ind w:left="360"/>
        <w:jc w:val="center"/>
        <w:rPr>
          <w:rFonts w:ascii="Calibri" w:hAnsi="Calibri" w:cs="Calibri"/>
          <w:u w:val="single"/>
        </w:rPr>
      </w:pPr>
    </w:p>
    <w:p w14:paraId="584A8F3F" w14:textId="52F24701" w:rsidR="006632E2" w:rsidRPr="00385108" w:rsidRDefault="00A2179D" w:rsidP="006D1215">
      <w:pPr>
        <w:pStyle w:val="Heading1"/>
        <w:rPr>
          <w:rFonts w:eastAsia="Times New Roman"/>
          <w:lang w:eastAsia="ar-SA"/>
        </w:rPr>
      </w:pPr>
      <w:bookmarkStart w:id="882" w:name="_Toc79750044"/>
      <w:r w:rsidRPr="00385108">
        <w:rPr>
          <w:rFonts w:eastAsia="Times New Roman"/>
          <w:lang w:eastAsia="ar-SA"/>
        </w:rPr>
        <w:t>Tax Engine</w:t>
      </w:r>
      <w:bookmarkEnd w:id="882"/>
    </w:p>
    <w:p w14:paraId="339AE102" w14:textId="73009913" w:rsidR="006D0F41" w:rsidRPr="00385108" w:rsidRDefault="006D0F41" w:rsidP="006D0F41">
      <w:pPr>
        <w:pStyle w:val="ListParagraph"/>
        <w:jc w:val="both"/>
        <w:rPr>
          <w:rFonts w:ascii="Calibri" w:eastAsia="Times New Roman" w:hAnsi="Calibri" w:cs="Calibri"/>
          <w:kern w:val="1"/>
          <w:sz w:val="20"/>
          <w:szCs w:val="20"/>
          <w:lang w:eastAsia="ar-SA"/>
        </w:rPr>
      </w:pPr>
    </w:p>
    <w:p w14:paraId="78FD6B8E" w14:textId="089C0D65" w:rsidR="00CA6E79" w:rsidRPr="00385108" w:rsidDel="00E26165" w:rsidRDefault="00CA6E79" w:rsidP="006D0F41">
      <w:pPr>
        <w:pStyle w:val="ListParagraph"/>
        <w:jc w:val="both"/>
        <w:rPr>
          <w:del w:id="883" w:author="Sandip Sharma" w:date="2021-09-08T14:00:00Z"/>
          <w:rFonts w:ascii="Calibri" w:eastAsia="Times New Roman" w:hAnsi="Calibri" w:cs="Calibri"/>
          <w:kern w:val="1"/>
          <w:lang w:eastAsia="ar-SA"/>
        </w:rPr>
      </w:pPr>
      <w:r w:rsidRPr="00385108">
        <w:rPr>
          <w:rFonts w:ascii="Calibri" w:eastAsia="Times New Roman" w:hAnsi="Calibri" w:cs="Calibri"/>
          <w:kern w:val="1"/>
          <w:lang w:eastAsia="ar-SA"/>
        </w:rPr>
        <w:t>All the Security Mo</w:t>
      </w:r>
      <w:r w:rsidR="00916BA1" w:rsidRPr="00385108">
        <w:rPr>
          <w:rFonts w:ascii="Calibri" w:eastAsia="Times New Roman" w:hAnsi="Calibri" w:cs="Calibri"/>
          <w:kern w:val="1"/>
          <w:lang w:eastAsia="ar-SA"/>
        </w:rPr>
        <w:t xml:space="preserve">vements </w:t>
      </w:r>
      <w:r w:rsidR="00DA4562" w:rsidRPr="00385108">
        <w:rPr>
          <w:rFonts w:ascii="Calibri" w:eastAsia="Times New Roman" w:hAnsi="Calibri" w:cs="Calibri"/>
          <w:kern w:val="1"/>
          <w:lang w:eastAsia="ar-SA"/>
        </w:rPr>
        <w:t xml:space="preserve">(transactions + CA) </w:t>
      </w:r>
      <w:r w:rsidR="00916BA1" w:rsidRPr="00385108">
        <w:rPr>
          <w:rFonts w:ascii="Calibri" w:eastAsia="Times New Roman" w:hAnsi="Calibri" w:cs="Calibri"/>
          <w:kern w:val="1"/>
          <w:lang w:eastAsia="ar-SA"/>
        </w:rPr>
        <w:t>generated on Business</w:t>
      </w:r>
      <w:ins w:id="884" w:author="BENIWAL VIRENDER" w:date="2021-08-25T13:25:00Z">
        <w:r w:rsidR="00846907">
          <w:rPr>
            <w:rFonts w:ascii="Calibri" w:eastAsia="Times New Roman" w:hAnsi="Calibri" w:cs="Calibri"/>
            <w:kern w:val="1"/>
            <w:lang w:eastAsia="ar-SA"/>
          </w:rPr>
          <w:t xml:space="preserve"> (tra</w:t>
        </w:r>
      </w:ins>
      <w:ins w:id="885" w:author="BENIWAL VIRENDER" w:date="2021-08-25T13:26:00Z">
        <w:r w:rsidR="00846907">
          <w:rPr>
            <w:rFonts w:ascii="Calibri" w:eastAsia="Times New Roman" w:hAnsi="Calibri" w:cs="Calibri"/>
            <w:kern w:val="1"/>
            <w:lang w:eastAsia="ar-SA"/>
          </w:rPr>
          <w:t>de)</w:t>
        </w:r>
      </w:ins>
      <w:r w:rsidR="00916BA1" w:rsidRPr="00385108">
        <w:rPr>
          <w:rFonts w:ascii="Calibri" w:eastAsia="Times New Roman" w:hAnsi="Calibri" w:cs="Calibri"/>
          <w:kern w:val="1"/>
          <w:lang w:eastAsia="ar-SA"/>
        </w:rPr>
        <w:t xml:space="preserve"> day are sent to Tax Engine</w:t>
      </w:r>
      <w:r w:rsidR="00ED04D7" w:rsidRPr="00385108">
        <w:rPr>
          <w:rFonts w:ascii="Calibri" w:eastAsia="Times New Roman" w:hAnsi="Calibri" w:cs="Calibri"/>
          <w:kern w:val="1"/>
          <w:lang w:eastAsia="ar-SA"/>
        </w:rPr>
        <w:t xml:space="preserve"> in the EOD process for </w:t>
      </w:r>
      <w:r w:rsidR="00866D6D" w:rsidRPr="00385108">
        <w:rPr>
          <w:rFonts w:ascii="Calibri" w:eastAsia="Times New Roman" w:hAnsi="Calibri" w:cs="Calibri"/>
          <w:kern w:val="1"/>
          <w:lang w:eastAsia="ar-SA"/>
        </w:rPr>
        <w:t>update</w:t>
      </w:r>
      <w:r w:rsidR="00ED04D7" w:rsidRPr="00385108">
        <w:rPr>
          <w:rFonts w:ascii="Calibri" w:eastAsia="Times New Roman" w:hAnsi="Calibri" w:cs="Calibri"/>
          <w:kern w:val="1"/>
          <w:lang w:eastAsia="ar-SA"/>
        </w:rPr>
        <w:t xml:space="preserve"> of position and lots</w:t>
      </w:r>
      <w:ins w:id="886" w:author="BENIWAL VIRENDER" w:date="2021-08-25T13:26:00Z">
        <w:r w:rsidR="00846907">
          <w:rPr>
            <w:rFonts w:ascii="Calibri" w:eastAsia="Times New Roman" w:hAnsi="Calibri" w:cs="Calibri"/>
            <w:kern w:val="1"/>
            <w:lang w:eastAsia="ar-SA"/>
          </w:rPr>
          <w:t>.</w:t>
        </w:r>
      </w:ins>
      <w:ins w:id="887" w:author="Sandip Sharma" w:date="2021-09-08T14:00:00Z">
        <w:r w:rsidR="00E26165">
          <w:rPr>
            <w:rFonts w:ascii="Calibri" w:eastAsia="Times New Roman" w:hAnsi="Calibri" w:cs="Calibri"/>
            <w:kern w:val="1"/>
            <w:lang w:eastAsia="ar-SA"/>
          </w:rPr>
          <w:t xml:space="preserve"> </w:t>
        </w:r>
      </w:ins>
    </w:p>
    <w:p w14:paraId="2A8D56DB" w14:textId="6410C78C" w:rsidR="00840D08" w:rsidRDefault="008C2268" w:rsidP="006D0F41">
      <w:pPr>
        <w:pStyle w:val="ListParagraph"/>
        <w:jc w:val="both"/>
        <w:rPr>
          <w:ins w:id="888" w:author="BENIWAL VIRENDER" w:date="2021-08-25T13:29:00Z"/>
          <w:rFonts w:ascii="Calibri" w:eastAsia="Times New Roman" w:hAnsi="Calibri" w:cs="Calibri"/>
          <w:kern w:val="1"/>
          <w:lang w:eastAsia="ar-SA"/>
        </w:rPr>
      </w:pPr>
      <w:ins w:id="889" w:author="BENIWAL VIRENDER" w:date="2021-08-25T13:30:00Z">
        <w:r>
          <w:rPr>
            <w:rFonts w:ascii="Calibri" w:eastAsia="Times New Roman" w:hAnsi="Calibri" w:cs="Calibri"/>
            <w:kern w:val="1"/>
            <w:lang w:eastAsia="ar-SA"/>
          </w:rPr>
          <w:t>Tax calculations will be on the settlement date of the transactions.</w:t>
        </w:r>
      </w:ins>
    </w:p>
    <w:p w14:paraId="26EFABBA" w14:textId="77777777" w:rsidR="008C2268" w:rsidRPr="00385108" w:rsidRDefault="008C2268" w:rsidP="006D0F41">
      <w:pPr>
        <w:pStyle w:val="ListParagraph"/>
        <w:jc w:val="both"/>
        <w:rPr>
          <w:rFonts w:ascii="Calibri" w:eastAsia="Times New Roman" w:hAnsi="Calibri" w:cs="Calibri"/>
          <w:kern w:val="1"/>
          <w:lang w:eastAsia="ar-SA"/>
        </w:rPr>
      </w:pPr>
    </w:p>
    <w:p w14:paraId="112734D7" w14:textId="0C0351B3" w:rsidR="00C143E0" w:rsidRPr="00385108" w:rsidRDefault="00840D08" w:rsidP="006D0F41">
      <w:pPr>
        <w:pStyle w:val="ListParagraph"/>
        <w:jc w:val="both"/>
        <w:rPr>
          <w:rFonts w:ascii="Calibri" w:eastAsia="Times New Roman" w:hAnsi="Calibri" w:cs="Calibri"/>
          <w:kern w:val="1"/>
          <w:lang w:eastAsia="ar-SA"/>
        </w:rPr>
      </w:pPr>
      <w:r w:rsidRPr="00385108">
        <w:rPr>
          <w:rFonts w:ascii="Calibri" w:eastAsia="Times New Roman" w:hAnsi="Calibri" w:cs="Calibri"/>
          <w:kern w:val="1"/>
          <w:lang w:eastAsia="ar-SA"/>
        </w:rPr>
        <w:lastRenderedPageBreak/>
        <w:t xml:space="preserve">Once the file is uploaded in Tax Engine, </w:t>
      </w:r>
      <w:r w:rsidR="0090205D" w:rsidRPr="00385108">
        <w:rPr>
          <w:rFonts w:ascii="Calibri" w:eastAsia="Times New Roman" w:hAnsi="Calibri" w:cs="Calibri"/>
          <w:kern w:val="1"/>
          <w:lang w:eastAsia="ar-SA"/>
        </w:rPr>
        <w:t>EOD will be run for computation of tax and closure of lots, updating of positions in Tax Engine. Upon completion</w:t>
      </w:r>
      <w:ins w:id="890" w:author="BENIWAL VIRENDER" w:date="2021-08-25T13:27:00Z">
        <w:r w:rsidR="00846907">
          <w:rPr>
            <w:rFonts w:ascii="Calibri" w:eastAsia="Times New Roman" w:hAnsi="Calibri" w:cs="Calibri"/>
            <w:kern w:val="1"/>
            <w:lang w:eastAsia="ar-SA"/>
          </w:rPr>
          <w:t xml:space="preserve"> of EOD</w:t>
        </w:r>
      </w:ins>
      <w:r w:rsidR="0090205D" w:rsidRPr="00385108">
        <w:rPr>
          <w:rFonts w:ascii="Calibri" w:eastAsia="Times New Roman" w:hAnsi="Calibri" w:cs="Calibri"/>
          <w:kern w:val="1"/>
          <w:lang w:eastAsia="ar-SA"/>
        </w:rPr>
        <w:t xml:space="preserve">, </w:t>
      </w:r>
      <w:proofErr w:type="spellStart"/>
      <w:r w:rsidR="00866D6D" w:rsidRPr="00385108">
        <w:rPr>
          <w:rFonts w:ascii="Calibri" w:eastAsia="Times New Roman" w:hAnsi="Calibri" w:cs="Calibri"/>
          <w:kern w:val="1"/>
          <w:lang w:eastAsia="ar-SA"/>
        </w:rPr>
        <w:t>Bancs</w:t>
      </w:r>
      <w:proofErr w:type="spellEnd"/>
      <w:r w:rsidR="00866D6D" w:rsidRPr="00385108">
        <w:rPr>
          <w:rFonts w:ascii="Calibri" w:eastAsia="Times New Roman" w:hAnsi="Calibri" w:cs="Calibri"/>
          <w:kern w:val="1"/>
          <w:lang w:eastAsia="ar-SA"/>
        </w:rPr>
        <w:t xml:space="preserve"> will receive</w:t>
      </w:r>
      <w:r w:rsidR="00397CA7" w:rsidRPr="00385108">
        <w:rPr>
          <w:rFonts w:ascii="Calibri" w:eastAsia="Times New Roman" w:hAnsi="Calibri" w:cs="Calibri"/>
          <w:kern w:val="1"/>
          <w:lang w:eastAsia="ar-SA"/>
        </w:rPr>
        <w:t>:</w:t>
      </w:r>
    </w:p>
    <w:p w14:paraId="4CBD4F36" w14:textId="77777777" w:rsidR="00397CA7" w:rsidRPr="00385108" w:rsidRDefault="00397CA7" w:rsidP="006D0F41">
      <w:pPr>
        <w:pStyle w:val="ListParagraph"/>
        <w:jc w:val="both"/>
        <w:rPr>
          <w:rFonts w:ascii="Calibri" w:eastAsia="Times New Roman" w:hAnsi="Calibri" w:cs="Calibri"/>
          <w:kern w:val="1"/>
          <w:lang w:eastAsia="ar-SA"/>
        </w:rPr>
      </w:pPr>
    </w:p>
    <w:p w14:paraId="77678768" w14:textId="649753BF" w:rsidR="00ED04D7" w:rsidRPr="00385108" w:rsidRDefault="00C143E0" w:rsidP="00C143E0">
      <w:pPr>
        <w:pStyle w:val="ListParagraph"/>
        <w:numPr>
          <w:ilvl w:val="0"/>
          <w:numId w:val="22"/>
        </w:numPr>
        <w:jc w:val="both"/>
        <w:rPr>
          <w:rFonts w:ascii="Calibri" w:eastAsia="Times New Roman" w:hAnsi="Calibri" w:cs="Calibri"/>
          <w:kern w:val="1"/>
          <w:lang w:eastAsia="ar-SA"/>
        </w:rPr>
      </w:pPr>
      <w:r w:rsidRPr="00385108">
        <w:rPr>
          <w:rFonts w:ascii="Calibri" w:eastAsia="Times New Roman" w:hAnsi="Calibri" w:cs="Calibri"/>
          <w:kern w:val="1"/>
          <w:lang w:eastAsia="ar-SA"/>
        </w:rPr>
        <w:t>T</w:t>
      </w:r>
      <w:r w:rsidR="00866D6D" w:rsidRPr="00385108">
        <w:rPr>
          <w:rFonts w:ascii="Calibri" w:eastAsia="Times New Roman" w:hAnsi="Calibri" w:cs="Calibri"/>
          <w:kern w:val="1"/>
          <w:lang w:eastAsia="ar-SA"/>
        </w:rPr>
        <w:t>he Tax/Refund details for the Sells/Transfer whose cash settlement</w:t>
      </w:r>
      <w:r w:rsidR="00377FBB" w:rsidRPr="00385108">
        <w:rPr>
          <w:rFonts w:ascii="Calibri" w:eastAsia="Times New Roman" w:hAnsi="Calibri" w:cs="Calibri"/>
          <w:kern w:val="1"/>
          <w:lang w:eastAsia="ar-SA"/>
        </w:rPr>
        <w:t>/value</w:t>
      </w:r>
      <w:r w:rsidR="00866D6D" w:rsidRPr="00385108">
        <w:rPr>
          <w:rFonts w:ascii="Calibri" w:eastAsia="Times New Roman" w:hAnsi="Calibri" w:cs="Calibri"/>
          <w:kern w:val="1"/>
          <w:lang w:eastAsia="ar-SA"/>
        </w:rPr>
        <w:t xml:space="preserve"> date is today</w:t>
      </w:r>
      <w:r w:rsidR="00377FBB" w:rsidRPr="00385108">
        <w:rPr>
          <w:rFonts w:ascii="Calibri" w:eastAsia="Times New Roman" w:hAnsi="Calibri" w:cs="Calibri"/>
          <w:kern w:val="1"/>
          <w:lang w:eastAsia="ar-SA"/>
        </w:rPr>
        <w:t xml:space="preserve">. </w:t>
      </w:r>
      <w:proofErr w:type="spellStart"/>
      <w:r w:rsidR="00377FBB" w:rsidRPr="00385108">
        <w:rPr>
          <w:rFonts w:ascii="Calibri" w:eastAsia="Times New Roman" w:hAnsi="Calibri" w:cs="Calibri"/>
          <w:kern w:val="1"/>
          <w:lang w:eastAsia="ar-SA"/>
        </w:rPr>
        <w:t>Ba</w:t>
      </w:r>
      <w:r w:rsidR="00397CA7" w:rsidRPr="00385108">
        <w:rPr>
          <w:rFonts w:ascii="Calibri" w:eastAsia="Times New Roman" w:hAnsi="Calibri" w:cs="Calibri"/>
          <w:kern w:val="1"/>
          <w:lang w:eastAsia="ar-SA"/>
        </w:rPr>
        <w:t>NCS</w:t>
      </w:r>
      <w:proofErr w:type="spellEnd"/>
      <w:r w:rsidR="00377FBB" w:rsidRPr="00385108">
        <w:rPr>
          <w:rFonts w:ascii="Calibri" w:eastAsia="Times New Roman" w:hAnsi="Calibri" w:cs="Calibri"/>
          <w:kern w:val="1"/>
          <w:lang w:eastAsia="ar-SA"/>
        </w:rPr>
        <w:t xml:space="preserve"> will post the same to the customer accounts.</w:t>
      </w:r>
    </w:p>
    <w:p w14:paraId="70BB2DB4" w14:textId="7890701D" w:rsidR="00C143E0" w:rsidRPr="00385108" w:rsidRDefault="00C143E0" w:rsidP="00C143E0">
      <w:pPr>
        <w:pStyle w:val="ListParagraph"/>
        <w:numPr>
          <w:ilvl w:val="0"/>
          <w:numId w:val="22"/>
        </w:numPr>
        <w:jc w:val="both"/>
        <w:rPr>
          <w:rFonts w:ascii="Calibri" w:eastAsia="Times New Roman" w:hAnsi="Calibri" w:cs="Calibri"/>
          <w:kern w:val="1"/>
          <w:lang w:eastAsia="ar-SA"/>
        </w:rPr>
      </w:pPr>
      <w:r w:rsidRPr="00385108">
        <w:rPr>
          <w:rFonts w:ascii="Calibri" w:eastAsia="Times New Roman" w:hAnsi="Calibri" w:cs="Calibri"/>
          <w:kern w:val="1"/>
          <w:lang w:eastAsia="ar-SA"/>
        </w:rPr>
        <w:t>The Updated lots file, this will be shown in valuation</w:t>
      </w:r>
      <w:r w:rsidR="00430DBA" w:rsidRPr="00385108">
        <w:rPr>
          <w:rFonts w:ascii="Calibri" w:eastAsia="Times New Roman" w:hAnsi="Calibri" w:cs="Calibri"/>
          <w:kern w:val="1"/>
          <w:lang w:eastAsia="ar-SA"/>
        </w:rPr>
        <w:t xml:space="preserve"> screen.</w:t>
      </w:r>
    </w:p>
    <w:p w14:paraId="2DF47E09" w14:textId="60446E92" w:rsidR="00397CA7" w:rsidRPr="00385108" w:rsidRDefault="00430DBA" w:rsidP="00397CA7">
      <w:pPr>
        <w:pStyle w:val="ListParagraph"/>
        <w:numPr>
          <w:ilvl w:val="0"/>
          <w:numId w:val="22"/>
        </w:numPr>
        <w:jc w:val="both"/>
        <w:rPr>
          <w:rFonts w:ascii="Calibri" w:eastAsia="Times New Roman" w:hAnsi="Calibri" w:cs="Calibri"/>
          <w:kern w:val="1"/>
          <w:lang w:eastAsia="ar-SA"/>
        </w:rPr>
      </w:pPr>
      <w:r w:rsidRPr="00385108">
        <w:rPr>
          <w:rFonts w:ascii="Calibri" w:eastAsia="Times New Roman" w:hAnsi="Calibri" w:cs="Calibri"/>
          <w:kern w:val="1"/>
          <w:lang w:eastAsia="ar-SA"/>
        </w:rPr>
        <w:t xml:space="preserve">Open Position per customer + security, to recon the position with </w:t>
      </w:r>
      <w:proofErr w:type="spellStart"/>
      <w:r w:rsidRPr="00385108">
        <w:rPr>
          <w:rFonts w:ascii="Calibri" w:eastAsia="Times New Roman" w:hAnsi="Calibri" w:cs="Calibri"/>
          <w:kern w:val="1"/>
          <w:lang w:eastAsia="ar-SA"/>
        </w:rPr>
        <w:t>Bancs</w:t>
      </w:r>
      <w:proofErr w:type="spellEnd"/>
      <w:r w:rsidRPr="00385108">
        <w:rPr>
          <w:rFonts w:ascii="Calibri" w:eastAsia="Times New Roman" w:hAnsi="Calibri" w:cs="Calibri"/>
          <w:kern w:val="1"/>
          <w:lang w:eastAsia="ar-SA"/>
        </w:rPr>
        <w:t xml:space="preserve">, </w:t>
      </w:r>
      <w:r w:rsidR="00C0491F" w:rsidRPr="00385108">
        <w:rPr>
          <w:rFonts w:ascii="Calibri" w:eastAsia="Times New Roman" w:hAnsi="Calibri" w:cs="Calibri"/>
          <w:kern w:val="1"/>
          <w:lang w:eastAsia="ar-SA"/>
        </w:rPr>
        <w:t>any</w:t>
      </w:r>
      <w:r w:rsidRPr="00385108">
        <w:rPr>
          <w:rFonts w:ascii="Calibri" w:eastAsia="Times New Roman" w:hAnsi="Calibri" w:cs="Calibri"/>
          <w:kern w:val="1"/>
          <w:lang w:eastAsia="ar-SA"/>
        </w:rPr>
        <w:t xml:space="preserve"> mismatches to be analyzed by BO, Onsite Support and Tax Engine support to fix the gap</w:t>
      </w:r>
      <w:r w:rsidR="00397CA7" w:rsidRPr="00385108">
        <w:rPr>
          <w:rFonts w:ascii="Calibri" w:eastAsia="Times New Roman" w:hAnsi="Calibri" w:cs="Calibri"/>
          <w:kern w:val="1"/>
          <w:lang w:eastAsia="ar-SA"/>
        </w:rPr>
        <w:t>s if any</w:t>
      </w:r>
      <w:r w:rsidRPr="00385108">
        <w:rPr>
          <w:rFonts w:ascii="Calibri" w:eastAsia="Times New Roman" w:hAnsi="Calibri" w:cs="Calibri"/>
          <w:kern w:val="1"/>
          <w:lang w:eastAsia="ar-SA"/>
        </w:rPr>
        <w:t>.</w:t>
      </w:r>
    </w:p>
    <w:p w14:paraId="079E3A7B" w14:textId="2386304F" w:rsidR="00377FBB" w:rsidRPr="00385108" w:rsidRDefault="00397CA7" w:rsidP="00397CA7">
      <w:pPr>
        <w:pStyle w:val="ListParagraph"/>
        <w:numPr>
          <w:ilvl w:val="0"/>
          <w:numId w:val="22"/>
        </w:numPr>
        <w:jc w:val="both"/>
        <w:rPr>
          <w:rFonts w:ascii="Calibri" w:eastAsia="Times New Roman" w:hAnsi="Calibri" w:cs="Calibri"/>
          <w:kern w:val="1"/>
          <w:lang w:eastAsia="ar-SA"/>
        </w:rPr>
      </w:pPr>
      <w:r w:rsidRPr="00385108">
        <w:rPr>
          <w:rFonts w:ascii="Calibri" w:eastAsia="Times New Roman" w:hAnsi="Calibri" w:cs="Calibri"/>
          <w:kern w:val="1"/>
          <w:lang w:eastAsia="ar-SA"/>
        </w:rPr>
        <w:t>C</w:t>
      </w:r>
      <w:r w:rsidR="00D50180" w:rsidRPr="00385108">
        <w:rPr>
          <w:rFonts w:ascii="Calibri" w:eastAsia="Times New Roman" w:hAnsi="Calibri" w:cs="Calibri"/>
          <w:kern w:val="1"/>
          <w:lang w:eastAsia="ar-SA"/>
        </w:rPr>
        <w:t>ounters file for previous 10 days trading status of customer from P&amp;L view.</w:t>
      </w:r>
    </w:p>
    <w:p w14:paraId="41444464" w14:textId="77777777" w:rsidR="00CA6E79" w:rsidRPr="00385108" w:rsidRDefault="00CA6E79" w:rsidP="006D0F41">
      <w:pPr>
        <w:pStyle w:val="ListParagraph"/>
        <w:jc w:val="both"/>
        <w:rPr>
          <w:rFonts w:ascii="Calibri" w:eastAsia="Times New Roman" w:hAnsi="Calibri" w:cs="Calibri"/>
          <w:kern w:val="1"/>
          <w:sz w:val="20"/>
          <w:szCs w:val="20"/>
          <w:lang w:eastAsia="ar-SA"/>
        </w:rPr>
      </w:pPr>
    </w:p>
    <w:p w14:paraId="77B92905" w14:textId="4A30CAA8" w:rsidR="00E26165" w:rsidRDefault="00E26165">
      <w:pPr>
        <w:rPr>
          <w:ins w:id="891" w:author="Sandip Sharma" w:date="2021-09-08T14:00:00Z"/>
          <w:rFonts w:ascii="Calibri" w:eastAsia="Times New Roman" w:hAnsi="Calibri" w:cs="Calibri"/>
          <w:kern w:val="1"/>
          <w:sz w:val="20"/>
          <w:szCs w:val="20"/>
          <w:lang w:eastAsia="ar-SA"/>
        </w:rPr>
      </w:pPr>
      <w:ins w:id="892" w:author="Sandip Sharma" w:date="2021-09-08T14:00:00Z">
        <w:r>
          <w:rPr>
            <w:rFonts w:ascii="Calibri" w:eastAsia="Times New Roman" w:hAnsi="Calibri" w:cs="Calibri"/>
            <w:kern w:val="1"/>
            <w:sz w:val="20"/>
            <w:szCs w:val="20"/>
            <w:lang w:eastAsia="ar-SA"/>
          </w:rPr>
          <w:br w:type="page"/>
        </w:r>
      </w:ins>
    </w:p>
    <w:p w14:paraId="4CDB657F" w14:textId="77777777" w:rsidR="00CA6E79" w:rsidRPr="00385108" w:rsidRDefault="00CA6E79" w:rsidP="006D0F41">
      <w:pPr>
        <w:pStyle w:val="ListParagraph"/>
        <w:jc w:val="both"/>
        <w:rPr>
          <w:rFonts w:ascii="Calibri" w:eastAsia="Times New Roman" w:hAnsi="Calibri" w:cs="Calibri"/>
          <w:kern w:val="1"/>
          <w:sz w:val="20"/>
          <w:szCs w:val="20"/>
          <w:lang w:eastAsia="ar-SA"/>
        </w:rPr>
      </w:pPr>
    </w:p>
    <w:p w14:paraId="7B362F37" w14:textId="24B9D012" w:rsidR="006632E2" w:rsidRPr="00385108" w:rsidRDefault="001F7A05" w:rsidP="006D1215">
      <w:pPr>
        <w:pStyle w:val="Heading1"/>
        <w:rPr>
          <w:rFonts w:eastAsia="Times New Roman"/>
          <w:lang w:eastAsia="ar-SA"/>
        </w:rPr>
      </w:pPr>
      <w:bookmarkStart w:id="893" w:name="_Toc79750045"/>
      <w:commentRangeStart w:id="894"/>
      <w:r w:rsidRPr="00385108">
        <w:rPr>
          <w:rFonts w:eastAsia="Times New Roman"/>
          <w:lang w:eastAsia="ar-SA"/>
        </w:rPr>
        <w:t>Charges</w:t>
      </w:r>
      <w:commentRangeEnd w:id="894"/>
      <w:r w:rsidR="00EC7802">
        <w:rPr>
          <w:rStyle w:val="CommentReference"/>
          <w:rFonts w:asciiTheme="minorHAnsi" w:eastAsiaTheme="minorHAnsi" w:hAnsiTheme="minorHAnsi" w:cstheme="minorBidi"/>
          <w:color w:val="auto"/>
        </w:rPr>
        <w:commentReference w:id="894"/>
      </w:r>
      <w:r w:rsidRPr="00385108">
        <w:rPr>
          <w:rFonts w:eastAsia="Times New Roman"/>
          <w:lang w:eastAsia="ar-SA"/>
        </w:rPr>
        <w:t>/</w:t>
      </w:r>
      <w:commentRangeStart w:id="898"/>
      <w:r w:rsidRPr="00385108">
        <w:rPr>
          <w:rFonts w:eastAsia="Times New Roman"/>
          <w:lang w:eastAsia="ar-SA"/>
        </w:rPr>
        <w:t>Commission</w:t>
      </w:r>
      <w:bookmarkEnd w:id="893"/>
      <w:commentRangeEnd w:id="898"/>
      <w:r w:rsidR="005D4C07">
        <w:rPr>
          <w:rStyle w:val="CommentReference"/>
          <w:rFonts w:asciiTheme="minorHAnsi" w:eastAsiaTheme="minorHAnsi" w:hAnsiTheme="minorHAnsi" w:cstheme="minorBidi"/>
          <w:color w:val="auto"/>
        </w:rPr>
        <w:commentReference w:id="898"/>
      </w:r>
    </w:p>
    <w:p w14:paraId="568EDCBD" w14:textId="77777777" w:rsidR="00B867BA" w:rsidRDefault="00B867BA" w:rsidP="00B867BA">
      <w:pPr>
        <w:rPr>
          <w:ins w:id="900" w:author="Hilla Rafalovitz" w:date="2021-09-09T18:53:00Z"/>
        </w:rPr>
      </w:pPr>
      <w:ins w:id="901" w:author="Hilla Rafalovitz" w:date="2021-09-09T18:53:00Z">
        <w:r>
          <w:t xml:space="preserve">All commission and fees </w:t>
        </w:r>
        <w:r w:rsidRPr="0006288D">
          <w:rPr>
            <w:rFonts w:eastAsia="Calibri" w:cs="Times New Roman"/>
          </w:rPr>
          <w:t>should be compatible to TASE</w:t>
        </w:r>
        <w:r>
          <w:rPr>
            <w:rFonts w:eastAsia="Calibri" w:cs="Times New Roman"/>
          </w:rPr>
          <w:t xml:space="preserve">, ISA, ITA, BOI, IRS </w:t>
        </w:r>
        <w:r>
          <w:rPr>
            <w:rFonts w:eastAsia="Calibri" w:cs="Times New Roman" w:hint="cs"/>
            <w:rtl/>
            <w:lang w:bidi="he-IL"/>
          </w:rPr>
          <w:t>)</w:t>
        </w:r>
        <w:r>
          <w:rPr>
            <w:rFonts w:eastAsia="Calibri" w:cs="Times New Roman"/>
            <w:lang w:bidi="he-IL"/>
          </w:rPr>
          <w:t>and</w:t>
        </w:r>
        <w:r w:rsidRPr="00062321">
          <w:t xml:space="preserve"> </w:t>
        </w:r>
        <w:r>
          <w:t>t</w:t>
        </w:r>
        <w:r w:rsidRPr="00062321">
          <w:rPr>
            <w:rFonts w:eastAsia="Calibri" w:cs="Times New Roman"/>
            <w:lang w:bidi="he-IL"/>
          </w:rPr>
          <w:t>o any other regulator to which the Bank is subject</w:t>
        </w:r>
        <w:r>
          <w:rPr>
            <w:rFonts w:eastAsia="Calibri" w:cs="Times New Roman"/>
            <w:lang w:bidi="he-IL"/>
          </w:rPr>
          <w:t xml:space="preserve">) </w:t>
        </w:r>
        <w:r w:rsidRPr="0006288D">
          <w:rPr>
            <w:rFonts w:eastAsia="Calibri" w:cs="Times New Roman"/>
          </w:rPr>
          <w:t>mandatory regulations</w:t>
        </w:r>
      </w:ins>
    </w:p>
    <w:p w14:paraId="3181AB21" w14:textId="7D7E6FEA" w:rsidR="00B867BA" w:rsidRDefault="002F1673" w:rsidP="009B2957">
      <w:pPr>
        <w:rPr>
          <w:ins w:id="902" w:author="Hilla Rafalovitz" w:date="2021-09-09T18:54:00Z"/>
          <w:rFonts w:eastAsia="Calibri" w:cs="Times New Roman"/>
        </w:rPr>
      </w:pPr>
      <w:ins w:id="903" w:author="Hilla Rafalovitz" w:date="2021-09-09T18:53:00Z">
        <w:r>
          <w:rPr>
            <w:rFonts w:eastAsia="Calibri" w:cs="Times New Roman"/>
          </w:rPr>
          <w:t xml:space="preserve">Commission setup/ </w:t>
        </w:r>
        <w:r w:rsidR="004D0AC7">
          <w:rPr>
            <w:rFonts w:eastAsia="Calibri" w:cs="Times New Roman"/>
          </w:rPr>
          <w:t xml:space="preserve">allowed </w:t>
        </w:r>
      </w:ins>
      <w:ins w:id="904" w:author="Hilla Rafalovitz" w:date="2021-09-09T18:54:00Z">
        <w:r w:rsidR="004D0AC7">
          <w:rPr>
            <w:rFonts w:eastAsia="Calibri" w:cs="Times New Roman"/>
          </w:rPr>
          <w:t xml:space="preserve">and supervised by BOI </w:t>
        </w:r>
        <w:r w:rsidR="0068343F">
          <w:rPr>
            <w:rFonts w:eastAsia="Calibri" w:cs="Times New Roman"/>
          </w:rPr>
          <w:t>“BOI price list</w:t>
        </w:r>
      </w:ins>
      <w:ins w:id="905" w:author="Hilla Rafalovitz" w:date="2021-09-09T18:55:00Z">
        <w:r w:rsidR="0068343F">
          <w:rPr>
            <w:rFonts w:eastAsia="Calibri" w:cs="Times New Roman"/>
          </w:rPr>
          <w:t xml:space="preserve"> section #4</w:t>
        </w:r>
      </w:ins>
      <w:ins w:id="906" w:author="Hilla Rafalovitz" w:date="2021-09-09T18:54:00Z">
        <w:r w:rsidR="0068343F">
          <w:rPr>
            <w:rFonts w:eastAsia="Calibri" w:cs="Times New Roman"/>
          </w:rPr>
          <w:t>” attached.</w:t>
        </w:r>
      </w:ins>
    </w:p>
    <w:bookmarkStart w:id="907" w:name="_MON_1693050458"/>
    <w:bookmarkEnd w:id="907"/>
    <w:p w14:paraId="779C7956" w14:textId="06D9FA00" w:rsidR="0068343F" w:rsidRDefault="00B42B4B" w:rsidP="009B2957">
      <w:pPr>
        <w:rPr>
          <w:ins w:id="908" w:author="Hilla Rafalovitz" w:date="2021-09-09T18:53:00Z"/>
          <w:rFonts w:eastAsia="Calibri" w:cs="Times New Roman"/>
        </w:rPr>
      </w:pPr>
      <w:ins w:id="909" w:author="Hilla Rafalovitz" w:date="2021-09-09T18:54:00Z">
        <w:r>
          <w:object w:dxaOrig="1513" w:dyaOrig="985" w14:anchorId="07229E4C">
            <v:shape id="_x0000_i1072" type="#_x0000_t75" style="width:77pt;height:53.5pt" o:ole="">
              <v:imagedata r:id="rId46" o:title=""/>
            </v:shape>
            <o:OLEObject Type="Embed" ProgID="Excel.Sheet.12" ShapeID="_x0000_i1072" DrawAspect="Icon" ObjectID="_1758361501" r:id="rId47"/>
          </w:object>
        </w:r>
      </w:ins>
    </w:p>
    <w:p w14:paraId="711E3BC7" w14:textId="6C91D412" w:rsidR="002105F1" w:rsidRDefault="00A85060" w:rsidP="009B2957">
      <w:pPr>
        <w:rPr>
          <w:ins w:id="910" w:author="Sandip Sharma" w:date="2021-09-08T14:26:00Z"/>
          <w:rFonts w:eastAsia="Calibri" w:cs="Times New Roman"/>
        </w:rPr>
      </w:pPr>
      <w:ins w:id="911" w:author="Sandip Sharma" w:date="2021-09-08T14:11:00Z">
        <w:r>
          <w:rPr>
            <w:rFonts w:eastAsia="Calibri" w:cs="Times New Roman"/>
          </w:rPr>
          <w:t xml:space="preserve">A detailed demo of the fee capabilities and </w:t>
        </w:r>
      </w:ins>
      <w:ins w:id="912" w:author="Sandip Sharma" w:date="2021-09-08T14:13:00Z">
        <w:r>
          <w:rPr>
            <w:rFonts w:eastAsia="Calibri" w:cs="Times New Roman"/>
          </w:rPr>
          <w:t xml:space="preserve">regulatory </w:t>
        </w:r>
      </w:ins>
      <w:ins w:id="913" w:author="Sandip Sharma" w:date="2021-09-08T14:11:00Z">
        <w:r>
          <w:rPr>
            <w:rFonts w:eastAsia="Calibri" w:cs="Times New Roman"/>
          </w:rPr>
          <w:t xml:space="preserve">reporting </w:t>
        </w:r>
      </w:ins>
      <w:ins w:id="914" w:author="Sandip Sharma" w:date="2021-09-08T14:12:00Z">
        <w:r>
          <w:rPr>
            <w:rFonts w:eastAsia="Calibri" w:cs="Times New Roman"/>
          </w:rPr>
          <w:t>functionality</w:t>
        </w:r>
      </w:ins>
      <w:ins w:id="915" w:author="Sandip Sharma" w:date="2021-09-08T14:11:00Z">
        <w:r>
          <w:rPr>
            <w:rFonts w:eastAsia="Calibri" w:cs="Times New Roman"/>
          </w:rPr>
          <w:t xml:space="preserve"> </w:t>
        </w:r>
      </w:ins>
      <w:ins w:id="916" w:author="Sandip Sharma" w:date="2021-09-08T14:12:00Z">
        <w:r>
          <w:rPr>
            <w:rFonts w:eastAsia="Calibri" w:cs="Times New Roman"/>
          </w:rPr>
          <w:t xml:space="preserve">available in the base product is provided to the Bank. </w:t>
        </w:r>
      </w:ins>
      <w:ins w:id="917" w:author="Sandip Sharma" w:date="2021-09-08T14:25:00Z">
        <w:r w:rsidR="002105F1">
          <w:rPr>
            <w:rFonts w:eastAsia="Calibri" w:cs="Times New Roman"/>
          </w:rPr>
          <w:t>Bank has not finalized the fee charging str</w:t>
        </w:r>
      </w:ins>
      <w:ins w:id="918" w:author="Sandip Sharma" w:date="2021-09-08T14:26:00Z">
        <w:r w:rsidR="002105F1">
          <w:rPr>
            <w:rFonts w:eastAsia="Calibri" w:cs="Times New Roman"/>
          </w:rPr>
          <w:t>u</w:t>
        </w:r>
      </w:ins>
      <w:ins w:id="919" w:author="Sandip Sharma" w:date="2021-09-08T14:25:00Z">
        <w:r w:rsidR="002105F1">
          <w:rPr>
            <w:rFonts w:eastAsia="Calibri" w:cs="Times New Roman"/>
          </w:rPr>
          <w:t>cture</w:t>
        </w:r>
      </w:ins>
      <w:ins w:id="920" w:author="Sandip Sharma" w:date="2021-09-08T14:26:00Z">
        <w:r w:rsidR="002105F1">
          <w:rPr>
            <w:rFonts w:eastAsia="Calibri" w:cs="Times New Roman"/>
          </w:rPr>
          <w:t xml:space="preserve"> and there </w:t>
        </w:r>
      </w:ins>
      <w:ins w:id="921" w:author="Sandip Sharma" w:date="2021-09-08T14:37:00Z">
        <w:r w:rsidR="00FA3BC7">
          <w:rPr>
            <w:rFonts w:eastAsia="Calibri" w:cs="Times New Roman"/>
          </w:rPr>
          <w:t xml:space="preserve">are </w:t>
        </w:r>
      </w:ins>
      <w:ins w:id="922" w:author="Sandip Sharma" w:date="2021-09-08T14:26:00Z">
        <w:r w:rsidR="002105F1">
          <w:rPr>
            <w:rFonts w:eastAsia="Calibri" w:cs="Times New Roman"/>
          </w:rPr>
          <w:t xml:space="preserve">two options available </w:t>
        </w:r>
      </w:ins>
    </w:p>
    <w:p w14:paraId="51767667" w14:textId="00F88DC3" w:rsidR="002105F1" w:rsidRDefault="002105F1">
      <w:pPr>
        <w:pStyle w:val="ListParagraph"/>
        <w:numPr>
          <w:ilvl w:val="0"/>
          <w:numId w:val="31"/>
        </w:numPr>
        <w:rPr>
          <w:ins w:id="923" w:author="Sandip Sharma" w:date="2021-09-08T14:29:00Z"/>
          <w:rFonts w:eastAsia="Calibri" w:cs="Times New Roman"/>
        </w:rPr>
        <w:pPrChange w:id="924" w:author="Sandip Sharma" w:date="2021-09-08T14:26:00Z">
          <w:pPr/>
        </w:pPrChange>
      </w:pPr>
      <w:ins w:id="925" w:author="Sandip Sharma" w:date="2021-09-08T14:28:00Z">
        <w:r>
          <w:rPr>
            <w:rFonts w:eastAsia="Calibri" w:cs="Times New Roman"/>
          </w:rPr>
          <w:t xml:space="preserve">Local market </w:t>
        </w:r>
      </w:ins>
      <w:ins w:id="926" w:author="Sandip Sharma" w:date="2021-09-08T14:29:00Z">
        <w:r>
          <w:rPr>
            <w:rFonts w:eastAsia="Calibri" w:cs="Times New Roman"/>
          </w:rPr>
          <w:t xml:space="preserve">Option 1 </w:t>
        </w:r>
      </w:ins>
      <w:ins w:id="927" w:author="Sandip Sharma" w:date="2021-09-08T14:28:00Z">
        <w:r>
          <w:rPr>
            <w:rFonts w:eastAsia="Calibri" w:cs="Times New Roman"/>
          </w:rPr>
          <w:t xml:space="preserve">- </w:t>
        </w:r>
      </w:ins>
      <w:ins w:id="928" w:author="Sandip Sharma" w:date="2021-09-08T14:27:00Z">
        <w:r>
          <w:rPr>
            <w:rFonts w:eastAsia="Calibri" w:cs="Times New Roman"/>
          </w:rPr>
          <w:t xml:space="preserve">Bank to </w:t>
        </w:r>
      </w:ins>
      <w:ins w:id="929" w:author="Sandip Sharma" w:date="2021-09-08T14:28:00Z">
        <w:r>
          <w:rPr>
            <w:rFonts w:eastAsia="Calibri" w:cs="Times New Roman"/>
          </w:rPr>
          <w:t xml:space="preserve">apply </w:t>
        </w:r>
      </w:ins>
      <w:ins w:id="930" w:author="Sandip Sharma" w:date="2021-09-08T14:27:00Z">
        <w:r>
          <w:rPr>
            <w:rFonts w:eastAsia="Calibri" w:cs="Times New Roman"/>
          </w:rPr>
          <w:t xml:space="preserve">commission </w:t>
        </w:r>
      </w:ins>
      <w:ins w:id="931" w:author="Sandip Sharma" w:date="2021-09-08T14:28:00Z">
        <w:r>
          <w:rPr>
            <w:rFonts w:eastAsia="Calibri" w:cs="Times New Roman"/>
          </w:rPr>
          <w:t xml:space="preserve">from customer in such a manner that TASE </w:t>
        </w:r>
      </w:ins>
      <w:ins w:id="932" w:author="Sandip Sharma" w:date="2021-09-08T14:29:00Z">
        <w:r>
          <w:rPr>
            <w:rFonts w:eastAsia="Calibri" w:cs="Times New Roman"/>
          </w:rPr>
          <w:t xml:space="preserve">fee is </w:t>
        </w:r>
      </w:ins>
      <w:ins w:id="933" w:author="Sandip Sharma" w:date="2021-09-08T14:30:00Z">
        <w:r>
          <w:rPr>
            <w:rFonts w:eastAsia="Calibri" w:cs="Times New Roman"/>
          </w:rPr>
          <w:t xml:space="preserve">also offset. </w:t>
        </w:r>
        <w:proofErr w:type="spellStart"/>
        <w:r>
          <w:rPr>
            <w:rFonts w:eastAsia="Calibri" w:cs="Times New Roman"/>
          </w:rPr>
          <w:t>BaNCS</w:t>
        </w:r>
        <w:proofErr w:type="spellEnd"/>
        <w:r>
          <w:rPr>
            <w:rFonts w:eastAsia="Calibri" w:cs="Times New Roman"/>
          </w:rPr>
          <w:t xml:space="preserve"> will provide a data extract </w:t>
        </w:r>
      </w:ins>
      <w:ins w:id="934" w:author="Sandip Sharma" w:date="2021-09-08T14:36:00Z">
        <w:r w:rsidR="00FA3BC7">
          <w:rPr>
            <w:rFonts w:eastAsia="Calibri" w:cs="Times New Roman"/>
          </w:rPr>
          <w:t>using which</w:t>
        </w:r>
      </w:ins>
      <w:ins w:id="935" w:author="Sandip Sharma" w:date="2021-09-08T14:30:00Z">
        <w:r>
          <w:rPr>
            <w:rFonts w:eastAsia="Calibri" w:cs="Times New Roman"/>
          </w:rPr>
          <w:t xml:space="preserve"> Bank can calculate the TASE fee and manually reconcile with 1091</w:t>
        </w:r>
      </w:ins>
    </w:p>
    <w:p w14:paraId="7FEED54A" w14:textId="0CD8E02A" w:rsidR="002105F1" w:rsidRDefault="002105F1">
      <w:pPr>
        <w:pStyle w:val="ListParagraph"/>
        <w:numPr>
          <w:ilvl w:val="0"/>
          <w:numId w:val="31"/>
        </w:numPr>
        <w:rPr>
          <w:ins w:id="936" w:author="Sandip Sharma" w:date="2021-09-08T14:33:00Z"/>
          <w:rFonts w:eastAsia="Calibri" w:cs="Times New Roman"/>
        </w:rPr>
        <w:pPrChange w:id="937" w:author="Sandip Sharma" w:date="2021-09-08T14:26:00Z">
          <w:pPr/>
        </w:pPrChange>
      </w:pPr>
      <w:ins w:id="938" w:author="Sandip Sharma" w:date="2021-09-08T14:29:00Z">
        <w:r>
          <w:rPr>
            <w:rFonts w:eastAsia="Calibri" w:cs="Times New Roman"/>
          </w:rPr>
          <w:t>Local market option 2 –</w:t>
        </w:r>
      </w:ins>
      <w:ins w:id="939" w:author="Sandip Sharma" w:date="2021-09-08T14:30:00Z">
        <w:r>
          <w:rPr>
            <w:rFonts w:eastAsia="Calibri" w:cs="Times New Roman"/>
          </w:rPr>
          <w:t xml:space="preserve"> If TASE </w:t>
        </w:r>
        <w:r w:rsidR="00FA3BC7">
          <w:rPr>
            <w:rFonts w:eastAsia="Calibri" w:cs="Times New Roman"/>
          </w:rPr>
          <w:t xml:space="preserve">trading fee structure </w:t>
        </w:r>
      </w:ins>
      <w:ins w:id="940" w:author="Sandip Sharma" w:date="2021-09-08T14:31:00Z">
        <w:r w:rsidR="00FA3BC7">
          <w:rPr>
            <w:rFonts w:eastAsia="Calibri" w:cs="Times New Roman"/>
          </w:rPr>
          <w:t>can be setup without any change then Bank can add commission and TASE fee as two different charge items and accounting can be done accordingly</w:t>
        </w:r>
      </w:ins>
      <w:ins w:id="941" w:author="Sandip Sharma" w:date="2021-09-08T14:35:00Z">
        <w:r w:rsidR="00FA3BC7">
          <w:rPr>
            <w:rFonts w:eastAsia="Calibri" w:cs="Times New Roman"/>
          </w:rPr>
          <w:t xml:space="preserve">. </w:t>
        </w:r>
        <w:del w:id="942" w:author="Hilla Rafalovitz" w:date="2021-09-09T18:51:00Z">
          <w:r w:rsidR="00FA3BC7" w:rsidDel="00B9049F">
            <w:rPr>
              <w:rFonts w:eastAsia="Calibri" w:cs="Times New Roman"/>
            </w:rPr>
            <w:delText xml:space="preserve">BaNCS will reconcile the 1091 report vs trading charges </w:delText>
          </w:r>
        </w:del>
      </w:ins>
      <w:ins w:id="943" w:author="Sandip Sharma" w:date="2021-09-08T14:36:00Z">
        <w:del w:id="944" w:author="Hilla Rafalovitz" w:date="2021-09-09T18:51:00Z">
          <w:r w:rsidR="00FA3BC7" w:rsidDel="00B9049F">
            <w:rPr>
              <w:rFonts w:eastAsia="Calibri" w:cs="Times New Roman"/>
            </w:rPr>
            <w:delText>calculated</w:delText>
          </w:r>
        </w:del>
      </w:ins>
    </w:p>
    <w:p w14:paraId="4C1D6EBC" w14:textId="0ED05D00" w:rsidR="00FA3BC7" w:rsidRDefault="00FA3BC7">
      <w:pPr>
        <w:pStyle w:val="ListParagraph"/>
        <w:numPr>
          <w:ilvl w:val="0"/>
          <w:numId w:val="31"/>
        </w:numPr>
        <w:rPr>
          <w:ins w:id="945" w:author="Eran Dayan" w:date="2021-10-03T09:19:00Z"/>
          <w:rFonts w:eastAsia="Calibri" w:cs="Times New Roman"/>
        </w:rPr>
      </w:pPr>
      <w:ins w:id="946" w:author="Sandip Sharma" w:date="2021-09-08T14:33:00Z">
        <w:r>
          <w:rPr>
            <w:rFonts w:eastAsia="Calibri" w:cs="Times New Roman"/>
          </w:rPr>
          <w:t xml:space="preserve">TASE fee setup for other activities will </w:t>
        </w:r>
      </w:ins>
      <w:ins w:id="947" w:author="Sandip Sharma" w:date="2021-09-08T14:36:00Z">
        <w:r>
          <w:rPr>
            <w:rFonts w:eastAsia="Calibri" w:cs="Times New Roman"/>
          </w:rPr>
          <w:t xml:space="preserve">not be possible in the system and will </w:t>
        </w:r>
      </w:ins>
      <w:ins w:id="948" w:author="Sandip Sharma" w:date="2021-09-08T14:33:00Z">
        <w:r>
          <w:rPr>
            <w:rFonts w:eastAsia="Calibri" w:cs="Times New Roman"/>
          </w:rPr>
          <w:t>need to be checked manually</w:t>
        </w:r>
      </w:ins>
    </w:p>
    <w:p w14:paraId="6A8C7129" w14:textId="2BB6A798" w:rsidR="008E2503" w:rsidDel="00D2211A" w:rsidRDefault="008E2503">
      <w:pPr>
        <w:pStyle w:val="ListParagraph"/>
        <w:numPr>
          <w:ilvl w:val="0"/>
          <w:numId w:val="31"/>
        </w:numPr>
        <w:rPr>
          <w:ins w:id="949" w:author="Sandip Sharma" w:date="2021-09-08T14:29:00Z"/>
          <w:del w:id="950" w:author="Eran Dayan" w:date="2021-10-03T09:22:00Z"/>
          <w:rFonts w:eastAsia="Calibri" w:cs="Times New Roman"/>
        </w:rPr>
        <w:pPrChange w:id="951" w:author="Sandip Sharma" w:date="2021-09-08T14:26:00Z">
          <w:pPr/>
        </w:pPrChange>
      </w:pPr>
    </w:p>
    <w:p w14:paraId="66380238" w14:textId="6EE64E27" w:rsidR="00F11593" w:rsidRDefault="002105F1">
      <w:pPr>
        <w:pStyle w:val="ListParagraph"/>
        <w:numPr>
          <w:ilvl w:val="0"/>
          <w:numId w:val="31"/>
        </w:numPr>
        <w:rPr>
          <w:ins w:id="952" w:author="Sandip Sharma" w:date="2021-09-08T14:48:00Z"/>
          <w:rFonts w:eastAsia="Calibri" w:cs="Times New Roman"/>
        </w:rPr>
        <w:pPrChange w:id="953" w:author="Sandip Sharma" w:date="2021-09-08T14:26:00Z">
          <w:pPr/>
        </w:pPrChange>
      </w:pPr>
      <w:ins w:id="954" w:author="Sandip Sharma" w:date="2021-09-08T14:29:00Z">
        <w:r>
          <w:rPr>
            <w:rFonts w:eastAsia="Calibri" w:cs="Times New Roman"/>
          </w:rPr>
          <w:t xml:space="preserve">Foreign market – Charges will be applied as per the broker trade reconciliation file </w:t>
        </w:r>
      </w:ins>
      <w:ins w:id="955" w:author="Sandip Sharma" w:date="2021-09-08T14:30:00Z">
        <w:r>
          <w:rPr>
            <w:rFonts w:eastAsia="Calibri" w:cs="Times New Roman"/>
          </w:rPr>
          <w:t>received</w:t>
        </w:r>
      </w:ins>
      <w:ins w:id="956" w:author="Sandip Sharma" w:date="2021-09-08T14:29:00Z">
        <w:r>
          <w:rPr>
            <w:rFonts w:eastAsia="Calibri" w:cs="Times New Roman"/>
          </w:rPr>
          <w:t xml:space="preserve"> </w:t>
        </w:r>
      </w:ins>
      <w:ins w:id="957" w:author="Sandip Sharma" w:date="2021-09-08T14:30:00Z">
        <w:r>
          <w:rPr>
            <w:rFonts w:eastAsia="Calibri" w:cs="Times New Roman"/>
          </w:rPr>
          <w:t>from the broker</w:t>
        </w:r>
      </w:ins>
      <w:ins w:id="958" w:author="Sandip Sharma" w:date="2021-09-08T14:44:00Z">
        <w:r w:rsidR="00F11593">
          <w:rPr>
            <w:rFonts w:eastAsia="Calibri" w:cs="Times New Roman"/>
          </w:rPr>
          <w:t xml:space="preserve">. TAF fee calculation can’t </w:t>
        </w:r>
      </w:ins>
      <w:ins w:id="959" w:author="Sandip Sharma" w:date="2021-09-08T14:45:00Z">
        <w:r w:rsidR="00F11593">
          <w:rPr>
            <w:rFonts w:eastAsia="Calibri" w:cs="Times New Roman"/>
          </w:rPr>
          <w:t xml:space="preserve">be </w:t>
        </w:r>
      </w:ins>
      <w:ins w:id="960" w:author="Sandip Sharma" w:date="2021-09-08T14:44:00Z">
        <w:r w:rsidR="00F11593">
          <w:rPr>
            <w:rFonts w:eastAsia="Calibri" w:cs="Times New Roman"/>
          </w:rPr>
          <w:t xml:space="preserve">supported as it is calculated across customers. </w:t>
        </w:r>
        <w:del w:id="961" w:author="BENIWAL VIRENDER" w:date="2021-10-04T18:21:00Z">
          <w:r w:rsidR="00F11593" w:rsidDel="00B70A4D">
            <w:rPr>
              <w:rFonts w:eastAsia="Calibri" w:cs="Times New Roman"/>
            </w:rPr>
            <w:delText xml:space="preserve">TAF fee sent by broker will be debited from </w:delText>
          </w:r>
          <w:commentRangeStart w:id="962"/>
          <w:r w:rsidR="00F11593" w:rsidRPr="0022390D" w:rsidDel="00B70A4D">
            <w:rPr>
              <w:rFonts w:eastAsia="Calibri" w:cs="Times New Roman"/>
              <w:highlight w:val="yellow"/>
              <w:rPrChange w:id="963" w:author="Eran Dayan" w:date="2021-09-30T14:35:00Z">
                <w:rPr>
                  <w:rFonts w:eastAsia="Calibri" w:cs="Times New Roman"/>
                </w:rPr>
              </w:rPrChange>
            </w:rPr>
            <w:delText>customer</w:delText>
          </w:r>
          <w:r w:rsidR="00F11593" w:rsidDel="00B70A4D">
            <w:rPr>
              <w:rFonts w:eastAsia="Calibri" w:cs="Times New Roman"/>
            </w:rPr>
            <w:delText xml:space="preserve"> </w:delText>
          </w:r>
        </w:del>
      </w:ins>
      <w:commentRangeEnd w:id="962"/>
      <w:del w:id="964" w:author="BENIWAL VIRENDER" w:date="2021-10-04T18:21:00Z">
        <w:r w:rsidR="00651CDC" w:rsidDel="00B70A4D">
          <w:rPr>
            <w:rStyle w:val="CommentReference"/>
          </w:rPr>
          <w:commentReference w:id="962"/>
        </w:r>
      </w:del>
      <w:ins w:id="965" w:author="Sandip Sharma" w:date="2021-09-08T14:44:00Z">
        <w:del w:id="966" w:author="BENIWAL VIRENDER" w:date="2021-10-04T18:21:00Z">
          <w:r w:rsidR="00F11593" w:rsidDel="00B70A4D">
            <w:rPr>
              <w:rFonts w:eastAsia="Calibri" w:cs="Times New Roman"/>
            </w:rPr>
            <w:delText>account as-is.</w:delText>
          </w:r>
        </w:del>
      </w:ins>
      <w:ins w:id="967" w:author="Sandip Sharma" w:date="2021-09-08T14:45:00Z">
        <w:del w:id="968" w:author="BENIWAL VIRENDER" w:date="2021-10-04T18:21:00Z">
          <w:r w:rsidR="00F11593" w:rsidDel="00B70A4D">
            <w:rPr>
              <w:rFonts w:eastAsia="Calibri" w:cs="Times New Roman"/>
            </w:rPr>
            <w:delText xml:space="preserve"> </w:delText>
          </w:r>
        </w:del>
      </w:ins>
    </w:p>
    <w:p w14:paraId="3F9DA50B" w14:textId="2155FF3A" w:rsidR="002105F1" w:rsidRPr="002105F1" w:rsidDel="00A97F8F" w:rsidRDefault="00F11593">
      <w:pPr>
        <w:pStyle w:val="ListParagraph"/>
        <w:numPr>
          <w:ilvl w:val="0"/>
          <w:numId w:val="31"/>
        </w:numPr>
        <w:rPr>
          <w:ins w:id="969" w:author="Sandip Sharma" w:date="2021-09-08T14:21:00Z"/>
          <w:del w:id="970" w:author="Eran Dayan" w:date="2021-09-30T14:35:00Z"/>
          <w:rFonts w:eastAsia="Calibri" w:cs="Times New Roman"/>
          <w:rPrChange w:id="971" w:author="Sandip Sharma" w:date="2021-09-08T14:26:00Z">
            <w:rPr>
              <w:ins w:id="972" w:author="Sandip Sharma" w:date="2021-09-08T14:21:00Z"/>
              <w:del w:id="973" w:author="Eran Dayan" w:date="2021-09-30T14:35:00Z"/>
            </w:rPr>
          </w:rPrChange>
        </w:rPr>
        <w:pPrChange w:id="974" w:author="Sandip Sharma" w:date="2021-09-08T14:26:00Z">
          <w:pPr/>
        </w:pPrChange>
      </w:pPr>
      <w:ins w:id="975" w:author="Sandip Sharma" w:date="2021-09-08T14:48:00Z">
        <w:r w:rsidRPr="00A97F8F">
          <w:rPr>
            <w:rFonts w:eastAsia="Calibri" w:cs="Times New Roman"/>
          </w:rPr>
          <w:t xml:space="preserve">No other third party charges </w:t>
        </w:r>
      </w:ins>
      <w:ins w:id="976" w:author="Sandip Sharma" w:date="2021-09-08T14:49:00Z">
        <w:r w:rsidRPr="00A97F8F">
          <w:rPr>
            <w:rFonts w:eastAsia="Calibri" w:cs="Times New Roman"/>
          </w:rPr>
          <w:t xml:space="preserve">or internal charges </w:t>
        </w:r>
      </w:ins>
      <w:ins w:id="977" w:author="Sandip Sharma" w:date="2021-09-08T14:48:00Z">
        <w:r w:rsidRPr="00A97F8F">
          <w:rPr>
            <w:rFonts w:eastAsia="Calibri" w:cs="Times New Roman"/>
          </w:rPr>
          <w:t xml:space="preserve">are known as of now. If there are additional charges, the same need to be discussed with </w:t>
        </w:r>
        <w:proofErr w:type="spellStart"/>
        <w:r w:rsidRPr="00A97F8F">
          <w:rPr>
            <w:rFonts w:eastAsia="Calibri" w:cs="Times New Roman"/>
          </w:rPr>
          <w:t>BaNCS</w:t>
        </w:r>
        <w:proofErr w:type="spellEnd"/>
        <w:r w:rsidRPr="00A97F8F">
          <w:rPr>
            <w:rFonts w:eastAsia="Calibri" w:cs="Times New Roman"/>
          </w:rPr>
          <w:t xml:space="preserve"> and it may need change process for making any changes to setup and calculation process</w:t>
        </w:r>
      </w:ins>
    </w:p>
    <w:p w14:paraId="077009E0" w14:textId="422015F8" w:rsidR="009B2957" w:rsidRPr="00A97F8F" w:rsidDel="00DA37CA" w:rsidRDefault="00FD321F">
      <w:pPr>
        <w:pStyle w:val="ListParagraph"/>
        <w:numPr>
          <w:ilvl w:val="12"/>
          <w:numId w:val="0"/>
        </w:numPr>
        <w:ind w:left="720"/>
        <w:rPr>
          <w:del w:id="978" w:author="Eran Dayan" w:date="2021-09-30T14:36:00Z"/>
          <w:rFonts w:ascii="Calibri" w:hAnsi="Calibri" w:cs="Calibri"/>
          <w:lang w:eastAsia="ar-SA"/>
        </w:rPr>
        <w:pPrChange w:id="979" w:author="Eran Dayan" w:date="2021-09-30T14:36:00Z">
          <w:pPr/>
        </w:pPrChange>
      </w:pPr>
      <w:ins w:id="980" w:author="Hilla Rafalovitz" w:date="2021-08-22T23:16:00Z">
        <w:del w:id="981" w:author="BENIWAL VIRENDER" w:date="2021-09-20T14:31:00Z">
          <w:r w:rsidRPr="00DA37CA" w:rsidDel="008A1834">
            <w:rPr>
              <w:rFonts w:eastAsia="Calibri" w:cs="Times New Roman"/>
            </w:rPr>
            <w:delText xml:space="preserve">All commissions and fees </w:delText>
          </w:r>
        </w:del>
      </w:ins>
      <w:ins w:id="982" w:author="Sandip Sharma" w:date="2021-09-08T14:37:00Z">
        <w:del w:id="983" w:author="BENIWAL VIRENDER" w:date="2021-09-20T14:31:00Z">
          <w:r w:rsidR="00FA3BC7" w:rsidRPr="00DA37CA" w:rsidDel="008A1834">
            <w:rPr>
              <w:rFonts w:eastAsia="Calibri" w:cs="Times New Roman"/>
            </w:rPr>
            <w:delText xml:space="preserve">outgoing </w:delText>
          </w:r>
        </w:del>
      </w:ins>
      <w:ins w:id="984" w:author="Sandip Sharma" w:date="2021-09-08T14:01:00Z">
        <w:del w:id="985" w:author="BENIWAL VIRENDER" w:date="2021-09-20T14:31:00Z">
          <w:r w:rsidR="00E26165" w:rsidRPr="00DA37CA" w:rsidDel="008A1834">
            <w:rPr>
              <w:rFonts w:eastAsia="Calibri" w:cs="Times New Roman"/>
            </w:rPr>
            <w:delText xml:space="preserve">reporting </w:delText>
          </w:r>
        </w:del>
      </w:ins>
      <w:ins w:id="986" w:author="Hilla Rafalovitz" w:date="2021-08-22T23:16:00Z">
        <w:del w:id="987" w:author="BENIWAL VIRENDER" w:date="2021-09-20T14:31:00Z">
          <w:r w:rsidRPr="00DA37CA" w:rsidDel="008A1834">
            <w:rPr>
              <w:rFonts w:eastAsia="Calibri" w:cs="Times New Roman"/>
            </w:rPr>
            <w:delText>should be compatible to TASE ,ISA, ITA, BOI regulation</w:delText>
          </w:r>
        </w:del>
      </w:ins>
      <w:ins w:id="988" w:author="Sandip Sharma" w:date="2021-09-08T14:02:00Z">
        <w:r w:rsidR="00E26165" w:rsidRPr="00DA37CA">
          <w:rPr>
            <w:rFonts w:eastAsia="Calibri" w:cs="Times New Roman"/>
          </w:rPr>
          <w:t xml:space="preserve">, </w:t>
        </w:r>
      </w:ins>
      <w:ins w:id="989" w:author="Sandip Sharma" w:date="2021-09-08T14:00:00Z">
        <w:r w:rsidR="00E26165" w:rsidRPr="00DA37CA">
          <w:rPr>
            <w:rFonts w:eastAsia="Calibri" w:cs="Times New Roman"/>
          </w:rPr>
          <w:t xml:space="preserve">deployed in similar way by all the banks, either through system or through some </w:t>
        </w:r>
      </w:ins>
      <w:ins w:id="990" w:author="Sandip Sharma" w:date="2021-09-08T14:46:00Z">
        <w:r w:rsidR="00F11593" w:rsidRPr="00DA37CA">
          <w:rPr>
            <w:rFonts w:eastAsia="Calibri" w:cs="Times New Roman"/>
          </w:rPr>
          <w:t xml:space="preserve">manual </w:t>
        </w:r>
      </w:ins>
      <w:ins w:id="991" w:author="Sandip Sharma" w:date="2021-09-08T14:00:00Z">
        <w:r w:rsidR="00E26165" w:rsidRPr="00DA37CA">
          <w:rPr>
            <w:rFonts w:eastAsia="Calibri" w:cs="Times New Roman"/>
          </w:rPr>
          <w:t>workaround</w:t>
        </w:r>
      </w:ins>
      <w:ins w:id="992" w:author="Hilla Rafalovitz" w:date="2021-08-22T23:16:00Z">
        <w:r w:rsidRPr="00DA37CA">
          <w:rPr>
            <w:rFonts w:eastAsia="Calibri" w:cs="Times New Roman"/>
          </w:rPr>
          <w:t xml:space="preserve">. </w:t>
        </w:r>
        <w:del w:id="993" w:author="Sandip Sharma" w:date="2021-09-08T14:06:00Z">
          <w:r w:rsidRPr="00DA37CA" w:rsidDel="00E26165">
            <w:rPr>
              <w:rFonts w:eastAsia="Calibri" w:cs="Times New Roman"/>
            </w:rPr>
            <w:delText>Customers and third parties (including mandated reports) are included in this.</w:delText>
          </w:r>
        </w:del>
      </w:ins>
      <w:ins w:id="994" w:author="Sandip Sharma" w:date="2021-09-08T14:02:00Z">
        <w:r w:rsidR="00E26165" w:rsidRPr="00DA37CA">
          <w:rPr>
            <w:rFonts w:eastAsia="Calibri" w:cs="Times New Roman"/>
          </w:rPr>
          <w:t xml:space="preserve">The fee and commission setup capabilities are shared with the Bank and any changes to the setup </w:t>
        </w:r>
      </w:ins>
      <w:ins w:id="995" w:author="Sandip Sharma" w:date="2021-09-08T14:04:00Z">
        <w:r w:rsidR="00E26165" w:rsidRPr="00DA37CA">
          <w:rPr>
            <w:rFonts w:eastAsia="Calibri" w:cs="Times New Roman"/>
          </w:rPr>
          <w:t xml:space="preserve">capabilities </w:t>
        </w:r>
      </w:ins>
      <w:ins w:id="996" w:author="Sandip Sharma" w:date="2021-09-08T14:02:00Z">
        <w:r w:rsidR="00E26165" w:rsidRPr="00DA37CA">
          <w:rPr>
            <w:rFonts w:eastAsia="Calibri" w:cs="Times New Roman"/>
          </w:rPr>
          <w:t>will be done via a change process</w:t>
        </w:r>
      </w:ins>
      <w:ins w:id="997" w:author="Sandip Sharma" w:date="2021-09-08T14:03:00Z">
        <w:r w:rsidR="00E26165" w:rsidRPr="00DA37CA">
          <w:rPr>
            <w:rFonts w:eastAsia="Calibri" w:cs="Times New Roman"/>
          </w:rPr>
          <w:t>.</w:t>
        </w:r>
      </w:ins>
      <w:ins w:id="998" w:author="Sandip Sharma" w:date="2021-09-08T14:39:00Z">
        <w:r w:rsidR="00E16482" w:rsidRPr="00DA37CA">
          <w:rPr>
            <w:rFonts w:eastAsia="Calibri" w:cs="Times New Roman"/>
          </w:rPr>
          <w:t xml:space="preserve"> If a given regulation has different options and Bank wants to take a specific option not available in BaNCS </w:t>
        </w:r>
      </w:ins>
      <w:ins w:id="999" w:author="Sandip Sharma" w:date="2021-09-08T14:44:00Z">
        <w:r w:rsidR="00F11593" w:rsidRPr="00DA37CA">
          <w:rPr>
            <w:rFonts w:eastAsia="Calibri" w:cs="Times New Roman"/>
          </w:rPr>
          <w:t>then it will be done on chargeable basis.</w:t>
        </w:r>
      </w:ins>
      <w:ins w:id="1000" w:author="Sandip Sharma" w:date="2021-09-08T14:41:00Z">
        <w:r w:rsidR="00F11593" w:rsidRPr="00DA37CA">
          <w:rPr>
            <w:rFonts w:eastAsia="Calibri" w:cs="Times New Roman"/>
          </w:rPr>
          <w:t xml:space="preserve"> </w:t>
        </w:r>
      </w:ins>
    </w:p>
    <w:p w14:paraId="5E7265BC" w14:textId="77777777" w:rsidR="002460C0" w:rsidRDefault="002460C0" w:rsidP="00C57B67">
      <w:pPr>
        <w:pStyle w:val="ListParagraph"/>
        <w:numPr>
          <w:ilvl w:val="12"/>
          <w:numId w:val="0"/>
        </w:numPr>
        <w:ind w:left="720"/>
        <w:rPr>
          <w:ins w:id="1001" w:author="Eran Dayan" w:date="2021-09-30T14:36:00Z"/>
          <w:rFonts w:ascii="Calibri" w:hAnsi="Calibri" w:cs="Calibri"/>
        </w:rPr>
      </w:pPr>
    </w:p>
    <w:p w14:paraId="09A98F96" w14:textId="77777777" w:rsidR="002460C0" w:rsidRDefault="002460C0" w:rsidP="00C57B67">
      <w:pPr>
        <w:pStyle w:val="ListParagraph"/>
        <w:numPr>
          <w:ilvl w:val="12"/>
          <w:numId w:val="0"/>
        </w:numPr>
        <w:ind w:left="720"/>
        <w:rPr>
          <w:ins w:id="1002" w:author="Eran Dayan" w:date="2021-09-30T14:36:00Z"/>
          <w:rFonts w:ascii="Calibri" w:hAnsi="Calibri" w:cs="Calibri"/>
        </w:rPr>
      </w:pPr>
    </w:p>
    <w:p w14:paraId="2F693F0F" w14:textId="65B5C73E" w:rsidR="00AC346F" w:rsidRPr="00061AB5" w:rsidRDefault="00AC346F">
      <w:pPr>
        <w:pStyle w:val="ListParagraph"/>
        <w:numPr>
          <w:ilvl w:val="12"/>
          <w:numId w:val="0"/>
        </w:numPr>
        <w:ind w:left="720"/>
        <w:rPr>
          <w:rFonts w:ascii="Calibri" w:hAnsi="Calibri" w:cs="Calibri"/>
        </w:rPr>
        <w:pPrChange w:id="1003" w:author="Eran Dayan" w:date="2021-09-30T14:36:00Z">
          <w:pPr>
            <w:pStyle w:val="BodyText"/>
            <w:numPr>
              <w:ilvl w:val="12"/>
            </w:numPr>
            <w:ind w:left="720"/>
          </w:pPr>
        </w:pPrChange>
      </w:pPr>
      <w:r w:rsidRPr="00A97CEC">
        <w:rPr>
          <w:rFonts w:ascii="Calibri" w:hAnsi="Calibri" w:cs="Calibri"/>
        </w:rPr>
        <w:t>The charges charged from the clients can be broadly classified into two groups.</w:t>
      </w:r>
    </w:p>
    <w:p w14:paraId="73A4EBCD" w14:textId="2BBCABE9" w:rsidR="00AC346F" w:rsidRPr="00385108" w:rsidRDefault="00AC346F" w:rsidP="009F7F8A">
      <w:pPr>
        <w:pStyle w:val="BulletList1"/>
        <w:numPr>
          <w:ilvl w:val="0"/>
          <w:numId w:val="17"/>
        </w:numPr>
        <w:ind w:left="1008" w:hanging="288"/>
        <w:rPr>
          <w:rFonts w:ascii="Calibri" w:hAnsi="Calibri" w:cs="Calibri"/>
          <w:sz w:val="22"/>
          <w:szCs w:val="22"/>
        </w:rPr>
      </w:pPr>
      <w:r w:rsidRPr="00385108">
        <w:rPr>
          <w:rFonts w:ascii="Calibri" w:hAnsi="Calibri" w:cs="Calibri"/>
          <w:sz w:val="22"/>
          <w:szCs w:val="22"/>
        </w:rPr>
        <w:t>Transaction based charges</w:t>
      </w:r>
    </w:p>
    <w:p w14:paraId="1BA1F54A" w14:textId="1AECAAED" w:rsidR="00AC346F" w:rsidRDefault="00AC346F" w:rsidP="00AC346F">
      <w:pPr>
        <w:pStyle w:val="BodyText"/>
        <w:numPr>
          <w:ilvl w:val="12"/>
          <w:numId w:val="0"/>
        </w:numPr>
        <w:ind w:left="1008"/>
        <w:rPr>
          <w:ins w:id="1004" w:author="BENIWAL VIRENDER" w:date="2021-08-26T11:04:00Z"/>
          <w:rFonts w:ascii="Calibri" w:hAnsi="Calibri" w:cs="Calibri"/>
          <w:sz w:val="22"/>
          <w:szCs w:val="22"/>
        </w:rPr>
      </w:pPr>
      <w:r w:rsidRPr="00385108">
        <w:rPr>
          <w:rFonts w:ascii="Calibri" w:hAnsi="Calibri" w:cs="Calibri"/>
          <w:sz w:val="22"/>
          <w:szCs w:val="22"/>
        </w:rPr>
        <w:t xml:space="preserve">A transaction-based charge is charged whenever services like a Forex deal </w:t>
      </w:r>
      <w:ins w:id="1005" w:author="Hilla Rafalovitz" w:date="2021-08-22T11:14:00Z">
        <w:r w:rsidR="005D4C07" w:rsidRPr="005D4C07">
          <w:rPr>
            <w:rFonts w:ascii="Calibri" w:hAnsi="Calibri" w:cs="Calibri"/>
            <w:sz w:val="22"/>
            <w:szCs w:val="22"/>
            <w:rPrChange w:id="1006" w:author="Hilla Rafalovitz" w:date="2021-08-22T11:14:00Z">
              <w:rPr>
                <w:color w:val="FF0000"/>
              </w:rPr>
            </w:rPrChange>
          </w:rPr>
          <w:t>(&amp; Securities)</w:t>
        </w:r>
        <w:r w:rsidR="005D4C07">
          <w:rPr>
            <w:color w:val="FF0000"/>
          </w:rPr>
          <w:t xml:space="preserve"> </w:t>
        </w:r>
      </w:ins>
      <w:r w:rsidRPr="00385108">
        <w:rPr>
          <w:rFonts w:ascii="Calibri" w:hAnsi="Calibri" w:cs="Calibri"/>
          <w:sz w:val="22"/>
          <w:szCs w:val="22"/>
        </w:rPr>
        <w:t xml:space="preserve">are availed by a </w:t>
      </w:r>
      <w:commentRangeStart w:id="1007"/>
      <w:commentRangeStart w:id="1008"/>
      <w:r w:rsidRPr="00385108">
        <w:rPr>
          <w:rFonts w:ascii="Calibri" w:hAnsi="Calibri" w:cs="Calibri"/>
          <w:sz w:val="22"/>
          <w:szCs w:val="22"/>
        </w:rPr>
        <w:t>client</w:t>
      </w:r>
      <w:commentRangeEnd w:id="1007"/>
      <w:r w:rsidR="00E302ED">
        <w:rPr>
          <w:rStyle w:val="CommentReference"/>
          <w:rFonts w:asciiTheme="minorHAnsi" w:eastAsiaTheme="minorHAnsi" w:hAnsiTheme="minorHAnsi" w:cstheme="minorBidi"/>
          <w:kern w:val="0"/>
          <w:lang w:eastAsia="en-US"/>
        </w:rPr>
        <w:commentReference w:id="1007"/>
      </w:r>
      <w:commentRangeEnd w:id="1008"/>
      <w:r w:rsidR="00BC016A">
        <w:rPr>
          <w:rStyle w:val="CommentReference"/>
          <w:rFonts w:asciiTheme="minorHAnsi" w:eastAsiaTheme="minorHAnsi" w:hAnsiTheme="minorHAnsi" w:cstheme="minorBidi"/>
          <w:kern w:val="0"/>
          <w:lang w:eastAsia="en-US"/>
        </w:rPr>
        <w:commentReference w:id="1008"/>
      </w:r>
      <w:r w:rsidRPr="00385108">
        <w:rPr>
          <w:rFonts w:ascii="Calibri" w:hAnsi="Calibri" w:cs="Calibri"/>
          <w:sz w:val="22"/>
          <w:szCs w:val="22"/>
        </w:rPr>
        <w:t>. The charges to be charged on these types of operations is based on the economic value of the business operation. These charges are linked to the business operation or its value.</w:t>
      </w:r>
    </w:p>
    <w:p w14:paraId="04660EDB" w14:textId="5A54A958" w:rsidR="00082689" w:rsidRDefault="00082689" w:rsidP="00AC346F">
      <w:pPr>
        <w:pStyle w:val="BodyText"/>
        <w:numPr>
          <w:ilvl w:val="12"/>
          <w:numId w:val="0"/>
        </w:numPr>
        <w:ind w:left="1008"/>
        <w:rPr>
          <w:ins w:id="1009" w:author="BENIWAL VIRENDER" w:date="2021-08-26T11:04:00Z"/>
          <w:rFonts w:ascii="Calibri" w:hAnsi="Calibri" w:cs="Calibri"/>
          <w:sz w:val="22"/>
          <w:szCs w:val="22"/>
        </w:rPr>
      </w:pPr>
    </w:p>
    <w:p w14:paraId="37D10953" w14:textId="35B23C5D" w:rsidR="006B5BED" w:rsidRDefault="00082689">
      <w:pPr>
        <w:pStyle w:val="BodyText"/>
        <w:numPr>
          <w:ilvl w:val="12"/>
          <w:numId w:val="0"/>
        </w:numPr>
        <w:ind w:left="1008"/>
        <w:rPr>
          <w:ins w:id="1010" w:author="BENIWAL VIRENDER" w:date="2021-08-26T11:10:00Z"/>
          <w:rFonts w:ascii="Calibri" w:hAnsi="Calibri" w:cs="Calibri"/>
          <w:sz w:val="22"/>
          <w:szCs w:val="22"/>
        </w:rPr>
      </w:pPr>
      <w:ins w:id="1011" w:author="BENIWAL VIRENDER" w:date="2021-08-26T11:04:00Z">
        <w:r>
          <w:rPr>
            <w:rFonts w:ascii="Calibri" w:hAnsi="Calibri" w:cs="Calibri"/>
            <w:sz w:val="22"/>
            <w:szCs w:val="22"/>
          </w:rPr>
          <w:t xml:space="preserve">Charges related to a particular type of transaction </w:t>
        </w:r>
        <w:r w:rsidR="0000338E">
          <w:rPr>
            <w:rFonts w:ascii="Calibri" w:hAnsi="Calibri" w:cs="Calibri"/>
            <w:sz w:val="22"/>
            <w:szCs w:val="22"/>
          </w:rPr>
          <w:t xml:space="preserve">are under this category. </w:t>
        </w:r>
      </w:ins>
      <w:ins w:id="1012" w:author="BENIWAL VIRENDER" w:date="2021-08-26T11:09:00Z">
        <w:r w:rsidR="00C92B41">
          <w:rPr>
            <w:rFonts w:ascii="Calibri" w:hAnsi="Calibri" w:cs="Calibri"/>
            <w:sz w:val="22"/>
            <w:szCs w:val="22"/>
          </w:rPr>
          <w:t xml:space="preserve"> For example </w:t>
        </w:r>
        <w:proofErr w:type="spellStart"/>
        <w:r w:rsidR="00C92B41">
          <w:rPr>
            <w:rFonts w:ascii="Calibri" w:hAnsi="Calibri" w:cs="Calibri"/>
            <w:sz w:val="22"/>
            <w:szCs w:val="22"/>
          </w:rPr>
          <w:t>Bancs</w:t>
        </w:r>
        <w:proofErr w:type="spellEnd"/>
        <w:r w:rsidR="00C92B41">
          <w:rPr>
            <w:rFonts w:ascii="Calibri" w:hAnsi="Calibri" w:cs="Calibri"/>
            <w:sz w:val="22"/>
            <w:szCs w:val="22"/>
          </w:rPr>
          <w:t xml:space="preserve"> have “</w:t>
        </w:r>
      </w:ins>
      <w:ins w:id="1013" w:author="BENIWAL VIRENDER" w:date="2021-08-26T11:15:00Z">
        <w:r w:rsidR="006B5BED">
          <w:rPr>
            <w:rFonts w:ascii="Calibri" w:hAnsi="Calibri" w:cs="Calibri"/>
            <w:sz w:val="22"/>
            <w:szCs w:val="22"/>
          </w:rPr>
          <w:t>ST</w:t>
        </w:r>
      </w:ins>
      <w:ins w:id="1014" w:author="BENIWAL VIRENDER" w:date="2021-08-26T11:17:00Z">
        <w:r w:rsidR="00747B8D">
          <w:rPr>
            <w:rFonts w:ascii="Calibri" w:hAnsi="Calibri" w:cs="Calibri"/>
            <w:sz w:val="22"/>
            <w:szCs w:val="22"/>
          </w:rPr>
          <w:t xml:space="preserve"> </w:t>
        </w:r>
      </w:ins>
      <w:ins w:id="1015" w:author="BENIWAL VIRENDER" w:date="2021-08-26T11:15:00Z">
        <w:r w:rsidR="006B5BED">
          <w:rPr>
            <w:rFonts w:ascii="Calibri" w:hAnsi="Calibri" w:cs="Calibri"/>
            <w:sz w:val="22"/>
            <w:szCs w:val="22"/>
          </w:rPr>
          <w:t>Allocation</w:t>
        </w:r>
      </w:ins>
      <w:ins w:id="1016" w:author="BENIWAL VIRENDER" w:date="2021-08-26T11:17:00Z">
        <w:r w:rsidR="00747B8D">
          <w:rPr>
            <w:rFonts w:ascii="Calibri" w:hAnsi="Calibri" w:cs="Calibri"/>
            <w:sz w:val="22"/>
            <w:szCs w:val="22"/>
          </w:rPr>
          <w:t>, Order Modification, Order Cancellation</w:t>
        </w:r>
      </w:ins>
      <w:ins w:id="1017" w:author="BENIWAL VIRENDER" w:date="2021-08-26T11:09:00Z">
        <w:r w:rsidR="00C92B41">
          <w:rPr>
            <w:rFonts w:ascii="Calibri" w:hAnsi="Calibri" w:cs="Calibri"/>
            <w:sz w:val="22"/>
            <w:szCs w:val="22"/>
          </w:rPr>
          <w:t>” as a chargeable transaction that is configured in the system</w:t>
        </w:r>
        <w:r w:rsidR="00964C5F">
          <w:rPr>
            <w:rFonts w:ascii="Calibri" w:hAnsi="Calibri" w:cs="Calibri"/>
            <w:sz w:val="22"/>
            <w:szCs w:val="22"/>
          </w:rPr>
          <w:t>.</w:t>
        </w:r>
      </w:ins>
      <w:ins w:id="1018" w:author="BENIWAL VIRENDER" w:date="2021-08-26T11:10:00Z">
        <w:r w:rsidR="00637956">
          <w:rPr>
            <w:rFonts w:ascii="Calibri" w:hAnsi="Calibri" w:cs="Calibri"/>
            <w:sz w:val="22"/>
            <w:szCs w:val="22"/>
          </w:rPr>
          <w:t xml:space="preserve"> On this transaction bank can apply various type of fee which are </w:t>
        </w:r>
        <w:r w:rsidR="00196F9A">
          <w:rPr>
            <w:rFonts w:ascii="Calibri" w:hAnsi="Calibri" w:cs="Calibri"/>
            <w:sz w:val="22"/>
            <w:szCs w:val="22"/>
          </w:rPr>
          <w:lastRenderedPageBreak/>
          <w:t xml:space="preserve">termed as </w:t>
        </w:r>
        <w:r w:rsidR="00637956">
          <w:rPr>
            <w:rFonts w:ascii="Calibri" w:hAnsi="Calibri" w:cs="Calibri"/>
            <w:sz w:val="22"/>
            <w:szCs w:val="22"/>
          </w:rPr>
          <w:t>“Charge item</w:t>
        </w:r>
      </w:ins>
      <w:ins w:id="1019" w:author="BENIWAL VIRENDER" w:date="2021-08-26T11:35:00Z">
        <w:r w:rsidR="003875A9">
          <w:rPr>
            <w:rFonts w:ascii="Calibri" w:hAnsi="Calibri" w:cs="Calibri"/>
            <w:sz w:val="22"/>
            <w:szCs w:val="22"/>
          </w:rPr>
          <w:t>”</w:t>
        </w:r>
      </w:ins>
      <w:ins w:id="1020" w:author="BENIWAL VIRENDER" w:date="2021-08-26T11:17:00Z">
        <w:r w:rsidR="00620409">
          <w:rPr>
            <w:rFonts w:ascii="Calibri" w:hAnsi="Calibri" w:cs="Calibri"/>
            <w:sz w:val="22"/>
            <w:szCs w:val="22"/>
          </w:rPr>
          <w:t xml:space="preserve"> </w:t>
        </w:r>
      </w:ins>
      <w:ins w:id="1021" w:author="BENIWAL VIRENDER" w:date="2021-08-26T11:35:00Z">
        <w:r w:rsidR="00DA545A">
          <w:rPr>
            <w:rFonts w:ascii="Calibri" w:hAnsi="Calibri" w:cs="Calibri"/>
            <w:sz w:val="22"/>
            <w:szCs w:val="22"/>
          </w:rPr>
          <w:t>like ST Commission</w:t>
        </w:r>
      </w:ins>
      <w:ins w:id="1022" w:author="BENIWAL VIRENDER" w:date="2021-08-26T11:17:00Z">
        <w:r w:rsidR="00620409">
          <w:rPr>
            <w:rFonts w:ascii="Calibri" w:hAnsi="Calibri" w:cs="Calibri"/>
            <w:sz w:val="22"/>
            <w:szCs w:val="22"/>
          </w:rPr>
          <w:t>, Modification fee, Cancellation fee</w:t>
        </w:r>
      </w:ins>
      <w:ins w:id="1023" w:author="BENIWAL VIRENDER" w:date="2021-08-26T11:10:00Z">
        <w:r w:rsidR="00637956">
          <w:rPr>
            <w:rFonts w:ascii="Calibri" w:hAnsi="Calibri" w:cs="Calibri"/>
            <w:sz w:val="22"/>
            <w:szCs w:val="22"/>
          </w:rPr>
          <w:t>”</w:t>
        </w:r>
        <w:r w:rsidR="00196F9A">
          <w:rPr>
            <w:rFonts w:ascii="Calibri" w:hAnsi="Calibri" w:cs="Calibri"/>
            <w:sz w:val="22"/>
            <w:szCs w:val="22"/>
          </w:rPr>
          <w:t xml:space="preserve"> </w:t>
        </w:r>
      </w:ins>
      <w:ins w:id="1024" w:author="BENIWAL VIRENDER" w:date="2021-08-26T11:15:00Z">
        <w:r w:rsidR="00893AF0">
          <w:rPr>
            <w:rFonts w:ascii="Calibri" w:hAnsi="Calibri" w:cs="Calibri"/>
            <w:sz w:val="22"/>
            <w:szCs w:val="22"/>
          </w:rPr>
          <w:t>which can fur</w:t>
        </w:r>
      </w:ins>
      <w:ins w:id="1025" w:author="BENIWAL VIRENDER" w:date="2021-08-26T11:16:00Z">
        <w:r w:rsidR="00893AF0">
          <w:rPr>
            <w:rFonts w:ascii="Calibri" w:hAnsi="Calibri" w:cs="Calibri"/>
            <w:sz w:val="22"/>
            <w:szCs w:val="22"/>
          </w:rPr>
          <w:t xml:space="preserve">ther be configured as percentage/ </w:t>
        </w:r>
        <w:r w:rsidR="009316C1">
          <w:rPr>
            <w:rFonts w:ascii="Calibri" w:hAnsi="Calibri" w:cs="Calibri"/>
            <w:sz w:val="22"/>
            <w:szCs w:val="22"/>
          </w:rPr>
          <w:t xml:space="preserve">flat amount on </w:t>
        </w:r>
      </w:ins>
      <w:ins w:id="1026" w:author="BENIWAL VIRENDER" w:date="2021-08-26T11:18:00Z">
        <w:r w:rsidR="000F666D">
          <w:rPr>
            <w:rFonts w:ascii="Calibri" w:hAnsi="Calibri" w:cs="Calibri"/>
            <w:sz w:val="22"/>
            <w:szCs w:val="22"/>
          </w:rPr>
          <w:t>transaction amo</w:t>
        </w:r>
      </w:ins>
      <w:ins w:id="1027" w:author="BENIWAL VIRENDER" w:date="2021-08-26T11:35:00Z">
        <w:r w:rsidR="00DA545A">
          <w:rPr>
            <w:rFonts w:ascii="Calibri" w:hAnsi="Calibri" w:cs="Calibri"/>
            <w:sz w:val="22"/>
            <w:szCs w:val="22"/>
          </w:rPr>
          <w:t>u</w:t>
        </w:r>
      </w:ins>
      <w:ins w:id="1028" w:author="BENIWAL VIRENDER" w:date="2021-08-26T11:18:00Z">
        <w:r w:rsidR="000F666D">
          <w:rPr>
            <w:rFonts w:ascii="Calibri" w:hAnsi="Calibri" w:cs="Calibri"/>
            <w:sz w:val="22"/>
            <w:szCs w:val="22"/>
          </w:rPr>
          <w:t>nt</w:t>
        </w:r>
      </w:ins>
      <w:ins w:id="1029" w:author="BENIWAL VIRENDER" w:date="2021-08-26T11:35:00Z">
        <w:r w:rsidR="00DA545A">
          <w:rPr>
            <w:rFonts w:ascii="Calibri" w:hAnsi="Calibri" w:cs="Calibri"/>
            <w:sz w:val="22"/>
            <w:szCs w:val="22"/>
          </w:rPr>
          <w:t xml:space="preserve"> o</w:t>
        </w:r>
      </w:ins>
      <w:ins w:id="1030" w:author="BENIWAL VIRENDER" w:date="2021-08-26T11:36:00Z">
        <w:r w:rsidR="00DA545A">
          <w:rPr>
            <w:rFonts w:ascii="Calibri" w:hAnsi="Calibri" w:cs="Calibri"/>
            <w:sz w:val="22"/>
            <w:szCs w:val="22"/>
          </w:rPr>
          <w:t>r the fee amount coming from ST</w:t>
        </w:r>
        <w:r w:rsidR="00156911">
          <w:rPr>
            <w:rFonts w:ascii="Calibri" w:hAnsi="Calibri" w:cs="Calibri"/>
            <w:sz w:val="22"/>
            <w:szCs w:val="22"/>
          </w:rPr>
          <w:t xml:space="preserve"> in the trade execution.</w:t>
        </w:r>
      </w:ins>
    </w:p>
    <w:p w14:paraId="1C3FE934" w14:textId="77777777" w:rsidR="00196F9A" w:rsidRPr="00385108" w:rsidRDefault="00196F9A" w:rsidP="00AC346F">
      <w:pPr>
        <w:pStyle w:val="BodyText"/>
        <w:numPr>
          <w:ilvl w:val="12"/>
          <w:numId w:val="0"/>
        </w:numPr>
        <w:ind w:left="1008"/>
        <w:rPr>
          <w:rFonts w:ascii="Calibri" w:hAnsi="Calibri" w:cs="Calibri"/>
          <w:sz w:val="22"/>
          <w:szCs w:val="22"/>
        </w:rPr>
      </w:pPr>
    </w:p>
    <w:p w14:paraId="4581650D" w14:textId="77777777" w:rsidR="00AC346F" w:rsidRPr="00385108" w:rsidRDefault="00AC346F" w:rsidP="00AC346F">
      <w:pPr>
        <w:pStyle w:val="BodyText"/>
        <w:numPr>
          <w:ilvl w:val="12"/>
          <w:numId w:val="0"/>
        </w:numPr>
        <w:ind w:left="1008"/>
        <w:rPr>
          <w:rFonts w:ascii="Calibri" w:hAnsi="Calibri" w:cs="Calibri"/>
          <w:sz w:val="22"/>
          <w:szCs w:val="22"/>
        </w:rPr>
      </w:pPr>
    </w:p>
    <w:p w14:paraId="2F4BEAD4" w14:textId="77777777" w:rsidR="00AC346F" w:rsidRPr="00385108" w:rsidRDefault="00AC346F" w:rsidP="009F7F8A">
      <w:pPr>
        <w:pStyle w:val="BulletList1"/>
        <w:numPr>
          <w:ilvl w:val="0"/>
          <w:numId w:val="17"/>
        </w:numPr>
        <w:ind w:left="1008" w:hanging="288"/>
        <w:rPr>
          <w:rFonts w:ascii="Calibri" w:hAnsi="Calibri" w:cs="Calibri"/>
          <w:sz w:val="22"/>
          <w:szCs w:val="22"/>
        </w:rPr>
      </w:pPr>
      <w:r w:rsidRPr="00385108">
        <w:rPr>
          <w:rFonts w:ascii="Calibri" w:hAnsi="Calibri" w:cs="Calibri"/>
          <w:sz w:val="22"/>
          <w:szCs w:val="22"/>
        </w:rPr>
        <w:t>Periodic charges</w:t>
      </w:r>
    </w:p>
    <w:p w14:paraId="0E7CA3C8" w14:textId="437307B3" w:rsidR="00AC346F" w:rsidRDefault="00AC346F" w:rsidP="00AC346F">
      <w:pPr>
        <w:pStyle w:val="BodyText"/>
        <w:ind w:left="1008"/>
        <w:rPr>
          <w:ins w:id="1031" w:author="Eran Dayan" w:date="2021-09-30T14:38:00Z"/>
          <w:rFonts w:ascii="Calibri" w:hAnsi="Calibri" w:cs="Calibri"/>
          <w:sz w:val="22"/>
          <w:szCs w:val="22"/>
        </w:rPr>
      </w:pPr>
      <w:commentRangeStart w:id="1032"/>
      <w:commentRangeStart w:id="1033"/>
      <w:r w:rsidRPr="00385108">
        <w:rPr>
          <w:rFonts w:ascii="Calibri" w:hAnsi="Calibri" w:cs="Calibri"/>
          <w:sz w:val="22"/>
          <w:szCs w:val="22"/>
        </w:rPr>
        <w:t xml:space="preserve">These are not linked to </w:t>
      </w:r>
      <w:commentRangeEnd w:id="1032"/>
      <w:r w:rsidR="00786F8F">
        <w:rPr>
          <w:rStyle w:val="CommentReference"/>
          <w:rFonts w:asciiTheme="minorHAnsi" w:eastAsiaTheme="minorHAnsi" w:hAnsiTheme="minorHAnsi" w:cstheme="minorBidi"/>
          <w:kern w:val="0"/>
          <w:lang w:eastAsia="en-US"/>
        </w:rPr>
        <w:commentReference w:id="1032"/>
      </w:r>
      <w:commentRangeEnd w:id="1033"/>
      <w:r w:rsidR="00BC016A">
        <w:rPr>
          <w:rStyle w:val="CommentReference"/>
          <w:rFonts w:asciiTheme="minorHAnsi" w:eastAsiaTheme="minorHAnsi" w:hAnsiTheme="minorHAnsi" w:cstheme="minorBidi"/>
          <w:kern w:val="0"/>
          <w:lang w:eastAsia="en-US"/>
        </w:rPr>
        <w:commentReference w:id="1033"/>
      </w:r>
      <w:r w:rsidRPr="00385108">
        <w:rPr>
          <w:rFonts w:ascii="Calibri" w:hAnsi="Calibri" w:cs="Calibri"/>
          <w:sz w:val="22"/>
          <w:szCs w:val="22"/>
        </w:rPr>
        <w:t>a business operation or its value but are decided based on the services availed by the client. For example, maintenance of numbered accounts.</w:t>
      </w:r>
    </w:p>
    <w:p w14:paraId="2EFB2D4E" w14:textId="77777777" w:rsidR="00AD1C7E" w:rsidRPr="00385108" w:rsidRDefault="00AD1C7E" w:rsidP="00AC346F">
      <w:pPr>
        <w:pStyle w:val="BodyText"/>
        <w:ind w:left="1008"/>
        <w:rPr>
          <w:rFonts w:ascii="Calibri" w:hAnsi="Calibri" w:cs="Calibri"/>
          <w:sz w:val="22"/>
          <w:szCs w:val="22"/>
        </w:rPr>
      </w:pPr>
    </w:p>
    <w:p w14:paraId="079D6104" w14:textId="74D6E5F9" w:rsidR="00AC346F" w:rsidRPr="00385108" w:rsidRDefault="00AC346F" w:rsidP="00AC346F">
      <w:pPr>
        <w:pStyle w:val="BodyText"/>
        <w:rPr>
          <w:rFonts w:ascii="Calibri" w:hAnsi="Calibri" w:cs="Calibri"/>
          <w:sz w:val="22"/>
          <w:szCs w:val="22"/>
        </w:rPr>
      </w:pPr>
      <w:r w:rsidRPr="00385108">
        <w:rPr>
          <w:rFonts w:ascii="Calibri" w:hAnsi="Calibri" w:cs="Calibri"/>
          <w:sz w:val="22"/>
          <w:szCs w:val="22"/>
        </w:rPr>
        <w:tab/>
      </w:r>
    </w:p>
    <w:p w14:paraId="54305941" w14:textId="3BA9737C" w:rsidR="00AC346F" w:rsidRPr="00385108" w:rsidRDefault="00167BEC" w:rsidP="00AC346F">
      <w:pPr>
        <w:pStyle w:val="BulletList1"/>
        <w:spacing w:after="60"/>
        <w:ind w:left="1008" w:firstLine="0"/>
        <w:rPr>
          <w:rFonts w:ascii="Calibri" w:hAnsi="Calibri" w:cs="Calibri"/>
          <w:sz w:val="22"/>
          <w:szCs w:val="22"/>
        </w:rPr>
      </w:pPr>
      <w:r w:rsidRPr="00385108">
        <w:rPr>
          <w:rFonts w:ascii="Calibri" w:hAnsi="Calibri" w:cs="Calibri"/>
          <w:sz w:val="22"/>
          <w:szCs w:val="22"/>
        </w:rPr>
        <w:t>Standard fee</w:t>
      </w:r>
      <w:r w:rsidR="00AC346F" w:rsidRPr="00385108">
        <w:rPr>
          <w:rFonts w:ascii="Calibri" w:hAnsi="Calibri" w:cs="Calibri"/>
          <w:sz w:val="22"/>
          <w:szCs w:val="22"/>
        </w:rPr>
        <w:t xml:space="preserve"> packages will be created at the bank level for the services offered by the bank. All the clients will be linked to one of these. The linked fee package then becomes the default fee package for a client and all computation of charges for a client will be done based on this. It will contain one or more component as defined below for each of the service (chargeable transaction) offered at the </w:t>
      </w:r>
      <w:r w:rsidRPr="00385108">
        <w:rPr>
          <w:rFonts w:ascii="Calibri" w:hAnsi="Calibri" w:cs="Calibri"/>
          <w:sz w:val="22"/>
          <w:szCs w:val="22"/>
        </w:rPr>
        <w:t>level:</w:t>
      </w:r>
    </w:p>
    <w:p w14:paraId="5DDCEA5A" w14:textId="77777777" w:rsidR="00AC346F" w:rsidRPr="00385108" w:rsidRDefault="00AC346F" w:rsidP="009F7F8A">
      <w:pPr>
        <w:pStyle w:val="BulletList2"/>
        <w:numPr>
          <w:ilvl w:val="0"/>
          <w:numId w:val="18"/>
        </w:numPr>
        <w:ind w:left="1008"/>
        <w:rPr>
          <w:rFonts w:ascii="Calibri" w:hAnsi="Calibri" w:cs="Calibri"/>
          <w:sz w:val="22"/>
          <w:szCs w:val="22"/>
        </w:rPr>
      </w:pPr>
      <w:r w:rsidRPr="00385108">
        <w:rPr>
          <w:rFonts w:ascii="Calibri" w:hAnsi="Calibri" w:cs="Calibri"/>
          <w:sz w:val="22"/>
          <w:szCs w:val="22"/>
        </w:rPr>
        <w:t>Fee Schedule: A fee schedule will contain following details:</w:t>
      </w:r>
    </w:p>
    <w:p w14:paraId="7F17736E" w14:textId="77777777" w:rsidR="00AC346F" w:rsidRPr="00385108" w:rsidRDefault="00AC346F" w:rsidP="009F7F8A">
      <w:pPr>
        <w:pStyle w:val="BulletList2"/>
        <w:numPr>
          <w:ilvl w:val="0"/>
          <w:numId w:val="18"/>
        </w:numPr>
        <w:ind w:left="1296"/>
        <w:rPr>
          <w:rFonts w:ascii="Calibri" w:hAnsi="Calibri" w:cs="Calibri"/>
          <w:sz w:val="22"/>
          <w:szCs w:val="22"/>
        </w:rPr>
      </w:pPr>
      <w:r w:rsidRPr="00385108">
        <w:rPr>
          <w:rFonts w:ascii="Calibri" w:hAnsi="Calibri" w:cs="Calibri"/>
          <w:sz w:val="22"/>
          <w:szCs w:val="22"/>
        </w:rPr>
        <w:t>Chargeable Transaction: It represents the service for which charge is specified.</w:t>
      </w:r>
    </w:p>
    <w:p w14:paraId="41B44303" w14:textId="640E7B5F" w:rsidR="00AC346F" w:rsidRPr="00385108" w:rsidRDefault="00AC346F" w:rsidP="009F7F8A">
      <w:pPr>
        <w:pStyle w:val="BulletList2"/>
        <w:numPr>
          <w:ilvl w:val="0"/>
          <w:numId w:val="18"/>
        </w:numPr>
        <w:ind w:left="1296"/>
        <w:rPr>
          <w:rFonts w:ascii="Calibri" w:hAnsi="Calibri" w:cs="Calibri"/>
          <w:sz w:val="22"/>
          <w:szCs w:val="22"/>
        </w:rPr>
      </w:pPr>
      <w:r w:rsidRPr="00385108">
        <w:rPr>
          <w:rFonts w:ascii="Calibri" w:hAnsi="Calibri" w:cs="Calibri"/>
          <w:sz w:val="22"/>
          <w:szCs w:val="22"/>
        </w:rPr>
        <w:t xml:space="preserve">Charge Item: It represents the component attached to a service or a chargeable transaction. For example, brokerage can be one of the charge </w:t>
      </w:r>
      <w:r w:rsidR="00167BEC" w:rsidRPr="00385108">
        <w:rPr>
          <w:rFonts w:ascii="Calibri" w:hAnsi="Calibri" w:cs="Calibri"/>
          <w:sz w:val="22"/>
          <w:szCs w:val="22"/>
        </w:rPr>
        <w:t>items</w:t>
      </w:r>
      <w:r w:rsidRPr="00385108">
        <w:rPr>
          <w:rFonts w:ascii="Calibri" w:hAnsi="Calibri" w:cs="Calibri"/>
          <w:sz w:val="22"/>
          <w:szCs w:val="22"/>
        </w:rPr>
        <w:t xml:space="preserve"> that may be charged for settlement services.</w:t>
      </w:r>
    </w:p>
    <w:p w14:paraId="3B7BB444" w14:textId="038A4403" w:rsidR="00AC346F" w:rsidRPr="00385108" w:rsidRDefault="00AC346F" w:rsidP="009F7F8A">
      <w:pPr>
        <w:pStyle w:val="BulletList2"/>
        <w:numPr>
          <w:ilvl w:val="0"/>
          <w:numId w:val="18"/>
        </w:numPr>
        <w:ind w:left="1296"/>
        <w:rPr>
          <w:rFonts w:ascii="Calibri" w:hAnsi="Calibri" w:cs="Calibri"/>
          <w:sz w:val="22"/>
          <w:szCs w:val="22"/>
        </w:rPr>
      </w:pPr>
      <w:commentRangeStart w:id="1034"/>
      <w:r w:rsidRPr="00385108">
        <w:rPr>
          <w:rFonts w:ascii="Calibri" w:hAnsi="Calibri" w:cs="Calibri"/>
          <w:sz w:val="22"/>
          <w:szCs w:val="22"/>
        </w:rPr>
        <w:t xml:space="preserve">Charge Type: For each charge item the charges are calculated based on the charge bases along with the associated charge type. They </w:t>
      </w:r>
      <w:r w:rsidR="00167BEC" w:rsidRPr="00385108">
        <w:rPr>
          <w:rFonts w:ascii="Calibri" w:hAnsi="Calibri" w:cs="Calibri"/>
          <w:sz w:val="22"/>
          <w:szCs w:val="22"/>
        </w:rPr>
        <w:t>are:</w:t>
      </w:r>
      <w:r w:rsidRPr="00385108">
        <w:rPr>
          <w:rFonts w:ascii="Calibri" w:hAnsi="Calibri" w:cs="Calibri"/>
          <w:sz w:val="22"/>
          <w:szCs w:val="22"/>
        </w:rPr>
        <w:t xml:space="preserve"> </w:t>
      </w:r>
      <w:commentRangeEnd w:id="1034"/>
      <w:r w:rsidR="00D4446C">
        <w:rPr>
          <w:rStyle w:val="CommentReference"/>
          <w:rFonts w:asciiTheme="minorHAnsi" w:eastAsiaTheme="minorHAnsi" w:hAnsiTheme="minorHAnsi" w:cstheme="minorBidi"/>
          <w:lang w:val="en-US"/>
        </w:rPr>
        <w:commentReference w:id="1034"/>
      </w:r>
    </w:p>
    <w:p w14:paraId="13BF56F1" w14:textId="77777777" w:rsidR="00AC346F" w:rsidRPr="00385108" w:rsidRDefault="00AC346F" w:rsidP="009F7F8A">
      <w:pPr>
        <w:pStyle w:val="BulletList2"/>
        <w:numPr>
          <w:ilvl w:val="0"/>
          <w:numId w:val="18"/>
        </w:numPr>
        <w:ind w:left="1728"/>
        <w:rPr>
          <w:rFonts w:ascii="Calibri" w:hAnsi="Calibri" w:cs="Calibri"/>
          <w:sz w:val="22"/>
          <w:szCs w:val="22"/>
        </w:rPr>
      </w:pPr>
      <w:r w:rsidRPr="00385108">
        <w:rPr>
          <w:rFonts w:ascii="Calibri" w:hAnsi="Calibri" w:cs="Calibri"/>
          <w:sz w:val="22"/>
          <w:szCs w:val="22"/>
        </w:rPr>
        <w:t xml:space="preserve">Flat </w:t>
      </w:r>
    </w:p>
    <w:p w14:paraId="2E7724E8" w14:textId="77777777" w:rsidR="00AC346F" w:rsidRPr="00385108" w:rsidRDefault="00AC346F" w:rsidP="009F7F8A">
      <w:pPr>
        <w:pStyle w:val="BulletList2"/>
        <w:numPr>
          <w:ilvl w:val="0"/>
          <w:numId w:val="18"/>
        </w:numPr>
        <w:ind w:left="1728"/>
        <w:rPr>
          <w:rFonts w:ascii="Calibri" w:hAnsi="Calibri" w:cs="Calibri"/>
          <w:sz w:val="22"/>
          <w:szCs w:val="22"/>
        </w:rPr>
      </w:pPr>
      <w:r w:rsidRPr="00385108">
        <w:rPr>
          <w:rFonts w:ascii="Calibri" w:hAnsi="Calibri" w:cs="Calibri"/>
          <w:sz w:val="22"/>
          <w:szCs w:val="22"/>
        </w:rPr>
        <w:t>Flat percentage</w:t>
      </w:r>
    </w:p>
    <w:p w14:paraId="2BCFAB74" w14:textId="77777777" w:rsidR="00AC346F" w:rsidRPr="00385108" w:rsidRDefault="00AC346F" w:rsidP="009F7F8A">
      <w:pPr>
        <w:pStyle w:val="BulletList2"/>
        <w:numPr>
          <w:ilvl w:val="0"/>
          <w:numId w:val="18"/>
        </w:numPr>
        <w:ind w:left="1728"/>
        <w:rPr>
          <w:rFonts w:ascii="Calibri" w:hAnsi="Calibri" w:cs="Calibri"/>
          <w:sz w:val="22"/>
          <w:szCs w:val="22"/>
        </w:rPr>
      </w:pPr>
      <w:r w:rsidRPr="00385108">
        <w:rPr>
          <w:rFonts w:ascii="Calibri" w:hAnsi="Calibri" w:cs="Calibri"/>
          <w:sz w:val="22"/>
          <w:szCs w:val="22"/>
        </w:rPr>
        <w:t>Incremental slab amount</w:t>
      </w:r>
    </w:p>
    <w:p w14:paraId="58F14C71" w14:textId="532F1A21" w:rsidR="00AC346F" w:rsidRPr="00385108" w:rsidRDefault="001B6959" w:rsidP="009F7F8A">
      <w:pPr>
        <w:pStyle w:val="BulletList2"/>
        <w:numPr>
          <w:ilvl w:val="0"/>
          <w:numId w:val="18"/>
        </w:numPr>
        <w:ind w:left="1728"/>
        <w:rPr>
          <w:rFonts w:ascii="Calibri" w:hAnsi="Calibri" w:cs="Calibri"/>
          <w:sz w:val="22"/>
          <w:szCs w:val="22"/>
        </w:rPr>
      </w:pPr>
      <w:r w:rsidRPr="00385108">
        <w:rPr>
          <w:rFonts w:ascii="Calibri" w:hAnsi="Calibri" w:cs="Calibri"/>
          <w:sz w:val="22"/>
          <w:szCs w:val="22"/>
        </w:rPr>
        <w:t>Incremental slab</w:t>
      </w:r>
      <w:r w:rsidR="00AC346F" w:rsidRPr="00385108">
        <w:rPr>
          <w:rFonts w:ascii="Calibri" w:hAnsi="Calibri" w:cs="Calibri"/>
          <w:sz w:val="22"/>
          <w:szCs w:val="22"/>
        </w:rPr>
        <w:t xml:space="preserve"> percentage</w:t>
      </w:r>
    </w:p>
    <w:p w14:paraId="3C0E79F2" w14:textId="77777777" w:rsidR="00AC346F" w:rsidRPr="00385108" w:rsidRDefault="00AC346F" w:rsidP="009F7F8A">
      <w:pPr>
        <w:pStyle w:val="BulletList2"/>
        <w:numPr>
          <w:ilvl w:val="0"/>
          <w:numId w:val="18"/>
        </w:numPr>
        <w:ind w:left="1728"/>
        <w:rPr>
          <w:rFonts w:ascii="Calibri" w:hAnsi="Calibri" w:cs="Calibri"/>
          <w:sz w:val="22"/>
          <w:szCs w:val="22"/>
        </w:rPr>
      </w:pPr>
      <w:r w:rsidRPr="00385108">
        <w:rPr>
          <w:rFonts w:ascii="Calibri" w:hAnsi="Calibri" w:cs="Calibri"/>
          <w:sz w:val="22"/>
          <w:szCs w:val="22"/>
        </w:rPr>
        <w:t>Final slab amount</w:t>
      </w:r>
    </w:p>
    <w:p w14:paraId="12690C2A" w14:textId="77777777" w:rsidR="00AC346F" w:rsidRPr="00385108" w:rsidRDefault="00AC346F" w:rsidP="009F7F8A">
      <w:pPr>
        <w:pStyle w:val="BulletList2"/>
        <w:numPr>
          <w:ilvl w:val="0"/>
          <w:numId w:val="18"/>
        </w:numPr>
        <w:ind w:left="1728"/>
        <w:rPr>
          <w:rFonts w:ascii="Calibri" w:hAnsi="Calibri" w:cs="Calibri"/>
          <w:sz w:val="22"/>
          <w:szCs w:val="22"/>
        </w:rPr>
      </w:pPr>
      <w:r w:rsidRPr="00385108">
        <w:rPr>
          <w:rFonts w:ascii="Calibri" w:hAnsi="Calibri" w:cs="Calibri"/>
          <w:sz w:val="22"/>
          <w:szCs w:val="22"/>
        </w:rPr>
        <w:t>Final slab percentage</w:t>
      </w:r>
    </w:p>
    <w:p w14:paraId="6304532A" w14:textId="77777777" w:rsidR="00AC346F" w:rsidRPr="00385108" w:rsidRDefault="00AC346F" w:rsidP="009F7F8A">
      <w:pPr>
        <w:pStyle w:val="BulletList2"/>
        <w:numPr>
          <w:ilvl w:val="0"/>
          <w:numId w:val="18"/>
        </w:numPr>
        <w:ind w:left="1728"/>
        <w:rPr>
          <w:rFonts w:ascii="Calibri" w:hAnsi="Calibri" w:cs="Calibri"/>
          <w:sz w:val="22"/>
          <w:szCs w:val="22"/>
        </w:rPr>
      </w:pPr>
      <w:r w:rsidRPr="00385108">
        <w:rPr>
          <w:rFonts w:ascii="Calibri" w:hAnsi="Calibri" w:cs="Calibri"/>
          <w:sz w:val="22"/>
          <w:szCs w:val="22"/>
        </w:rPr>
        <w:t xml:space="preserve">Incremental tier </w:t>
      </w:r>
    </w:p>
    <w:p w14:paraId="37F75D08" w14:textId="77777777" w:rsidR="00AC346F" w:rsidRDefault="00AC346F" w:rsidP="009F7F8A">
      <w:pPr>
        <w:pStyle w:val="BulletList2"/>
        <w:numPr>
          <w:ilvl w:val="0"/>
          <w:numId w:val="18"/>
        </w:numPr>
        <w:ind w:left="1728"/>
        <w:rPr>
          <w:ins w:id="1035" w:author="Hilla Rafalovitz" w:date="2021-09-09T13:10:00Z"/>
          <w:rFonts w:ascii="Calibri" w:hAnsi="Calibri" w:cs="Calibri"/>
          <w:sz w:val="22"/>
          <w:szCs w:val="22"/>
        </w:rPr>
      </w:pPr>
      <w:r w:rsidRPr="00385108">
        <w:rPr>
          <w:rFonts w:ascii="Calibri" w:hAnsi="Calibri" w:cs="Calibri"/>
          <w:sz w:val="22"/>
          <w:szCs w:val="22"/>
        </w:rPr>
        <w:t>Final tier</w:t>
      </w:r>
    </w:p>
    <w:p w14:paraId="75C36C06" w14:textId="36E6A030" w:rsidR="00C91770" w:rsidRDefault="00503355" w:rsidP="009F7F8A">
      <w:pPr>
        <w:pStyle w:val="BulletList2"/>
        <w:numPr>
          <w:ilvl w:val="0"/>
          <w:numId w:val="18"/>
        </w:numPr>
        <w:ind w:left="1728"/>
        <w:rPr>
          <w:ins w:id="1036" w:author="Hilla Rafalovitz" w:date="2021-09-09T13:55:00Z"/>
          <w:rFonts w:ascii="Calibri" w:hAnsi="Calibri" w:cs="Calibri"/>
          <w:sz w:val="22"/>
          <w:szCs w:val="22"/>
        </w:rPr>
      </w:pPr>
      <w:commentRangeStart w:id="1037"/>
      <w:ins w:id="1038" w:author="Hilla Rafalovitz" w:date="2021-09-09T13:10:00Z">
        <w:r>
          <w:rPr>
            <w:rFonts w:ascii="Calibri" w:hAnsi="Calibri" w:cs="Calibri"/>
            <w:sz w:val="22"/>
            <w:szCs w:val="22"/>
          </w:rPr>
          <w:t xml:space="preserve">Flat per unit </w:t>
        </w:r>
      </w:ins>
      <w:commentRangeEnd w:id="1037"/>
      <w:ins w:id="1039" w:author="Hilla Rafalovitz" w:date="2021-09-09T13:13:00Z">
        <w:r w:rsidR="002E0C98">
          <w:rPr>
            <w:rStyle w:val="CommentReference"/>
            <w:rFonts w:asciiTheme="minorHAnsi" w:eastAsiaTheme="minorHAnsi" w:hAnsiTheme="minorHAnsi" w:cstheme="minorBidi"/>
            <w:lang w:val="en-US"/>
          </w:rPr>
          <w:commentReference w:id="1037"/>
        </w:r>
      </w:ins>
    </w:p>
    <w:p w14:paraId="77753598" w14:textId="17AD65C3" w:rsidR="00BE5860" w:rsidRDefault="0044423D" w:rsidP="009F7F8A">
      <w:pPr>
        <w:pStyle w:val="BulletList2"/>
        <w:numPr>
          <w:ilvl w:val="0"/>
          <w:numId w:val="18"/>
        </w:numPr>
        <w:ind w:left="1728"/>
        <w:rPr>
          <w:ins w:id="1040" w:author="Hilla Rafalovitz" w:date="2021-09-09T13:02:00Z"/>
          <w:rFonts w:ascii="Calibri" w:hAnsi="Calibri" w:cs="Calibri"/>
          <w:sz w:val="22"/>
          <w:szCs w:val="22"/>
        </w:rPr>
      </w:pPr>
      <w:ins w:id="1041" w:author="Hilla Rafalovitz" w:date="2021-09-09T13:57:00Z">
        <w:r>
          <w:rPr>
            <w:rFonts w:ascii="Calibri" w:hAnsi="Calibri" w:cs="Calibri"/>
            <w:sz w:val="22"/>
            <w:szCs w:val="22"/>
          </w:rPr>
          <w:t xml:space="preserve">Third party  </w:t>
        </w:r>
      </w:ins>
      <w:ins w:id="1042" w:author="Hilla Rafalovitz" w:date="2021-09-09T13:55:00Z">
        <w:r w:rsidR="007803D6">
          <w:rPr>
            <w:rFonts w:ascii="Calibri" w:hAnsi="Calibri" w:cs="Calibri"/>
            <w:sz w:val="22"/>
            <w:szCs w:val="22"/>
          </w:rPr>
          <w:t>Fees shou</w:t>
        </w:r>
      </w:ins>
      <w:ins w:id="1043" w:author="Hilla Rafalovitz" w:date="2021-09-09T13:56:00Z">
        <w:r w:rsidR="007803D6">
          <w:rPr>
            <w:rFonts w:ascii="Calibri" w:hAnsi="Calibri" w:cs="Calibri"/>
            <w:sz w:val="22"/>
            <w:szCs w:val="22"/>
          </w:rPr>
          <w:t xml:space="preserve">ld be implemented </w:t>
        </w:r>
      </w:ins>
      <w:ins w:id="1044" w:author="Hilla Rafalovitz" w:date="2021-09-09T13:57:00Z">
        <w:r>
          <w:rPr>
            <w:rFonts w:ascii="Calibri" w:hAnsi="Calibri" w:cs="Calibri"/>
            <w:sz w:val="22"/>
            <w:szCs w:val="22"/>
          </w:rPr>
          <w:t xml:space="preserve"> (TAF,SEC, etc.)</w:t>
        </w:r>
      </w:ins>
    </w:p>
    <w:p w14:paraId="4246A577" w14:textId="1E33971D" w:rsidR="00AF188F" w:rsidRPr="00385108" w:rsidRDefault="00AF188F" w:rsidP="009F7F8A">
      <w:pPr>
        <w:pStyle w:val="BulletList2"/>
        <w:numPr>
          <w:ilvl w:val="0"/>
          <w:numId w:val="18"/>
        </w:numPr>
        <w:ind w:left="1728"/>
        <w:rPr>
          <w:rFonts w:ascii="Calibri" w:hAnsi="Calibri" w:cs="Calibri"/>
          <w:sz w:val="22"/>
          <w:szCs w:val="22"/>
        </w:rPr>
      </w:pPr>
    </w:p>
    <w:p w14:paraId="27B8CF87" w14:textId="414155CE" w:rsidR="00AC346F" w:rsidRPr="00385108" w:rsidRDefault="00AC346F" w:rsidP="00AC346F">
      <w:pPr>
        <w:pStyle w:val="BulletList2"/>
        <w:ind w:left="1296" w:firstLine="0"/>
        <w:rPr>
          <w:rFonts w:ascii="Calibri" w:hAnsi="Calibri" w:cs="Calibri"/>
          <w:sz w:val="22"/>
          <w:szCs w:val="22"/>
        </w:rPr>
      </w:pPr>
      <w:r w:rsidRPr="00385108">
        <w:rPr>
          <w:rFonts w:ascii="Calibri" w:hAnsi="Calibri" w:cs="Calibri"/>
          <w:sz w:val="22"/>
          <w:szCs w:val="22"/>
        </w:rPr>
        <w:t xml:space="preserve"> </w:t>
      </w:r>
    </w:p>
    <w:p w14:paraId="1F14BF35" w14:textId="4B7D1D23" w:rsidR="00AC346F" w:rsidRPr="00385108" w:rsidRDefault="00AC346F" w:rsidP="00EE0DC3">
      <w:pPr>
        <w:pStyle w:val="BulletList2"/>
        <w:ind w:left="1728"/>
        <w:rPr>
          <w:rFonts w:ascii="Calibri" w:hAnsi="Calibri" w:cs="Calibri"/>
          <w:sz w:val="22"/>
          <w:szCs w:val="22"/>
        </w:rPr>
      </w:pPr>
      <w:r w:rsidRPr="00385108">
        <w:rPr>
          <w:rFonts w:ascii="Calibri" w:hAnsi="Calibri" w:cs="Calibri"/>
          <w:sz w:val="22"/>
          <w:szCs w:val="22"/>
        </w:rPr>
        <w:t>Charge Basis: The charges can be calculated based on:</w:t>
      </w:r>
    </w:p>
    <w:p w14:paraId="77FE3CCA" w14:textId="77777777" w:rsidR="00AC346F" w:rsidRPr="00385108" w:rsidRDefault="00AC346F" w:rsidP="009F7F8A">
      <w:pPr>
        <w:pStyle w:val="BulletList2"/>
        <w:numPr>
          <w:ilvl w:val="0"/>
          <w:numId w:val="18"/>
        </w:numPr>
        <w:ind w:left="1728"/>
        <w:rPr>
          <w:rFonts w:ascii="Calibri" w:hAnsi="Calibri" w:cs="Calibri"/>
          <w:sz w:val="22"/>
          <w:szCs w:val="22"/>
        </w:rPr>
      </w:pPr>
      <w:r w:rsidRPr="00385108">
        <w:rPr>
          <w:rFonts w:ascii="Calibri" w:hAnsi="Calibri" w:cs="Calibri"/>
          <w:sz w:val="22"/>
          <w:szCs w:val="22"/>
        </w:rPr>
        <w:t>Value of a transaction</w:t>
      </w:r>
    </w:p>
    <w:p w14:paraId="6F6F0DE9" w14:textId="11AEA984" w:rsidR="00AC346F" w:rsidRPr="00385108" w:rsidRDefault="00AC346F" w:rsidP="009F7F8A">
      <w:pPr>
        <w:pStyle w:val="BulletList2"/>
        <w:numPr>
          <w:ilvl w:val="0"/>
          <w:numId w:val="18"/>
        </w:numPr>
        <w:ind w:left="1728"/>
        <w:rPr>
          <w:rFonts w:ascii="Calibri" w:hAnsi="Calibri" w:cs="Calibri"/>
          <w:sz w:val="22"/>
          <w:szCs w:val="22"/>
        </w:rPr>
      </w:pPr>
      <w:r w:rsidRPr="00385108">
        <w:rPr>
          <w:rFonts w:ascii="Calibri" w:hAnsi="Calibri" w:cs="Calibri"/>
          <w:sz w:val="22"/>
          <w:szCs w:val="22"/>
        </w:rPr>
        <w:t>Number of transactions</w:t>
      </w:r>
      <w:ins w:id="1045" w:author="Hilla Rafalovitz" w:date="2021-08-22T11:16:00Z">
        <w:r w:rsidR="00B322DD">
          <w:rPr>
            <w:rFonts w:ascii="Calibri" w:hAnsi="Calibri" w:cs="Calibri" w:hint="cs"/>
            <w:sz w:val="22"/>
            <w:szCs w:val="22"/>
            <w:rtl/>
            <w:lang w:bidi="he-IL"/>
          </w:rPr>
          <w:t xml:space="preserve"> </w:t>
        </w:r>
        <w:r w:rsidR="00B322DD" w:rsidRPr="00B322DD">
          <w:rPr>
            <w:rFonts w:ascii="Calibri" w:hAnsi="Calibri" w:cs="Calibri"/>
            <w:sz w:val="22"/>
            <w:szCs w:val="22"/>
            <w:lang w:bidi="he-IL"/>
          </w:rPr>
          <w:t>(</w:t>
        </w:r>
      </w:ins>
      <w:ins w:id="1046" w:author="Sandip Sharma" w:date="2021-09-08T12:52:00Z">
        <w:del w:id="1047" w:author="Hilla Rafalovitz" w:date="2021-09-09T12:51:00Z">
          <w:r w:rsidR="000A1477" w:rsidDel="00C10368">
            <w:rPr>
              <w:rFonts w:ascii="Calibri" w:hAnsi="Calibri" w:cs="Calibri"/>
              <w:sz w:val="22"/>
              <w:szCs w:val="22"/>
              <w:lang w:bidi="he-IL"/>
            </w:rPr>
            <w:delText>….What is this?</w:delText>
          </w:r>
        </w:del>
      </w:ins>
      <w:ins w:id="1048" w:author="Hilla Rafalovitz" w:date="2021-09-09T12:52:00Z">
        <w:r w:rsidR="00833836">
          <w:rPr>
            <w:rFonts w:ascii="Calibri" w:hAnsi="Calibri" w:cs="Calibri"/>
            <w:sz w:val="22"/>
            <w:szCs w:val="22"/>
            <w:lang w:bidi="he-IL"/>
          </w:rPr>
          <w:t>Minimum</w:t>
        </w:r>
      </w:ins>
      <w:ins w:id="1049" w:author="Hilla Rafalovitz" w:date="2021-09-09T12:53:00Z">
        <w:r w:rsidR="007447EB">
          <w:rPr>
            <w:rFonts w:ascii="Calibri" w:hAnsi="Calibri" w:cs="Calibri"/>
            <w:sz w:val="22"/>
            <w:szCs w:val="22"/>
            <w:lang w:bidi="he-IL"/>
          </w:rPr>
          <w:t xml:space="preserve"> </w:t>
        </w:r>
        <w:r w:rsidR="006437C6">
          <w:rPr>
            <w:rFonts w:ascii="Calibri" w:hAnsi="Calibri" w:cs="Calibri"/>
            <w:sz w:val="22"/>
            <w:szCs w:val="22"/>
            <w:lang w:bidi="he-IL"/>
          </w:rPr>
          <w:t xml:space="preserve">fee should be  allocated to all </w:t>
        </w:r>
      </w:ins>
      <w:ins w:id="1050" w:author="Hilla Rafalovitz" w:date="2021-09-09T12:54:00Z">
        <w:r w:rsidR="004A7F15">
          <w:rPr>
            <w:rFonts w:ascii="Calibri" w:hAnsi="Calibri" w:cs="Calibri"/>
            <w:sz w:val="22"/>
            <w:szCs w:val="22"/>
            <w:lang w:bidi="he-IL"/>
          </w:rPr>
          <w:t>exactions of the same order</w:t>
        </w:r>
        <w:r w:rsidR="00A10678">
          <w:rPr>
            <w:rFonts w:ascii="Calibri" w:hAnsi="Calibri" w:cs="Calibri"/>
            <w:sz w:val="22"/>
            <w:szCs w:val="22"/>
            <w:lang w:bidi="he-IL"/>
          </w:rPr>
          <w:t xml:space="preserve"> at the sam</w:t>
        </w:r>
      </w:ins>
      <w:ins w:id="1051" w:author="Hilla Rafalovitz" w:date="2021-09-09T12:55:00Z">
        <w:r w:rsidR="00A10678">
          <w:rPr>
            <w:rFonts w:ascii="Calibri" w:hAnsi="Calibri" w:cs="Calibri"/>
            <w:sz w:val="22"/>
            <w:szCs w:val="22"/>
            <w:lang w:bidi="he-IL"/>
          </w:rPr>
          <w:t>e day</w:t>
        </w:r>
      </w:ins>
      <w:ins w:id="1052" w:author="Hilla Rafalovitz" w:date="2021-09-09T12:54:00Z">
        <w:r w:rsidR="00A10678">
          <w:rPr>
            <w:rFonts w:ascii="Calibri" w:hAnsi="Calibri" w:cs="Calibri"/>
            <w:sz w:val="22"/>
            <w:szCs w:val="22"/>
            <w:lang w:bidi="he-IL"/>
          </w:rPr>
          <w:t>).</w:t>
        </w:r>
      </w:ins>
    </w:p>
    <w:p w14:paraId="12759FA7" w14:textId="2F3D67FD" w:rsidR="00AC346F" w:rsidRDefault="00AC346F" w:rsidP="009F7F8A">
      <w:pPr>
        <w:pStyle w:val="BulletList2"/>
        <w:numPr>
          <w:ilvl w:val="0"/>
          <w:numId w:val="18"/>
        </w:numPr>
        <w:ind w:left="1728"/>
        <w:rPr>
          <w:ins w:id="1053" w:author="BENIWAL VIRENDER" w:date="2021-08-26T11:46:00Z"/>
          <w:rFonts w:ascii="Calibri" w:hAnsi="Calibri" w:cs="Calibri"/>
          <w:sz w:val="22"/>
          <w:szCs w:val="22"/>
        </w:rPr>
      </w:pPr>
      <w:r w:rsidRPr="00385108">
        <w:rPr>
          <w:rFonts w:ascii="Calibri" w:hAnsi="Calibri" w:cs="Calibri"/>
          <w:sz w:val="22"/>
          <w:szCs w:val="22"/>
        </w:rPr>
        <w:t xml:space="preserve">Value of a position </w:t>
      </w:r>
      <w:ins w:id="1054" w:author="Hilla Rafalovitz" w:date="2021-08-22T11:16:00Z">
        <w:r w:rsidR="0029710A" w:rsidRPr="0029710A">
          <w:rPr>
            <w:rFonts w:ascii="Calibri" w:hAnsi="Calibri" w:cs="Calibri"/>
            <w:sz w:val="22"/>
            <w:szCs w:val="22"/>
          </w:rPr>
          <w:t>(and translation to different currency)</w:t>
        </w:r>
      </w:ins>
    </w:p>
    <w:p w14:paraId="58111449" w14:textId="611BCCFA" w:rsidR="00876418" w:rsidRPr="00385108" w:rsidRDefault="004A3518" w:rsidP="009F7F8A">
      <w:pPr>
        <w:pStyle w:val="BulletList2"/>
        <w:numPr>
          <w:ilvl w:val="0"/>
          <w:numId w:val="18"/>
        </w:numPr>
        <w:ind w:left="1728"/>
        <w:rPr>
          <w:rFonts w:ascii="Calibri" w:hAnsi="Calibri" w:cs="Calibri"/>
          <w:sz w:val="22"/>
          <w:szCs w:val="22"/>
        </w:rPr>
      </w:pPr>
      <w:commentRangeStart w:id="1055"/>
      <w:ins w:id="1056" w:author="BENIWAL VIRENDER" w:date="2021-08-26T11:48:00Z">
        <w:r>
          <w:rPr>
            <w:rFonts w:ascii="Calibri" w:hAnsi="Calibri" w:cstheme="minorBidi"/>
            <w:sz w:val="22"/>
            <w:szCs w:val="22"/>
            <w:lang w:val="en-US" w:bidi="he-IL"/>
          </w:rPr>
          <w:t>Bank</w:t>
        </w:r>
      </w:ins>
      <w:commentRangeEnd w:id="1055"/>
      <w:r w:rsidR="00915A97">
        <w:rPr>
          <w:rStyle w:val="CommentReference"/>
          <w:rFonts w:asciiTheme="minorHAnsi" w:eastAsiaTheme="minorHAnsi" w:hAnsiTheme="minorHAnsi" w:cstheme="minorBidi"/>
          <w:lang w:val="en-US"/>
        </w:rPr>
        <w:commentReference w:id="1055"/>
      </w:r>
      <w:ins w:id="1057" w:author="BENIWAL VIRENDER" w:date="2021-08-26T11:48:00Z">
        <w:r>
          <w:rPr>
            <w:rFonts w:ascii="Calibri" w:hAnsi="Calibri" w:cstheme="minorBidi"/>
            <w:sz w:val="22"/>
            <w:szCs w:val="22"/>
            <w:lang w:val="en-US" w:bidi="he-IL"/>
          </w:rPr>
          <w:t xml:space="preserve"> : </w:t>
        </w:r>
      </w:ins>
      <w:ins w:id="1058" w:author="Hilla Rafalovitz" w:date="2021-08-20T00:56:00Z">
        <w:r w:rsidR="00876418">
          <w:rPr>
            <w:rFonts w:ascii="Calibri" w:hAnsi="Calibri" w:cstheme="minorBidi"/>
            <w:sz w:val="22"/>
            <w:szCs w:val="22"/>
            <w:lang w:val="en-US" w:bidi="he-IL"/>
          </w:rPr>
          <w:t>Security type and market</w:t>
        </w:r>
      </w:ins>
      <w:ins w:id="1059" w:author="Sandip Sharma" w:date="2021-09-08T12:54:00Z">
        <w:r w:rsidR="00EC02DD">
          <w:rPr>
            <w:rFonts w:ascii="Calibri" w:hAnsi="Calibri" w:cstheme="minorBidi"/>
            <w:sz w:val="22"/>
            <w:szCs w:val="22"/>
            <w:lang w:val="en-US" w:bidi="he-IL"/>
          </w:rPr>
          <w:t xml:space="preserve"> as per data </w:t>
        </w:r>
      </w:ins>
      <w:ins w:id="1060" w:author="Sandip Sharma" w:date="2021-09-08T14:18:00Z">
        <w:r w:rsidR="00A85060">
          <w:rPr>
            <w:rFonts w:ascii="Calibri" w:hAnsi="Calibri" w:cstheme="minorBidi"/>
            <w:sz w:val="22"/>
            <w:szCs w:val="22"/>
            <w:lang w:val="en-US" w:bidi="he-IL"/>
          </w:rPr>
          <w:t xml:space="preserve">available </w:t>
        </w:r>
      </w:ins>
      <w:ins w:id="1061" w:author="Sandip Sharma" w:date="2021-09-08T12:54:00Z">
        <w:r w:rsidR="00EC02DD">
          <w:rPr>
            <w:rFonts w:ascii="Calibri" w:hAnsi="Calibri" w:cstheme="minorBidi"/>
            <w:sz w:val="22"/>
            <w:szCs w:val="22"/>
            <w:lang w:val="en-US" w:bidi="he-IL"/>
          </w:rPr>
          <w:t>in BaNCS</w:t>
        </w:r>
      </w:ins>
    </w:p>
    <w:p w14:paraId="457A94D2" w14:textId="16404EBD" w:rsidR="00AC346F" w:rsidRDefault="00AC346F">
      <w:pPr>
        <w:pStyle w:val="BulletList2"/>
        <w:ind w:left="1728" w:firstLine="0"/>
        <w:rPr>
          <w:ins w:id="1062" w:author="Hilla Rafalovitz" w:date="2021-08-22T12:04:00Z"/>
          <w:rFonts w:ascii="Calibri" w:hAnsi="Calibri" w:cs="Calibri"/>
          <w:sz w:val="22"/>
          <w:szCs w:val="22"/>
        </w:rPr>
        <w:pPrChange w:id="1063" w:author="Sandip Sharma" w:date="2021-09-08T12:49:00Z">
          <w:pPr>
            <w:pStyle w:val="BulletList2"/>
            <w:numPr>
              <w:numId w:val="18"/>
            </w:numPr>
            <w:ind w:left="1728"/>
          </w:pPr>
        </w:pPrChange>
      </w:pPr>
    </w:p>
    <w:p w14:paraId="1C720444" w14:textId="77777777" w:rsidR="00B062FD" w:rsidRDefault="00B062FD" w:rsidP="003764C2">
      <w:pPr>
        <w:pStyle w:val="BulletList2"/>
        <w:ind w:left="1440" w:firstLine="0"/>
        <w:rPr>
          <w:ins w:id="1064" w:author="Hilla Rafalovitz" w:date="2021-08-22T12:05:00Z"/>
          <w:rFonts w:ascii="Calibri" w:hAnsi="Calibri" w:cs="Calibri"/>
          <w:sz w:val="22"/>
          <w:szCs w:val="22"/>
        </w:rPr>
      </w:pPr>
    </w:p>
    <w:p w14:paraId="4291AAB4" w14:textId="32AF3C21" w:rsidR="001011AA" w:rsidRPr="000B0A34" w:rsidRDefault="005F4A4F" w:rsidP="003764C2">
      <w:pPr>
        <w:pStyle w:val="BulletList2"/>
        <w:ind w:left="1440" w:firstLine="0"/>
        <w:rPr>
          <w:ins w:id="1065" w:author="Hilla Rafalovitz" w:date="2021-08-22T12:05:00Z"/>
          <w:rFonts w:ascii="Calibri" w:hAnsi="Calibri" w:cs="Calibri"/>
          <w:sz w:val="22"/>
          <w:szCs w:val="22"/>
          <w:lang w:val="en-US"/>
          <w:rPrChange w:id="1066" w:author="Hilla Rafalovitz" w:date="2021-08-22T12:16:00Z">
            <w:rPr>
              <w:ins w:id="1067" w:author="Hilla Rafalovitz" w:date="2021-08-22T12:05:00Z"/>
              <w:rFonts w:ascii="Calibri" w:hAnsi="Calibri" w:cs="Calibri"/>
              <w:sz w:val="22"/>
              <w:szCs w:val="22"/>
            </w:rPr>
          </w:rPrChange>
        </w:rPr>
      </w:pPr>
      <w:ins w:id="1068" w:author="BENIWAL VIRENDER" w:date="2021-08-26T11:46:00Z">
        <w:r>
          <w:rPr>
            <w:rFonts w:ascii="Calibri" w:hAnsi="Calibri" w:cs="Calibri"/>
            <w:sz w:val="22"/>
            <w:szCs w:val="22"/>
          </w:rPr>
          <w:lastRenderedPageBreak/>
          <w:t xml:space="preserve">Bank : </w:t>
        </w:r>
      </w:ins>
      <w:ins w:id="1069" w:author="Hilla Rafalovitz" w:date="2021-08-22T16:07:00Z">
        <w:r w:rsidR="002A0202">
          <w:rPr>
            <w:rFonts w:ascii="Calibri" w:hAnsi="Calibri" w:cs="Calibri" w:hint="cs"/>
            <w:sz w:val="22"/>
            <w:szCs w:val="22"/>
          </w:rPr>
          <w:t>C</w:t>
        </w:r>
      </w:ins>
      <w:ins w:id="1070" w:author="Hilla Rafalovitz" w:date="2021-08-22T12:05:00Z">
        <w:r w:rsidR="001011AA">
          <w:rPr>
            <w:rFonts w:ascii="Calibri" w:hAnsi="Calibri" w:cs="Calibri"/>
            <w:sz w:val="22"/>
            <w:szCs w:val="22"/>
          </w:rPr>
          <w:t xml:space="preserve">harge </w:t>
        </w:r>
        <w:r w:rsidR="00275C72">
          <w:rPr>
            <w:rFonts w:ascii="Calibri" w:hAnsi="Calibri" w:cs="Calibri"/>
            <w:sz w:val="22"/>
            <w:szCs w:val="22"/>
          </w:rPr>
          <w:t>:</w:t>
        </w:r>
        <w:r w:rsidR="00D242B0">
          <w:rPr>
            <w:rFonts w:ascii="Calibri" w:hAnsi="Calibri" w:cs="Calibri"/>
            <w:sz w:val="22"/>
            <w:szCs w:val="22"/>
          </w:rPr>
          <w:t xml:space="preserve"> </w:t>
        </w:r>
      </w:ins>
      <w:ins w:id="1071" w:author="Hilla Rafalovitz" w:date="2021-08-22T12:12:00Z">
        <w:r w:rsidR="00723F93">
          <w:rPr>
            <w:rFonts w:ascii="Calibri" w:hAnsi="Calibri" w:cs="Calibri"/>
            <w:sz w:val="22"/>
            <w:szCs w:val="22"/>
          </w:rPr>
          <w:t>T</w:t>
        </w:r>
      </w:ins>
      <w:ins w:id="1072" w:author="Hilla Rafalovitz" w:date="2021-08-22T12:05:00Z">
        <w:r w:rsidR="00D242B0">
          <w:rPr>
            <w:rFonts w:ascii="Calibri" w:hAnsi="Calibri" w:cs="Calibri"/>
            <w:sz w:val="22"/>
            <w:szCs w:val="22"/>
          </w:rPr>
          <w:t>he</w:t>
        </w:r>
      </w:ins>
      <w:ins w:id="1073" w:author="Hilla Rafalovitz" w:date="2021-08-22T12:12:00Z">
        <w:r w:rsidR="00723F93">
          <w:rPr>
            <w:rFonts w:ascii="Calibri" w:hAnsi="Calibri" w:cs="Calibri"/>
            <w:sz w:val="22"/>
            <w:szCs w:val="22"/>
          </w:rPr>
          <w:t xml:space="preserve"> </w:t>
        </w:r>
      </w:ins>
      <w:ins w:id="1074" w:author="Hilla Rafalovitz" w:date="2021-08-22T12:14:00Z">
        <w:r w:rsidR="00057062">
          <w:rPr>
            <w:rFonts w:ascii="Calibri" w:hAnsi="Calibri" w:cs="Calibri"/>
            <w:sz w:val="22"/>
            <w:szCs w:val="22"/>
          </w:rPr>
          <w:t>c</w:t>
        </w:r>
        <w:r w:rsidR="00057062" w:rsidRPr="00057062">
          <w:rPr>
            <w:rFonts w:ascii="Calibri" w:hAnsi="Calibri" w:cs="Calibri"/>
            <w:sz w:val="22"/>
            <w:szCs w:val="22"/>
          </w:rPr>
          <w:t>harges can also be defined as follows:</w:t>
        </w:r>
      </w:ins>
    </w:p>
    <w:p w14:paraId="3434E8D5" w14:textId="6C0BFF51" w:rsidR="000B0A34" w:rsidRDefault="000B0A34" w:rsidP="000B0A34">
      <w:pPr>
        <w:pStyle w:val="BulletList2"/>
        <w:numPr>
          <w:ilvl w:val="0"/>
          <w:numId w:val="18"/>
        </w:numPr>
        <w:ind w:left="1728"/>
        <w:rPr>
          <w:ins w:id="1075" w:author="Hilla Rafalovitz" w:date="2021-10-04T11:55:00Z"/>
          <w:rFonts w:ascii="Calibri" w:hAnsi="Calibri" w:cs="Calibri"/>
          <w:sz w:val="22"/>
          <w:szCs w:val="22"/>
        </w:rPr>
      </w:pPr>
      <w:ins w:id="1076" w:author="Hilla Rafalovitz" w:date="2021-08-22T12:16:00Z">
        <w:r>
          <w:rPr>
            <w:rFonts w:ascii="Calibri" w:hAnsi="Calibri" w:cs="Calibri"/>
            <w:sz w:val="22"/>
            <w:szCs w:val="22"/>
          </w:rPr>
          <w:t>T</w:t>
        </w:r>
        <w:r w:rsidRPr="00385108">
          <w:rPr>
            <w:rFonts w:ascii="Calibri" w:hAnsi="Calibri" w:cs="Calibri"/>
            <w:sz w:val="22"/>
            <w:szCs w:val="22"/>
          </w:rPr>
          <w:t>ransaction</w:t>
        </w:r>
        <w:r>
          <w:rPr>
            <w:rFonts w:ascii="Calibri" w:hAnsi="Calibri" w:cs="Calibri"/>
            <w:sz w:val="22"/>
            <w:szCs w:val="22"/>
          </w:rPr>
          <w:t xml:space="preserve"> </w:t>
        </w:r>
      </w:ins>
      <w:ins w:id="1077" w:author="Hilla Rafalovitz" w:date="2021-08-22T12:17:00Z">
        <w:r w:rsidR="002A06C5">
          <w:rPr>
            <w:rFonts w:ascii="Calibri" w:hAnsi="Calibri" w:cs="Calibri"/>
            <w:sz w:val="22"/>
            <w:szCs w:val="22"/>
          </w:rPr>
          <w:t>between the same</w:t>
        </w:r>
        <w:r w:rsidR="00DE0209">
          <w:rPr>
            <w:rFonts w:ascii="Calibri" w:hAnsi="Calibri" w:cs="Calibri"/>
            <w:sz w:val="22"/>
            <w:szCs w:val="22"/>
          </w:rPr>
          <w:t xml:space="preserve"> </w:t>
        </w:r>
        <w:commentRangeStart w:id="1078"/>
        <w:r w:rsidR="00DE0209">
          <w:rPr>
            <w:rFonts w:ascii="Calibri" w:hAnsi="Calibri" w:cs="Calibri"/>
            <w:sz w:val="22"/>
            <w:szCs w:val="22"/>
          </w:rPr>
          <w:t>customer</w:t>
        </w:r>
      </w:ins>
      <w:commentRangeEnd w:id="1078"/>
      <w:ins w:id="1079" w:author="Hilla Rafalovitz" w:date="2021-09-09T12:59:00Z">
        <w:r w:rsidR="001A5741">
          <w:rPr>
            <w:rStyle w:val="CommentReference"/>
            <w:rFonts w:asciiTheme="minorHAnsi" w:eastAsiaTheme="minorHAnsi" w:hAnsiTheme="minorHAnsi" w:cstheme="minorBidi"/>
            <w:rtl/>
            <w:lang w:val="en-US"/>
          </w:rPr>
          <w:commentReference w:id="1078"/>
        </w:r>
      </w:ins>
      <w:ins w:id="1080" w:author="Hilla Rafalovitz" w:date="2021-08-22T12:17:00Z">
        <w:r w:rsidR="00DE0209">
          <w:rPr>
            <w:rFonts w:ascii="Calibri" w:hAnsi="Calibri" w:cs="Calibri"/>
            <w:sz w:val="22"/>
            <w:szCs w:val="22"/>
          </w:rPr>
          <w:t>.</w:t>
        </w:r>
      </w:ins>
      <w:ins w:id="1081" w:author="BENIWAL VIRENDER" w:date="2021-08-24T16:09:00Z">
        <w:r w:rsidR="003557C2">
          <w:rPr>
            <w:rFonts w:ascii="Calibri" w:hAnsi="Calibri" w:cs="Calibri"/>
            <w:sz w:val="22"/>
            <w:szCs w:val="22"/>
          </w:rPr>
          <w:t xml:space="preserve"> </w:t>
        </w:r>
      </w:ins>
    </w:p>
    <w:p w14:paraId="234EAC2E" w14:textId="3FAE4C26" w:rsidR="004B1804" w:rsidRDefault="004B1804" w:rsidP="000B0A34">
      <w:pPr>
        <w:pStyle w:val="BulletList2"/>
        <w:numPr>
          <w:ilvl w:val="0"/>
          <w:numId w:val="18"/>
        </w:numPr>
        <w:ind w:left="1728"/>
        <w:rPr>
          <w:ins w:id="1082" w:author="Hilla Rafalovitz" w:date="2021-10-04T11:55:00Z"/>
          <w:rFonts w:ascii="Calibri" w:hAnsi="Calibri" w:cs="Calibri"/>
          <w:sz w:val="22"/>
          <w:szCs w:val="22"/>
        </w:rPr>
      </w:pPr>
      <w:ins w:id="1083" w:author="Hilla Rafalovitz" w:date="2021-10-04T11:55:00Z">
        <w:r>
          <w:rPr>
            <w:rFonts w:ascii="Calibri" w:hAnsi="Calibri" w:cs="Calibri"/>
            <w:sz w:val="22"/>
            <w:szCs w:val="22"/>
            <w:lang w:bidi="he-IL"/>
          </w:rPr>
          <w:t xml:space="preserve">Transaction </w:t>
        </w:r>
        <w:r w:rsidR="002F035E">
          <w:rPr>
            <w:rFonts w:ascii="Calibri" w:hAnsi="Calibri" w:cs="Calibri"/>
            <w:sz w:val="22"/>
            <w:szCs w:val="22"/>
            <w:lang w:bidi="he-IL"/>
          </w:rPr>
          <w:t>when customer is closing the account</w:t>
        </w:r>
      </w:ins>
    </w:p>
    <w:p w14:paraId="1CAC349C" w14:textId="77777777" w:rsidR="002F035E" w:rsidRDefault="002F035E" w:rsidP="000B0A34">
      <w:pPr>
        <w:pStyle w:val="BulletList2"/>
        <w:numPr>
          <w:ilvl w:val="0"/>
          <w:numId w:val="18"/>
        </w:numPr>
        <w:ind w:left="1728"/>
        <w:rPr>
          <w:ins w:id="1084" w:author="BENIWAL VIRENDER" w:date="2021-08-26T11:44:00Z"/>
          <w:rFonts w:ascii="Calibri" w:hAnsi="Calibri" w:cs="Calibri"/>
          <w:sz w:val="22"/>
          <w:szCs w:val="22"/>
        </w:rPr>
      </w:pPr>
    </w:p>
    <w:p w14:paraId="67B4BBBE" w14:textId="2945531C" w:rsidR="00DE0209" w:rsidRPr="00385108" w:rsidRDefault="00FE688F">
      <w:pPr>
        <w:pStyle w:val="BulletList2"/>
        <w:ind w:left="1728" w:firstLine="0"/>
        <w:rPr>
          <w:ins w:id="1085" w:author="Hilla Rafalovitz" w:date="2021-08-22T12:16:00Z"/>
          <w:rFonts w:ascii="Calibri" w:hAnsi="Calibri" w:cs="Calibri"/>
          <w:sz w:val="22"/>
          <w:szCs w:val="22"/>
          <w:rtl/>
          <w:lang w:bidi="he-IL"/>
        </w:rPr>
        <w:pPrChange w:id="1086" w:author="Hilla Rafalovitz" w:date="2021-08-22T13:22:00Z">
          <w:pPr>
            <w:pStyle w:val="BulletList2"/>
            <w:numPr>
              <w:numId w:val="18"/>
            </w:numPr>
            <w:ind w:left="1728"/>
          </w:pPr>
        </w:pPrChange>
      </w:pPr>
      <w:ins w:id="1087" w:author="BENIWAL VIRENDER" w:date="2021-08-26T11:45:00Z">
        <w:del w:id="1088" w:author="Hilla Rafalovitz" w:date="2021-10-04T11:55:00Z">
          <w:r w:rsidRPr="40560FFD" w:rsidDel="004B1804">
            <w:rPr>
              <w:rFonts w:ascii="Calibri" w:hAnsi="Calibri" w:cs="Calibri"/>
              <w:sz w:val="22"/>
              <w:szCs w:val="22"/>
            </w:rPr>
            <w:delText xml:space="preserve">TCS : </w:delText>
          </w:r>
        </w:del>
      </w:ins>
      <w:ins w:id="1089" w:author="BENIWAL VIRENDER" w:date="2021-08-26T11:44:00Z">
        <w:del w:id="1090" w:author="Hilla Rafalovitz" w:date="2021-10-04T11:55:00Z">
          <w:r w:rsidR="008A677C" w:rsidRPr="40560FFD" w:rsidDel="004B1804">
            <w:rPr>
              <w:rFonts w:ascii="Calibri" w:hAnsi="Calibri" w:cs="Calibri"/>
              <w:sz w:val="22"/>
              <w:szCs w:val="22"/>
            </w:rPr>
            <w:delText xml:space="preserve">Not Feasible </w:delText>
          </w:r>
        </w:del>
      </w:ins>
    </w:p>
    <w:p w14:paraId="666AB1C0" w14:textId="77777777" w:rsidR="00897CD0" w:rsidRDefault="00897CD0" w:rsidP="003764C2">
      <w:pPr>
        <w:pStyle w:val="BulletList2"/>
        <w:ind w:left="1440" w:firstLine="0"/>
        <w:rPr>
          <w:ins w:id="1091" w:author="Hilla Rafalovitz" w:date="2021-08-22T12:05:00Z"/>
          <w:rFonts w:ascii="Calibri" w:hAnsi="Calibri" w:cs="Calibri"/>
          <w:sz w:val="22"/>
          <w:szCs w:val="22"/>
        </w:rPr>
      </w:pPr>
    </w:p>
    <w:p w14:paraId="0AAC1D40" w14:textId="5C3CBE4F" w:rsidR="00AC346F" w:rsidRPr="00385108" w:rsidRDefault="00AC346F" w:rsidP="009F7F8A">
      <w:pPr>
        <w:pStyle w:val="BulletList2"/>
        <w:numPr>
          <w:ilvl w:val="0"/>
          <w:numId w:val="18"/>
        </w:numPr>
        <w:ind w:left="1008"/>
        <w:rPr>
          <w:rFonts w:ascii="Calibri" w:hAnsi="Calibri" w:cs="Calibri"/>
          <w:sz w:val="22"/>
          <w:szCs w:val="22"/>
        </w:rPr>
      </w:pPr>
      <w:r w:rsidRPr="00385108">
        <w:rPr>
          <w:rFonts w:ascii="Calibri" w:hAnsi="Calibri" w:cs="Calibri"/>
          <w:sz w:val="22"/>
          <w:szCs w:val="22"/>
        </w:rPr>
        <w:t>Maximum and Minimum Amount: The charges can be subject to minimum or maximum levels if the computed charge recedes or exceeds the limit.</w:t>
      </w:r>
    </w:p>
    <w:p w14:paraId="07EAD561" w14:textId="22CB282F" w:rsidR="00AC346F" w:rsidRPr="00385108" w:rsidRDefault="00AC346F" w:rsidP="009F7F8A">
      <w:pPr>
        <w:pStyle w:val="BulletList2"/>
        <w:numPr>
          <w:ilvl w:val="0"/>
          <w:numId w:val="18"/>
        </w:numPr>
        <w:ind w:left="1008"/>
        <w:rPr>
          <w:rFonts w:ascii="Calibri" w:hAnsi="Calibri" w:cs="Calibri"/>
          <w:sz w:val="22"/>
          <w:szCs w:val="22"/>
        </w:rPr>
      </w:pPr>
      <w:r w:rsidRPr="00385108">
        <w:rPr>
          <w:rFonts w:ascii="Calibri" w:hAnsi="Calibri" w:cs="Calibri"/>
          <w:sz w:val="22"/>
          <w:szCs w:val="22"/>
        </w:rPr>
        <w:t>Application Frequency: It specifies when the charge must be settled. This can have values immediately or deferred.</w:t>
      </w:r>
    </w:p>
    <w:p w14:paraId="7F583581" w14:textId="77777777" w:rsidR="00AC346F" w:rsidRPr="00385108" w:rsidRDefault="00AC346F" w:rsidP="009F7F8A">
      <w:pPr>
        <w:pStyle w:val="BulletList2"/>
        <w:numPr>
          <w:ilvl w:val="0"/>
          <w:numId w:val="18"/>
        </w:numPr>
        <w:ind w:left="1008"/>
        <w:rPr>
          <w:rFonts w:ascii="Calibri" w:hAnsi="Calibri" w:cs="Calibri"/>
          <w:sz w:val="22"/>
          <w:szCs w:val="22"/>
        </w:rPr>
      </w:pPr>
      <w:r w:rsidRPr="00385108">
        <w:rPr>
          <w:rFonts w:ascii="Calibri" w:hAnsi="Calibri" w:cs="Calibri"/>
          <w:sz w:val="22"/>
          <w:szCs w:val="22"/>
        </w:rPr>
        <w:t>Computation Frequency: It specifies the periodicity of charge computation for the periodic and tiered charges.</w:t>
      </w:r>
    </w:p>
    <w:p w14:paraId="760992B1" w14:textId="77777777" w:rsidR="00AC346F" w:rsidRPr="00385108" w:rsidRDefault="00AC346F" w:rsidP="009F7F8A">
      <w:pPr>
        <w:pStyle w:val="BulletList2"/>
        <w:numPr>
          <w:ilvl w:val="0"/>
          <w:numId w:val="18"/>
        </w:numPr>
        <w:ind w:left="1008"/>
        <w:rPr>
          <w:rFonts w:ascii="Calibri" w:hAnsi="Calibri" w:cs="Calibri"/>
          <w:sz w:val="22"/>
          <w:szCs w:val="22"/>
        </w:rPr>
      </w:pPr>
      <w:r w:rsidRPr="00385108">
        <w:rPr>
          <w:rFonts w:ascii="Calibri" w:hAnsi="Calibri" w:cs="Calibri"/>
          <w:sz w:val="22"/>
          <w:szCs w:val="22"/>
        </w:rPr>
        <w:t>Charge Amount: It specifies the amount to be charged when charge type is flat.</w:t>
      </w:r>
    </w:p>
    <w:p w14:paraId="684D81D1" w14:textId="77777777" w:rsidR="00AC346F" w:rsidRPr="00385108" w:rsidRDefault="00AC346F" w:rsidP="009F7F8A">
      <w:pPr>
        <w:pStyle w:val="BulletList2"/>
        <w:numPr>
          <w:ilvl w:val="0"/>
          <w:numId w:val="18"/>
        </w:numPr>
        <w:ind w:left="1008"/>
        <w:rPr>
          <w:rFonts w:ascii="Calibri" w:hAnsi="Calibri" w:cs="Calibri"/>
          <w:sz w:val="22"/>
          <w:szCs w:val="22"/>
        </w:rPr>
      </w:pPr>
      <w:r w:rsidRPr="00385108">
        <w:rPr>
          <w:rFonts w:ascii="Calibri" w:hAnsi="Calibri" w:cs="Calibri"/>
          <w:sz w:val="22"/>
          <w:szCs w:val="22"/>
        </w:rPr>
        <w:t>Charge Percentage: It specifies the percentage of the charge basis to be charged when charge type is flat percentage.</w:t>
      </w:r>
    </w:p>
    <w:p w14:paraId="007A0FF6" w14:textId="77777777" w:rsidR="00AC346F" w:rsidRPr="00385108" w:rsidRDefault="00AC346F" w:rsidP="009F7F8A">
      <w:pPr>
        <w:pStyle w:val="BulletList2"/>
        <w:numPr>
          <w:ilvl w:val="0"/>
          <w:numId w:val="18"/>
        </w:numPr>
        <w:ind w:left="1008"/>
        <w:rPr>
          <w:rFonts w:ascii="Calibri" w:hAnsi="Calibri" w:cs="Calibri"/>
          <w:sz w:val="22"/>
          <w:szCs w:val="22"/>
        </w:rPr>
      </w:pPr>
      <w:r w:rsidRPr="00385108">
        <w:rPr>
          <w:rFonts w:ascii="Calibri" w:hAnsi="Calibri" w:cs="Calibri"/>
          <w:sz w:val="22"/>
          <w:szCs w:val="22"/>
        </w:rPr>
        <w:t>Tier Definition: It represents the charges for slab or tier when a charge type is defined as slab or tiered.</w:t>
      </w:r>
    </w:p>
    <w:p w14:paraId="65C30C75" w14:textId="5B4270D5" w:rsidR="00AC346F" w:rsidRDefault="00AC346F" w:rsidP="009F7F8A">
      <w:pPr>
        <w:pStyle w:val="BulletList2"/>
        <w:numPr>
          <w:ilvl w:val="0"/>
          <w:numId w:val="18"/>
        </w:numPr>
        <w:ind w:left="1008"/>
        <w:rPr>
          <w:ins w:id="1092" w:author="Hilla Rafalovitz" w:date="2021-08-20T11:06:00Z"/>
          <w:rFonts w:ascii="Calibri" w:hAnsi="Calibri" w:cs="Calibri"/>
          <w:sz w:val="22"/>
          <w:szCs w:val="22"/>
        </w:rPr>
      </w:pPr>
      <w:r w:rsidRPr="00385108">
        <w:rPr>
          <w:rFonts w:ascii="Calibri" w:hAnsi="Calibri" w:cs="Calibri"/>
          <w:sz w:val="22"/>
          <w:szCs w:val="22"/>
        </w:rPr>
        <w:t>Rule Base Charge: The charges may be affected by factors like order type (buy or sell), instrument type (equity or debt), value of account(s), value of portfolio(s), client category. These factors may override the default charges defined in the fee schedule for a service or may be used for providing differential charges, that is levying lower or higher charges than the calculated one.</w:t>
      </w:r>
    </w:p>
    <w:p w14:paraId="1EEF7C57" w14:textId="5EFA5BA2" w:rsidR="00304B4C" w:rsidRDefault="0025244D" w:rsidP="009F7F8A">
      <w:pPr>
        <w:pStyle w:val="BulletList2"/>
        <w:numPr>
          <w:ilvl w:val="0"/>
          <w:numId w:val="18"/>
        </w:numPr>
        <w:ind w:left="1008"/>
        <w:rPr>
          <w:ins w:id="1093" w:author="Hilla Rafalovitz" w:date="2021-09-09T13:13:00Z"/>
          <w:rFonts w:ascii="Calibri" w:hAnsi="Calibri" w:cs="Calibri"/>
          <w:sz w:val="22"/>
          <w:szCs w:val="22"/>
        </w:rPr>
      </w:pPr>
      <w:ins w:id="1094" w:author="Hilla Rafalovitz" w:date="2021-08-20T11:06:00Z">
        <w:r>
          <w:rPr>
            <w:rFonts w:ascii="Calibri" w:hAnsi="Calibri" w:cs="Calibri"/>
            <w:sz w:val="22"/>
            <w:szCs w:val="22"/>
          </w:rPr>
          <w:t xml:space="preserve">Foreign </w:t>
        </w:r>
        <w:commentRangeStart w:id="1095"/>
        <w:r>
          <w:rPr>
            <w:rFonts w:ascii="Calibri" w:hAnsi="Calibri" w:cs="Calibri"/>
            <w:sz w:val="22"/>
            <w:szCs w:val="22"/>
          </w:rPr>
          <w:t>fee</w:t>
        </w:r>
        <w:commentRangeEnd w:id="1095"/>
        <w:r w:rsidR="004638F9">
          <w:rPr>
            <w:rStyle w:val="CommentReference"/>
            <w:rFonts w:asciiTheme="minorHAnsi" w:eastAsiaTheme="minorHAnsi" w:hAnsiTheme="minorHAnsi" w:cstheme="minorBidi"/>
            <w:lang w:val="en-US"/>
          </w:rPr>
          <w:commentReference w:id="1095"/>
        </w:r>
        <w:r>
          <w:rPr>
            <w:rFonts w:ascii="Calibri" w:hAnsi="Calibri" w:cs="Calibri"/>
            <w:sz w:val="22"/>
            <w:szCs w:val="22"/>
          </w:rPr>
          <w:t xml:space="preserve"> </w:t>
        </w:r>
        <w:del w:id="1096" w:author="Sandip Sharma" w:date="2021-09-08T14:51:00Z">
          <w:r w:rsidDel="00DA7A14">
            <w:rPr>
              <w:rFonts w:ascii="Calibri" w:hAnsi="Calibri" w:cs="Calibri"/>
              <w:sz w:val="22"/>
              <w:szCs w:val="22"/>
            </w:rPr>
            <w:delText>-</w:delText>
          </w:r>
        </w:del>
      </w:ins>
      <w:ins w:id="1097" w:author="Sandip Sharma" w:date="2021-09-08T14:51:00Z">
        <w:r w:rsidR="00DA7A14">
          <w:rPr>
            <w:rFonts w:ascii="Calibri" w:hAnsi="Calibri" w:cs="Calibri"/>
            <w:sz w:val="22"/>
            <w:szCs w:val="22"/>
          </w:rPr>
          <w:t>–</w:t>
        </w:r>
      </w:ins>
      <w:ins w:id="1098" w:author="Hilla Rafalovitz" w:date="2021-08-20T11:06:00Z">
        <w:r>
          <w:rPr>
            <w:rFonts w:ascii="Calibri" w:hAnsi="Calibri" w:cs="Calibri"/>
            <w:sz w:val="22"/>
            <w:szCs w:val="22"/>
          </w:rPr>
          <w:t xml:space="preserve"> </w:t>
        </w:r>
      </w:ins>
      <w:ins w:id="1099" w:author="Sandip Sharma" w:date="2021-09-08T14:51:00Z">
        <w:r w:rsidR="00DA7A14">
          <w:rPr>
            <w:rFonts w:ascii="Calibri" w:hAnsi="Calibri" w:cs="Calibri"/>
            <w:sz w:val="22"/>
            <w:szCs w:val="22"/>
          </w:rPr>
          <w:t xml:space="preserve">BaNCS will provide a monthly data extract </w:t>
        </w:r>
        <w:r w:rsidR="00072ABC">
          <w:rPr>
            <w:rFonts w:ascii="Calibri" w:hAnsi="Calibri" w:cs="Calibri"/>
            <w:sz w:val="22"/>
            <w:szCs w:val="22"/>
          </w:rPr>
          <w:t xml:space="preserve">to Bank listing calculation of broker commission </w:t>
        </w:r>
      </w:ins>
      <w:ins w:id="1100" w:author="Sandip Sharma" w:date="2021-09-08T14:53:00Z">
        <w:r w:rsidR="00072ABC">
          <w:rPr>
            <w:rFonts w:ascii="Calibri" w:hAnsi="Calibri" w:cs="Calibri"/>
            <w:sz w:val="22"/>
            <w:szCs w:val="22"/>
          </w:rPr>
          <w:t xml:space="preserve">based on trade in BaNCS </w:t>
        </w:r>
      </w:ins>
      <w:ins w:id="1101" w:author="Sandip Sharma" w:date="2021-09-08T14:51:00Z">
        <w:r w:rsidR="00072ABC">
          <w:rPr>
            <w:rFonts w:ascii="Calibri" w:hAnsi="Calibri" w:cs="Calibri"/>
            <w:sz w:val="22"/>
            <w:szCs w:val="22"/>
          </w:rPr>
          <w:t>vis-a</w:t>
        </w:r>
      </w:ins>
      <w:ins w:id="1102" w:author="Sandip Sharma" w:date="2021-09-08T14:53:00Z">
        <w:r w:rsidR="00072ABC">
          <w:rPr>
            <w:rFonts w:ascii="Calibri" w:hAnsi="Calibri" w:cs="Calibri"/>
            <w:sz w:val="22"/>
            <w:szCs w:val="22"/>
          </w:rPr>
          <w:t>-</w:t>
        </w:r>
      </w:ins>
      <w:ins w:id="1103" w:author="Sandip Sharma" w:date="2021-09-08T14:51:00Z">
        <w:r w:rsidR="00072ABC">
          <w:rPr>
            <w:rFonts w:ascii="Calibri" w:hAnsi="Calibri" w:cs="Calibri"/>
            <w:sz w:val="22"/>
            <w:szCs w:val="22"/>
          </w:rPr>
          <w:t xml:space="preserve">vis </w:t>
        </w:r>
      </w:ins>
      <w:ins w:id="1104" w:author="Sandip Sharma" w:date="2021-09-08T14:53:00Z">
        <w:r w:rsidR="00072ABC">
          <w:rPr>
            <w:rFonts w:ascii="Calibri" w:hAnsi="Calibri" w:cs="Calibri"/>
            <w:sz w:val="22"/>
            <w:szCs w:val="22"/>
          </w:rPr>
          <w:t>commission charged by the broker.</w:t>
        </w:r>
      </w:ins>
    </w:p>
    <w:p w14:paraId="0C1E61A1" w14:textId="42D13C8F" w:rsidR="004F2F13" w:rsidRDefault="004F2F13" w:rsidP="009F7F8A">
      <w:pPr>
        <w:pStyle w:val="BulletList2"/>
        <w:numPr>
          <w:ilvl w:val="0"/>
          <w:numId w:val="18"/>
        </w:numPr>
        <w:ind w:left="1008"/>
        <w:rPr>
          <w:ins w:id="1105" w:author="Eran Dayan" w:date="2021-10-03T09:24:00Z"/>
          <w:rFonts w:ascii="Calibri" w:hAnsi="Calibri" w:cs="Calibri"/>
          <w:sz w:val="22"/>
          <w:szCs w:val="22"/>
        </w:rPr>
      </w:pPr>
      <w:commentRangeStart w:id="1106"/>
      <w:ins w:id="1107" w:author="Hilla Rafalovitz" w:date="2021-09-09T13:14:00Z">
        <w:r>
          <w:rPr>
            <w:rFonts w:ascii="Calibri" w:hAnsi="Calibri" w:cs="Calibri"/>
            <w:sz w:val="22"/>
            <w:szCs w:val="22"/>
          </w:rPr>
          <w:t>Also dai</w:t>
        </w:r>
        <w:r w:rsidR="005E7951">
          <w:rPr>
            <w:rFonts w:ascii="Calibri" w:hAnsi="Calibri" w:cs="Calibri"/>
            <w:sz w:val="22"/>
            <w:szCs w:val="22"/>
          </w:rPr>
          <w:t>l</w:t>
        </w:r>
        <w:r>
          <w:rPr>
            <w:rFonts w:ascii="Calibri" w:hAnsi="Calibri" w:cs="Calibri"/>
            <w:sz w:val="22"/>
            <w:szCs w:val="22"/>
          </w:rPr>
          <w:t xml:space="preserve">y </w:t>
        </w:r>
      </w:ins>
      <w:ins w:id="1108" w:author="Hilla Rafalovitz" w:date="2021-09-09T13:16:00Z">
        <w:r w:rsidR="002944EF">
          <w:rPr>
            <w:rFonts w:ascii="Calibri" w:hAnsi="Calibri" w:cs="Calibri"/>
            <w:sz w:val="22"/>
            <w:szCs w:val="22"/>
          </w:rPr>
          <w:t>re</w:t>
        </w:r>
      </w:ins>
      <w:ins w:id="1109" w:author="Hilla Rafalovitz" w:date="2021-09-09T13:17:00Z">
        <w:r w:rsidR="002944EF">
          <w:rPr>
            <w:rFonts w:ascii="Calibri" w:hAnsi="Calibri" w:cs="Calibri"/>
            <w:sz w:val="22"/>
            <w:szCs w:val="22"/>
          </w:rPr>
          <w:t xml:space="preserve">conciliation </w:t>
        </w:r>
      </w:ins>
      <w:ins w:id="1110" w:author="Hilla Rafalovitz" w:date="2021-09-09T13:14:00Z">
        <w:r w:rsidR="005E7951">
          <w:rPr>
            <w:rFonts w:ascii="Calibri" w:hAnsi="Calibri" w:cs="Calibri"/>
            <w:sz w:val="22"/>
            <w:szCs w:val="22"/>
          </w:rPr>
          <w:t>repo</w:t>
        </w:r>
      </w:ins>
      <w:ins w:id="1111" w:author="Hilla Rafalovitz" w:date="2021-09-09T13:16:00Z">
        <w:r w:rsidR="00B365BA">
          <w:rPr>
            <w:rFonts w:ascii="Calibri" w:hAnsi="Calibri" w:cs="Calibri"/>
            <w:sz w:val="22"/>
            <w:szCs w:val="22"/>
          </w:rPr>
          <w:t>r</w:t>
        </w:r>
      </w:ins>
      <w:ins w:id="1112" w:author="Hilla Rafalovitz" w:date="2021-09-09T13:14:00Z">
        <w:r w:rsidR="005E7951">
          <w:rPr>
            <w:rFonts w:ascii="Calibri" w:hAnsi="Calibri" w:cs="Calibri"/>
            <w:sz w:val="22"/>
            <w:szCs w:val="22"/>
          </w:rPr>
          <w:t>t should be produc</w:t>
        </w:r>
        <w:r w:rsidR="00761F6B">
          <w:rPr>
            <w:rFonts w:ascii="Calibri" w:hAnsi="Calibri" w:cs="Calibri"/>
            <w:sz w:val="22"/>
            <w:szCs w:val="22"/>
          </w:rPr>
          <w:t xml:space="preserve">ed for </w:t>
        </w:r>
      </w:ins>
      <w:ins w:id="1113" w:author="Hilla Rafalovitz" w:date="2021-09-09T13:15:00Z">
        <w:r w:rsidR="00761F6B">
          <w:rPr>
            <w:rFonts w:ascii="Calibri" w:hAnsi="Calibri" w:cs="Calibri"/>
            <w:sz w:val="22"/>
            <w:szCs w:val="22"/>
          </w:rPr>
          <w:t>executions being cha</w:t>
        </w:r>
        <w:r w:rsidR="00C34CC9">
          <w:rPr>
            <w:rFonts w:ascii="Calibri" w:hAnsi="Calibri" w:cs="Calibri"/>
            <w:sz w:val="22"/>
            <w:szCs w:val="22"/>
          </w:rPr>
          <w:t>r</w:t>
        </w:r>
        <w:r w:rsidR="00761F6B">
          <w:rPr>
            <w:rFonts w:ascii="Calibri" w:hAnsi="Calibri" w:cs="Calibri"/>
            <w:sz w:val="22"/>
            <w:szCs w:val="22"/>
          </w:rPr>
          <w:t>ged by t</w:t>
        </w:r>
        <w:r w:rsidR="00C34CC9">
          <w:rPr>
            <w:rFonts w:ascii="Calibri" w:hAnsi="Calibri" w:cs="Calibri"/>
            <w:sz w:val="22"/>
            <w:szCs w:val="22"/>
          </w:rPr>
          <w:t xml:space="preserve">he broker </w:t>
        </w:r>
      </w:ins>
      <w:ins w:id="1114" w:author="Hilla Rafalovitz" w:date="2021-09-09T14:01:00Z">
        <w:r w:rsidR="001C58F7">
          <w:rPr>
            <w:rFonts w:ascii="Calibri" w:hAnsi="Calibri" w:cs="Calibri"/>
            <w:sz w:val="22"/>
            <w:szCs w:val="22"/>
          </w:rPr>
          <w:t>/</w:t>
        </w:r>
        <w:r w:rsidR="00855E9B">
          <w:rPr>
            <w:rFonts w:ascii="Calibri" w:hAnsi="Calibri" w:cs="Calibri"/>
            <w:sz w:val="22"/>
            <w:szCs w:val="22"/>
          </w:rPr>
          <w:t xml:space="preserve">custodian  - </w:t>
        </w:r>
      </w:ins>
      <w:ins w:id="1115" w:author="Hilla Rafalovitz" w:date="2021-09-09T13:15:00Z">
        <w:r w:rsidR="00C34CC9">
          <w:rPr>
            <w:rFonts w:ascii="Calibri" w:hAnsi="Calibri" w:cs="Calibri"/>
            <w:sz w:val="22"/>
            <w:szCs w:val="22"/>
          </w:rPr>
          <w:t>over the fee agreement</w:t>
        </w:r>
      </w:ins>
      <w:ins w:id="1116" w:author="Hilla Rafalovitz" w:date="2021-09-09T14:01:00Z">
        <w:r w:rsidR="00855E9B">
          <w:rPr>
            <w:rFonts w:ascii="Calibri" w:hAnsi="Calibri" w:cs="Calibri"/>
            <w:sz w:val="22"/>
            <w:szCs w:val="22"/>
          </w:rPr>
          <w:t xml:space="preserve"> (</w:t>
        </w:r>
        <w:proofErr w:type="spellStart"/>
        <w:r w:rsidR="00855E9B">
          <w:rPr>
            <w:rFonts w:ascii="Calibri" w:hAnsi="Calibri" w:cs="Calibri"/>
            <w:sz w:val="22"/>
            <w:szCs w:val="22"/>
          </w:rPr>
          <w:t>S</w:t>
        </w:r>
      </w:ins>
      <w:ins w:id="1117" w:author="Hilla Rafalovitz" w:date="2021-09-09T14:02:00Z">
        <w:r w:rsidR="00855E9B">
          <w:rPr>
            <w:rFonts w:ascii="Calibri" w:hAnsi="Calibri" w:cs="Calibri"/>
            <w:sz w:val="22"/>
            <w:szCs w:val="22"/>
          </w:rPr>
          <w:t>EC,TAF.etc</w:t>
        </w:r>
        <w:proofErr w:type="spellEnd"/>
        <w:r w:rsidR="00855E9B">
          <w:rPr>
            <w:rFonts w:ascii="Calibri" w:hAnsi="Calibri" w:cs="Calibri"/>
            <w:sz w:val="22"/>
            <w:szCs w:val="22"/>
          </w:rPr>
          <w:t>.</w:t>
        </w:r>
        <w:r w:rsidR="00AC53CB">
          <w:rPr>
            <w:rFonts w:ascii="Calibri" w:hAnsi="Calibri" w:cs="Calibri"/>
            <w:sz w:val="22"/>
            <w:szCs w:val="22"/>
          </w:rPr>
          <w:t>)</w:t>
        </w:r>
      </w:ins>
      <w:ins w:id="1118" w:author="Hilla Rafalovitz" w:date="2021-09-09T13:15:00Z">
        <w:r w:rsidR="00C34CC9">
          <w:rPr>
            <w:rFonts w:ascii="Calibri" w:hAnsi="Calibri" w:cs="Calibri"/>
            <w:sz w:val="22"/>
            <w:szCs w:val="22"/>
          </w:rPr>
          <w:t>.</w:t>
        </w:r>
      </w:ins>
      <w:commentRangeEnd w:id="1106"/>
      <w:ins w:id="1119" w:author="Hilla Rafalovitz" w:date="2021-09-09T13:16:00Z">
        <w:r w:rsidR="00B365BA">
          <w:rPr>
            <w:rStyle w:val="CommentReference"/>
            <w:rFonts w:asciiTheme="minorHAnsi" w:eastAsiaTheme="minorHAnsi" w:hAnsiTheme="minorHAnsi" w:cstheme="minorBidi"/>
            <w:lang w:val="en-US"/>
          </w:rPr>
          <w:commentReference w:id="1106"/>
        </w:r>
      </w:ins>
    </w:p>
    <w:p w14:paraId="3EB79555" w14:textId="77777777" w:rsidR="00A97CEC" w:rsidRDefault="00A97CEC">
      <w:pPr>
        <w:pStyle w:val="ListParagraph"/>
        <w:numPr>
          <w:ilvl w:val="0"/>
          <w:numId w:val="18"/>
        </w:numPr>
        <w:ind w:left="1008"/>
        <w:rPr>
          <w:ins w:id="1120" w:author="Eran Dayan" w:date="2021-10-03T09:24:00Z"/>
          <w:rFonts w:eastAsia="Calibri" w:cs="Times New Roman"/>
        </w:rPr>
        <w:pPrChange w:id="1121" w:author="Eran Dayan" w:date="2021-10-03T09:24:00Z">
          <w:pPr>
            <w:pStyle w:val="ListParagraph"/>
            <w:numPr>
              <w:numId w:val="18"/>
            </w:numPr>
            <w:ind w:left="576" w:hanging="288"/>
          </w:pPr>
        </w:pPrChange>
      </w:pPr>
      <w:commentRangeStart w:id="1122"/>
      <w:ins w:id="1123" w:author="Eran Dayan" w:date="2021-10-03T09:24:00Z">
        <w:r>
          <w:rPr>
            <w:rFonts w:eastAsia="Calibri" w:cs="Times New Roman"/>
          </w:rPr>
          <w:t>In case the bank don’t have distribution agreement with the MF manager - the customer  position should  fee should be calculated on daily basis and might be charged  periodically according to the bank decision.</w:t>
        </w:r>
        <w:commentRangeEnd w:id="1122"/>
        <w:r w:rsidR="001B6B47">
          <w:rPr>
            <w:rStyle w:val="CommentReference"/>
          </w:rPr>
          <w:commentReference w:id="1122"/>
        </w:r>
      </w:ins>
    </w:p>
    <w:p w14:paraId="700D064C" w14:textId="77777777" w:rsidR="00A97CEC" w:rsidRDefault="00A97CEC">
      <w:pPr>
        <w:pStyle w:val="BulletList2"/>
        <w:ind w:left="0" w:firstLine="0"/>
        <w:rPr>
          <w:ins w:id="1124" w:author="Hilla Rafalovitz" w:date="2021-09-09T13:00:00Z"/>
          <w:rFonts w:ascii="Calibri" w:hAnsi="Calibri" w:cs="Calibri"/>
          <w:sz w:val="22"/>
          <w:szCs w:val="22"/>
        </w:rPr>
        <w:pPrChange w:id="1125" w:author="Eran Dayan" w:date="2021-10-03T09:24:00Z">
          <w:pPr>
            <w:pStyle w:val="BulletList2"/>
            <w:numPr>
              <w:numId w:val="18"/>
            </w:numPr>
            <w:ind w:left="1008"/>
          </w:pPr>
        </w:pPrChange>
      </w:pPr>
    </w:p>
    <w:p w14:paraId="6BA4D779" w14:textId="77777777" w:rsidR="007F06A3" w:rsidRPr="00385108" w:rsidDel="00E22A4E" w:rsidRDefault="007F06A3">
      <w:pPr>
        <w:pStyle w:val="BulletList2"/>
        <w:ind w:left="1008" w:firstLine="0"/>
        <w:rPr>
          <w:del w:id="1126" w:author="Hilla Rafalovitz" w:date="2021-09-10T08:58:00Z"/>
          <w:rFonts w:ascii="Calibri" w:hAnsi="Calibri" w:cs="Calibri"/>
          <w:sz w:val="22"/>
          <w:szCs w:val="22"/>
        </w:rPr>
        <w:pPrChange w:id="1127" w:author="Hilla Rafalovitz" w:date="2021-09-10T08:58:00Z">
          <w:pPr>
            <w:pStyle w:val="BulletList2"/>
            <w:numPr>
              <w:numId w:val="18"/>
            </w:numPr>
            <w:ind w:left="1008"/>
          </w:pPr>
        </w:pPrChange>
      </w:pPr>
    </w:p>
    <w:p w14:paraId="73416BC7" w14:textId="06C1D846" w:rsidR="00AC346F" w:rsidRPr="00E22A4E" w:rsidRDefault="00AC346F">
      <w:pPr>
        <w:pStyle w:val="BulletList2"/>
        <w:ind w:left="1008" w:firstLine="0"/>
        <w:rPr>
          <w:rFonts w:ascii="Calibri" w:hAnsi="Calibri" w:cs="Calibri"/>
          <w:rPrChange w:id="1128" w:author="Hilla Rafalovitz" w:date="2021-09-10T08:58:00Z">
            <w:rPr/>
          </w:rPrChange>
        </w:rPr>
        <w:pPrChange w:id="1129" w:author="Hilla Rafalovitz" w:date="2021-09-10T08:58:00Z">
          <w:pPr>
            <w:pStyle w:val="BodyText"/>
          </w:pPr>
        </w:pPrChange>
      </w:pPr>
    </w:p>
    <w:p w14:paraId="52C0DA46" w14:textId="77777777" w:rsidR="005A6C17" w:rsidRPr="00385108" w:rsidRDefault="005A6C17" w:rsidP="001F7A05">
      <w:pPr>
        <w:pStyle w:val="ListParagraph"/>
        <w:jc w:val="both"/>
        <w:rPr>
          <w:rFonts w:ascii="Calibri" w:hAnsi="Calibri" w:cs="Calibri"/>
        </w:rPr>
      </w:pPr>
    </w:p>
    <w:p w14:paraId="2E489C0B" w14:textId="738B4046" w:rsidR="001F7A05" w:rsidRPr="00385108" w:rsidRDefault="001F7A05" w:rsidP="001F7A05">
      <w:pPr>
        <w:pStyle w:val="ListParagraph"/>
        <w:jc w:val="both"/>
        <w:rPr>
          <w:rFonts w:ascii="Calibri" w:hAnsi="Calibri" w:cs="Calibri"/>
        </w:rPr>
      </w:pPr>
      <w:r w:rsidRPr="00385108">
        <w:rPr>
          <w:rFonts w:ascii="Calibri" w:hAnsi="Calibri" w:cs="Calibri"/>
          <w:noProof/>
        </w:rPr>
        <w:lastRenderedPageBreak/>
        <w:drawing>
          <wp:inline distT="0" distB="0" distL="0" distR="0" wp14:anchorId="463A8034" wp14:editId="28187DBD">
            <wp:extent cx="5943600" cy="2651760"/>
            <wp:effectExtent l="38100" t="38100" r="114300" b="1104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651760"/>
                    </a:xfrm>
                    <a:prstGeom prst="rect">
                      <a:avLst/>
                    </a:prstGeom>
                    <a:ln w="127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56719D7" w14:textId="680A79E3" w:rsidR="006632E2" w:rsidRPr="00385108" w:rsidRDefault="00AC346F" w:rsidP="00AC346F">
      <w:pPr>
        <w:pStyle w:val="ListParagraph"/>
        <w:jc w:val="center"/>
        <w:rPr>
          <w:rFonts w:ascii="Calibri" w:hAnsi="Calibri" w:cs="Calibri"/>
          <w:sz w:val="20"/>
          <w:szCs w:val="20"/>
        </w:rPr>
      </w:pPr>
      <w:r w:rsidRPr="00385108">
        <w:rPr>
          <w:rFonts w:ascii="Calibri" w:hAnsi="Calibri" w:cs="Calibri"/>
          <w:sz w:val="20"/>
          <w:szCs w:val="20"/>
        </w:rPr>
        <w:t>Charges flow for trade</w:t>
      </w:r>
    </w:p>
    <w:p w14:paraId="279BA75B" w14:textId="19700C2D" w:rsidR="006632E2" w:rsidRPr="00385108" w:rsidRDefault="006632E2" w:rsidP="006632E2">
      <w:pPr>
        <w:pStyle w:val="ListParagraph"/>
        <w:jc w:val="both"/>
        <w:rPr>
          <w:rFonts w:ascii="Calibri" w:hAnsi="Calibri" w:cs="Calibri"/>
        </w:rPr>
      </w:pPr>
    </w:p>
    <w:p w14:paraId="7A8FE413" w14:textId="0DACD10B" w:rsidR="006632E2" w:rsidRPr="00385108" w:rsidRDefault="001B6959" w:rsidP="001B6959">
      <w:pPr>
        <w:pStyle w:val="Heading2"/>
      </w:pPr>
      <w:bookmarkStart w:id="1130" w:name="_Toc79750046"/>
      <w:r>
        <w:t>Custody Fee</w:t>
      </w:r>
      <w:bookmarkEnd w:id="1130"/>
    </w:p>
    <w:p w14:paraId="1747EC26" w14:textId="77777777" w:rsidR="00E54304" w:rsidRDefault="00E54304" w:rsidP="006632E2">
      <w:pPr>
        <w:pStyle w:val="ListParagraph"/>
        <w:jc w:val="both"/>
      </w:pPr>
      <w:r>
        <w:t>Daily process for Custody Fee:</w:t>
      </w:r>
    </w:p>
    <w:p w14:paraId="1F36A751" w14:textId="77777777" w:rsidR="00E54304" w:rsidRDefault="00E54304" w:rsidP="006632E2">
      <w:pPr>
        <w:pStyle w:val="ListParagraph"/>
        <w:jc w:val="both"/>
      </w:pPr>
    </w:p>
    <w:p w14:paraId="5ACFC824" w14:textId="542F5193" w:rsidR="006632E2" w:rsidRDefault="00E54304" w:rsidP="006632E2">
      <w:pPr>
        <w:pStyle w:val="ListParagraph"/>
        <w:jc w:val="both"/>
      </w:pPr>
      <w:commentRangeStart w:id="1131"/>
      <w:commentRangeStart w:id="1132"/>
      <w:r>
        <w:t xml:space="preserve">Batch Process </w:t>
      </w:r>
      <w:r w:rsidR="00A210B0">
        <w:t xml:space="preserve">is computing custody fee on security amount for an instrument </w:t>
      </w:r>
      <w:r w:rsidR="0082662D">
        <w:t>daily and</w:t>
      </w:r>
      <w:r w:rsidR="00212E00">
        <w:t xml:space="preserve"> store </w:t>
      </w:r>
      <w:r w:rsidR="0082662D" w:rsidRPr="0082662D">
        <w:t xml:space="preserve">as a sum of custody fee computed for all portfolio holdings irrespective of its type local, </w:t>
      </w:r>
      <w:r w:rsidR="0074297A" w:rsidRPr="0082662D">
        <w:t>foreign,</w:t>
      </w:r>
      <w:r w:rsidR="0082662D" w:rsidRPr="0082662D">
        <w:t xml:space="preserve"> or non-tradable assets.</w:t>
      </w:r>
      <w:commentRangeEnd w:id="1131"/>
      <w:r w:rsidR="00EA1201">
        <w:rPr>
          <w:rStyle w:val="CommentReference"/>
        </w:rPr>
        <w:commentReference w:id="1131"/>
      </w:r>
      <w:commentRangeEnd w:id="1132"/>
      <w:r w:rsidR="00017033">
        <w:rPr>
          <w:rStyle w:val="CommentReference"/>
        </w:rPr>
        <w:commentReference w:id="1132"/>
      </w:r>
    </w:p>
    <w:p w14:paraId="5F38C524" w14:textId="44CD7906" w:rsidR="00A56B1D" w:rsidRDefault="00E54304" w:rsidP="00B95B47">
      <w:pPr>
        <w:pStyle w:val="ListParagraph"/>
        <w:jc w:val="both"/>
      </w:pPr>
      <w:r>
        <w:t>Batch Process is</w:t>
      </w:r>
      <w:r w:rsidR="00A56B1D">
        <w:t xml:space="preserve"> re-computing custody fee in case of any back dated trade correction or position correction.</w:t>
      </w:r>
    </w:p>
    <w:p w14:paraId="19A8B10D" w14:textId="77777777" w:rsidR="00E0153F" w:rsidRDefault="00E0153F" w:rsidP="00B95B47">
      <w:pPr>
        <w:pStyle w:val="ListParagraph"/>
        <w:jc w:val="both"/>
      </w:pPr>
    </w:p>
    <w:p w14:paraId="443B82DC" w14:textId="643711F3" w:rsidR="00B95B47" w:rsidRDefault="00B51F48" w:rsidP="00B95B47">
      <w:pPr>
        <w:pStyle w:val="ListParagraph"/>
        <w:jc w:val="both"/>
      </w:pPr>
      <w:r>
        <w:t>Quarterly</w:t>
      </w:r>
      <w:r w:rsidR="00661D08">
        <w:t xml:space="preserve"> Aggregation </w:t>
      </w:r>
      <w:r>
        <w:t>process is run and then the fee is applied to the customer.</w:t>
      </w:r>
    </w:p>
    <w:p w14:paraId="2FB88439" w14:textId="77777777" w:rsidR="00E0153F" w:rsidRDefault="00E0153F" w:rsidP="00B95B47">
      <w:pPr>
        <w:pStyle w:val="ListParagraph"/>
        <w:jc w:val="both"/>
      </w:pPr>
    </w:p>
    <w:p w14:paraId="311D151C" w14:textId="77777777" w:rsidR="00B95B47" w:rsidRDefault="00236C65" w:rsidP="00B95B47">
      <w:pPr>
        <w:pStyle w:val="ListParagraph"/>
        <w:jc w:val="both"/>
      </w:pPr>
      <w:r w:rsidRPr="00236C65">
        <w:t>Below Message to show applied custody fee</w:t>
      </w:r>
    </w:p>
    <w:p w14:paraId="2CBEBDAE" w14:textId="3F80FE08" w:rsidR="00B95B47" w:rsidRDefault="00236C65" w:rsidP="00B95B47">
      <w:pPr>
        <w:pStyle w:val="ListParagraph"/>
        <w:ind w:firstLine="720"/>
        <w:jc w:val="both"/>
      </w:pPr>
      <w:commentRangeStart w:id="1133"/>
      <w:r w:rsidRPr="00236C65">
        <w:t>Message 77</w:t>
      </w:r>
      <w:ins w:id="1134" w:author="BENIWAL VIRENDER" w:date="2021-08-31T15:56:00Z">
        <w:r w:rsidR="003B378C">
          <w:t xml:space="preserve"> </w:t>
        </w:r>
      </w:ins>
      <w:r w:rsidR="00197973">
        <w:t>/</w:t>
      </w:r>
      <w:ins w:id="1135" w:author="BENIWAL VIRENDER" w:date="2021-08-31T15:56:00Z">
        <w:r w:rsidR="003B378C">
          <w:t xml:space="preserve"> </w:t>
        </w:r>
      </w:ins>
      <w:r w:rsidR="00197973">
        <w:t>425</w:t>
      </w:r>
      <w:commentRangeEnd w:id="1133"/>
      <w:r w:rsidR="00C569C0">
        <w:rPr>
          <w:rStyle w:val="CommentReference"/>
        </w:rPr>
        <w:commentReference w:id="1133"/>
      </w:r>
    </w:p>
    <w:p w14:paraId="0B55ED02" w14:textId="058A7BDF" w:rsidR="00B32382" w:rsidRPr="00B32382" w:rsidRDefault="00B32382" w:rsidP="00B95B47">
      <w:pPr>
        <w:pStyle w:val="ListParagraph"/>
        <w:ind w:left="1440"/>
        <w:jc w:val="both"/>
      </w:pPr>
      <w:r w:rsidRPr="00B32382">
        <w:t>Report- Custody Fee collection (RPS31290) – This report required changes in section Quarterly custody</w:t>
      </w:r>
    </w:p>
    <w:p w14:paraId="660EC82C" w14:textId="77777777" w:rsidR="00C05923" w:rsidRDefault="00C05923">
      <w:pPr>
        <w:rPr>
          <w:ins w:id="1136" w:author="Sandip Sharma" w:date="2021-09-07T13:46:00Z"/>
        </w:rPr>
        <w:pPrChange w:id="1137" w:author="Sandip Sharma" w:date="2021-09-08T12:38:00Z">
          <w:pPr>
            <w:pStyle w:val="Heading1"/>
          </w:pPr>
        </w:pPrChange>
      </w:pPr>
      <w:bookmarkStart w:id="1138" w:name="_Toc79750047"/>
    </w:p>
    <w:p w14:paraId="53FC4382" w14:textId="3EA549D8" w:rsidR="00586B32" w:rsidRDefault="00C34328" w:rsidP="006D1215">
      <w:pPr>
        <w:pStyle w:val="Heading1"/>
        <w:rPr>
          <w:ins w:id="1139" w:author="Hilla Rafalovitz" w:date="2021-08-22T13:18:00Z"/>
        </w:rPr>
      </w:pPr>
      <w:commentRangeStart w:id="1140"/>
      <w:ins w:id="1141" w:author="Hilla Rafalovitz" w:date="2021-08-22T13:17:00Z">
        <w:r>
          <w:t>Commission</w:t>
        </w:r>
      </w:ins>
      <w:commentRangeEnd w:id="1140"/>
      <w:ins w:id="1142" w:author="Hilla Rafalovitz" w:date="2021-09-09T18:45:00Z">
        <w:r w:rsidR="00EF0207">
          <w:rPr>
            <w:rStyle w:val="CommentReference"/>
            <w:rFonts w:asciiTheme="minorHAnsi" w:eastAsiaTheme="minorHAnsi" w:hAnsiTheme="minorHAnsi" w:cstheme="minorBidi"/>
            <w:color w:val="auto"/>
          </w:rPr>
          <w:commentReference w:id="1140"/>
        </w:r>
      </w:ins>
      <w:ins w:id="1144" w:author="Hilla Rafalovitz" w:date="2021-08-22T13:17:00Z">
        <w:r>
          <w:t xml:space="preserve"> rep</w:t>
        </w:r>
      </w:ins>
      <w:ins w:id="1145" w:author="Hilla Rafalovitz" w:date="2021-08-22T13:18:00Z">
        <w:r>
          <w:t>orts</w:t>
        </w:r>
      </w:ins>
    </w:p>
    <w:p w14:paraId="50DCADE5" w14:textId="61B5FA14" w:rsidR="00C34328" w:rsidRDefault="00B867BA" w:rsidP="00C34328">
      <w:pPr>
        <w:rPr>
          <w:ins w:id="1146" w:author="Hilla Rafalovitz" w:date="2021-08-22T13:18:00Z"/>
        </w:rPr>
      </w:pPr>
      <w:ins w:id="1147" w:author="Hilla Rafalovitz" w:date="2021-09-09T18:52:00Z">
        <w:r>
          <w:t xml:space="preserve">All commission and fees </w:t>
        </w:r>
        <w:r w:rsidRPr="0006288D">
          <w:rPr>
            <w:rFonts w:eastAsia="Calibri" w:cs="Times New Roman"/>
          </w:rPr>
          <w:t>should be compatible to TASE</w:t>
        </w:r>
        <w:r>
          <w:rPr>
            <w:rFonts w:eastAsia="Calibri" w:cs="Times New Roman"/>
          </w:rPr>
          <w:t xml:space="preserve">, ISA, ITA, BOI, IRS </w:t>
        </w:r>
        <w:r>
          <w:rPr>
            <w:rFonts w:eastAsia="Calibri" w:cs="Times New Roman" w:hint="cs"/>
            <w:rtl/>
            <w:lang w:bidi="he-IL"/>
          </w:rPr>
          <w:t>)</w:t>
        </w:r>
        <w:r>
          <w:rPr>
            <w:rFonts w:eastAsia="Calibri" w:cs="Times New Roman"/>
            <w:lang w:bidi="he-IL"/>
          </w:rPr>
          <w:t>and</w:t>
        </w:r>
        <w:r w:rsidRPr="00062321">
          <w:t xml:space="preserve"> </w:t>
        </w:r>
        <w:r>
          <w:t>t</w:t>
        </w:r>
        <w:r w:rsidRPr="00062321">
          <w:rPr>
            <w:rFonts w:eastAsia="Calibri" w:cs="Times New Roman"/>
            <w:lang w:bidi="he-IL"/>
          </w:rPr>
          <w:t>o any other regulator to which the Bank is subject</w:t>
        </w:r>
        <w:r>
          <w:rPr>
            <w:rFonts w:eastAsia="Calibri" w:cs="Times New Roman"/>
            <w:lang w:bidi="he-IL"/>
          </w:rPr>
          <w:t xml:space="preserve">) </w:t>
        </w:r>
        <w:r w:rsidRPr="0006288D">
          <w:rPr>
            <w:rFonts w:eastAsia="Calibri" w:cs="Times New Roman"/>
          </w:rPr>
          <w:t>mandatory regulations</w:t>
        </w:r>
      </w:ins>
    </w:p>
    <w:p w14:paraId="43196068" w14:textId="6A0A8671" w:rsidR="0007392E" w:rsidRPr="004C1AA1" w:rsidDel="0054382D" w:rsidRDefault="0007392E">
      <w:pPr>
        <w:rPr>
          <w:del w:id="1148" w:author="Hilla Rafalovitz" w:date="2021-09-09T13:20:00Z"/>
          <w:strike/>
          <w:rtl/>
          <w:rPrChange w:id="1149" w:author="Hilla Rafalovitz" w:date="2021-09-09T18:35:00Z">
            <w:rPr>
              <w:del w:id="1150" w:author="Hilla Rafalovitz" w:date="2021-09-09T13:20:00Z"/>
              <w:rtl/>
            </w:rPr>
          </w:rPrChange>
        </w:rPr>
        <w:pPrChange w:id="1151" w:author="Hilla Rafalovitz" w:date="2021-09-09T13:20:00Z">
          <w:pPr>
            <w:pStyle w:val="ListParagraph"/>
            <w:numPr>
              <w:numId w:val="29"/>
            </w:numPr>
            <w:ind w:hanging="360"/>
          </w:pPr>
        </w:pPrChange>
      </w:pPr>
    </w:p>
    <w:p w14:paraId="59456D64" w14:textId="30D48BB9" w:rsidR="007F3C05" w:rsidRPr="004C1AA1" w:rsidDel="008612CB" w:rsidRDefault="007F3C05" w:rsidP="007C344F">
      <w:pPr>
        <w:rPr>
          <w:ins w:id="1152" w:author="BENIWAL VIRENDER" w:date="2021-09-06T20:34:00Z"/>
          <w:del w:id="1153" w:author="Hilla Rafalovitz" w:date="2021-10-07T13:14:00Z"/>
          <w:strike/>
          <w:rPrChange w:id="1154" w:author="Hilla Rafalovitz" w:date="2021-09-09T18:35:00Z">
            <w:rPr>
              <w:ins w:id="1155" w:author="BENIWAL VIRENDER" w:date="2021-09-06T20:34:00Z"/>
              <w:del w:id="1156" w:author="Hilla Rafalovitz" w:date="2021-10-07T13:14:00Z"/>
            </w:rPr>
          </w:rPrChange>
        </w:rPr>
      </w:pPr>
      <w:ins w:id="1157" w:author="BENIWAL VIRENDER" w:date="2021-09-06T20:34:00Z">
        <w:del w:id="1158" w:author="Hilla Rafalovitz" w:date="2021-09-09T13:20:00Z">
          <w:r w:rsidRPr="004C1AA1" w:rsidDel="0054382D">
            <w:rPr>
              <w:strike/>
              <w:lang w:bidi="he-IL"/>
              <w:rPrChange w:id="1159" w:author="Hilla Rafalovitz" w:date="2021-09-09T18:35:00Z">
                <w:rPr>
                  <w:lang w:bidi="he-IL"/>
                </w:rPr>
              </w:rPrChange>
            </w:rPr>
            <w:delText>Interface</w:delText>
          </w:r>
          <w:r w:rsidRPr="004C1AA1" w:rsidDel="0054382D">
            <w:rPr>
              <w:strike/>
              <w:rtl/>
              <w:lang w:bidi="he-IL"/>
              <w:rPrChange w:id="1160" w:author="Hilla Rafalovitz" w:date="2021-09-09T18:35:00Z">
                <w:rPr>
                  <w:rtl/>
                  <w:lang w:bidi="he-IL"/>
                </w:rPr>
              </w:rPrChange>
            </w:rPr>
            <w:delText xml:space="preserve"> </w:delText>
          </w:r>
          <w:r w:rsidRPr="004C1AA1" w:rsidDel="0054382D">
            <w:rPr>
              <w:strike/>
              <w:lang w:bidi="he-IL"/>
              <w:rPrChange w:id="1161" w:author="Hilla Rafalovitz" w:date="2021-09-09T18:35:00Z">
                <w:rPr>
                  <w:lang w:bidi="he-IL"/>
                </w:rPr>
              </w:rPrChange>
            </w:rPr>
            <w:delText>TASE</w:delText>
          </w:r>
          <w:r w:rsidRPr="004C1AA1" w:rsidDel="0054382D">
            <w:rPr>
              <w:strike/>
              <w:rtl/>
              <w:lang w:bidi="he-IL"/>
              <w:rPrChange w:id="1162" w:author="Hilla Rafalovitz" w:date="2021-09-09T18:35:00Z">
                <w:rPr>
                  <w:rtl/>
                  <w:lang w:bidi="he-IL"/>
                </w:rPr>
              </w:rPrChange>
            </w:rPr>
            <w:delText xml:space="preserve"> </w:delText>
          </w:r>
          <w:r w:rsidRPr="004C1AA1" w:rsidDel="0054382D">
            <w:rPr>
              <w:strike/>
              <w:lang w:bidi="he-IL"/>
              <w:rPrChange w:id="1163" w:author="Hilla Rafalovitz" w:date="2021-09-09T18:35:00Z">
                <w:rPr>
                  <w:lang w:bidi="he-IL"/>
                </w:rPr>
              </w:rPrChange>
            </w:rPr>
            <w:delText>FILE814</w:delText>
          </w:r>
          <w:r w:rsidRPr="004C1AA1" w:rsidDel="0054382D">
            <w:rPr>
              <w:strike/>
              <w:rtl/>
              <w:lang w:bidi="he-IL"/>
              <w:rPrChange w:id="1164" w:author="Hilla Rafalovitz" w:date="2021-09-09T18:35:00Z">
                <w:rPr>
                  <w:rtl/>
                  <w:lang w:bidi="he-IL"/>
                </w:rPr>
              </w:rPrChange>
            </w:rPr>
            <w:delText xml:space="preserve"> </w:delText>
          </w:r>
          <w:r w:rsidRPr="004C1AA1" w:rsidDel="0054382D">
            <w:rPr>
              <w:strike/>
              <w:lang w:bidi="he-IL"/>
              <w:rPrChange w:id="1165" w:author="Hilla Rafalovitz" w:date="2021-09-09T18:35:00Z">
                <w:rPr>
                  <w:lang w:bidi="he-IL"/>
                </w:rPr>
              </w:rPrChange>
            </w:rPr>
            <w:delText>covers</w:delText>
          </w:r>
          <w:r w:rsidRPr="004C1AA1" w:rsidDel="0054382D">
            <w:rPr>
              <w:strike/>
              <w:rtl/>
              <w:lang w:bidi="he-IL"/>
              <w:rPrChange w:id="1166" w:author="Hilla Rafalovitz" w:date="2021-09-09T18:35:00Z">
                <w:rPr>
                  <w:rtl/>
                  <w:lang w:bidi="he-IL"/>
                </w:rPr>
              </w:rPrChange>
            </w:rPr>
            <w:delText xml:space="preserve"> </w:delText>
          </w:r>
          <w:r w:rsidRPr="004C1AA1" w:rsidDel="0054382D">
            <w:rPr>
              <w:strike/>
              <w:lang w:bidi="he-IL"/>
              <w:rPrChange w:id="1167" w:author="Hilla Rafalovitz" w:date="2021-09-09T18:35:00Z">
                <w:rPr>
                  <w:lang w:bidi="he-IL"/>
                </w:rPr>
              </w:rPrChange>
            </w:rPr>
            <w:delText>the</w:delText>
          </w:r>
          <w:r w:rsidRPr="004C1AA1" w:rsidDel="0054382D">
            <w:rPr>
              <w:strike/>
              <w:rtl/>
              <w:lang w:bidi="he-IL"/>
              <w:rPrChange w:id="1168" w:author="Hilla Rafalovitz" w:date="2021-09-09T18:35:00Z">
                <w:rPr>
                  <w:rtl/>
                  <w:lang w:bidi="he-IL"/>
                </w:rPr>
              </w:rPrChange>
            </w:rPr>
            <w:delText xml:space="preserve"> </w:delText>
          </w:r>
          <w:r w:rsidRPr="004C1AA1" w:rsidDel="0054382D">
            <w:rPr>
              <w:strike/>
              <w:lang w:bidi="he-IL"/>
              <w:rPrChange w:id="1169" w:author="Hilla Rafalovitz" w:date="2021-09-09T18:35:00Z">
                <w:rPr>
                  <w:lang w:bidi="he-IL"/>
                </w:rPr>
              </w:rPrChange>
            </w:rPr>
            <w:delText>BOI</w:delText>
          </w:r>
          <w:r w:rsidRPr="004C1AA1" w:rsidDel="0054382D">
            <w:rPr>
              <w:strike/>
              <w:rtl/>
              <w:lang w:bidi="he-IL"/>
              <w:rPrChange w:id="1170" w:author="Hilla Rafalovitz" w:date="2021-09-09T18:35:00Z">
                <w:rPr>
                  <w:rtl/>
                  <w:lang w:bidi="he-IL"/>
                </w:rPr>
              </w:rPrChange>
            </w:rPr>
            <w:delText xml:space="preserve"> 414 </w:delText>
          </w:r>
          <w:r w:rsidRPr="004C1AA1" w:rsidDel="0054382D">
            <w:rPr>
              <w:strike/>
              <w:lang w:bidi="he-IL"/>
              <w:rPrChange w:id="1171" w:author="Hilla Rafalovitz" w:date="2021-09-09T18:35:00Z">
                <w:rPr>
                  <w:lang w:bidi="he-IL"/>
                </w:rPr>
              </w:rPrChange>
            </w:rPr>
            <w:delText>regulation</w:delText>
          </w:r>
          <w:r w:rsidRPr="004C1AA1" w:rsidDel="0054382D">
            <w:rPr>
              <w:strike/>
              <w:rtl/>
              <w:lang w:bidi="he-IL"/>
              <w:rPrChange w:id="1172" w:author="Hilla Rafalovitz" w:date="2021-09-09T18:35:00Z">
                <w:rPr>
                  <w:rtl/>
                  <w:lang w:bidi="he-IL"/>
                </w:rPr>
              </w:rPrChange>
            </w:rPr>
            <w:delText xml:space="preserve"> </w:delText>
          </w:r>
          <w:r w:rsidRPr="004C1AA1" w:rsidDel="0054382D">
            <w:rPr>
              <w:strike/>
              <w:lang w:bidi="he-IL"/>
              <w:rPrChange w:id="1173" w:author="Hilla Rafalovitz" w:date="2021-09-09T18:35:00Z">
                <w:rPr>
                  <w:lang w:bidi="he-IL"/>
                </w:rPr>
              </w:rPrChange>
            </w:rPr>
            <w:delText>for</w:delText>
          </w:r>
          <w:r w:rsidRPr="004C1AA1" w:rsidDel="0054382D">
            <w:rPr>
              <w:strike/>
              <w:rtl/>
              <w:lang w:bidi="he-IL"/>
              <w:rPrChange w:id="1174" w:author="Hilla Rafalovitz" w:date="2021-09-09T18:35:00Z">
                <w:rPr>
                  <w:rtl/>
                  <w:lang w:bidi="he-IL"/>
                </w:rPr>
              </w:rPrChange>
            </w:rPr>
            <w:delText xml:space="preserve"> </w:delText>
          </w:r>
          <w:r w:rsidRPr="004C1AA1" w:rsidDel="0054382D">
            <w:rPr>
              <w:strike/>
              <w:lang w:bidi="he-IL"/>
              <w:rPrChange w:id="1175" w:author="Hilla Rafalovitz" w:date="2021-09-09T18:35:00Z">
                <w:rPr>
                  <w:lang w:bidi="he-IL"/>
                </w:rPr>
              </w:rPrChange>
            </w:rPr>
            <w:delText>the</w:delText>
          </w:r>
          <w:r w:rsidRPr="004C1AA1" w:rsidDel="0054382D">
            <w:rPr>
              <w:strike/>
              <w:rtl/>
              <w:lang w:bidi="he-IL"/>
              <w:rPrChange w:id="1176" w:author="Hilla Rafalovitz" w:date="2021-09-09T18:35:00Z">
                <w:rPr>
                  <w:rtl/>
                  <w:lang w:bidi="he-IL"/>
                </w:rPr>
              </w:rPrChange>
            </w:rPr>
            <w:delText xml:space="preserve"> </w:delText>
          </w:r>
          <w:r w:rsidRPr="004C1AA1" w:rsidDel="0054382D">
            <w:rPr>
              <w:strike/>
              <w:lang w:bidi="he-IL"/>
              <w:rPrChange w:id="1177" w:author="Hilla Rafalovitz" w:date="2021-09-09T18:35:00Z">
                <w:rPr>
                  <w:lang w:bidi="he-IL"/>
                </w:rPr>
              </w:rPrChange>
            </w:rPr>
            <w:delText>section</w:delText>
          </w:r>
          <w:r w:rsidRPr="004C1AA1" w:rsidDel="0054382D">
            <w:rPr>
              <w:strike/>
              <w:rtl/>
              <w:lang w:bidi="he-IL"/>
              <w:rPrChange w:id="1178" w:author="Hilla Rafalovitz" w:date="2021-09-09T18:35:00Z">
                <w:rPr>
                  <w:rtl/>
                  <w:lang w:bidi="he-IL"/>
                </w:rPr>
              </w:rPrChange>
            </w:rPr>
            <w:delText xml:space="preserve"> </w:delText>
          </w:r>
          <w:r w:rsidRPr="004C1AA1" w:rsidDel="0054382D">
            <w:rPr>
              <w:strike/>
              <w:lang w:bidi="he-IL"/>
              <w:rPrChange w:id="1179" w:author="Hilla Rafalovitz" w:date="2021-09-09T18:35:00Z">
                <w:rPr>
                  <w:lang w:bidi="he-IL"/>
                </w:rPr>
              </w:rPrChange>
            </w:rPr>
            <w:delText>A</w:delText>
          </w:r>
          <w:r w:rsidRPr="004C1AA1" w:rsidDel="007C344F">
            <w:rPr>
              <w:strike/>
              <w:rtl/>
              <w:lang w:bidi="he-IL"/>
              <w:rPrChange w:id="1180" w:author="Hilla Rafalovitz" w:date="2021-09-09T18:35:00Z">
                <w:rPr>
                  <w:rtl/>
                  <w:lang w:bidi="he-IL"/>
                </w:rPr>
              </w:rPrChange>
            </w:rPr>
            <w:delText>.</w:delText>
          </w:r>
        </w:del>
      </w:ins>
    </w:p>
    <w:p w14:paraId="2F630CF0" w14:textId="445BBDDC" w:rsidR="0042509B" w:rsidRPr="004C1AA1" w:rsidDel="008612CB" w:rsidRDefault="0042509B">
      <w:pPr>
        <w:pStyle w:val="ListParagraph"/>
        <w:numPr>
          <w:ilvl w:val="0"/>
          <w:numId w:val="29"/>
        </w:numPr>
        <w:rPr>
          <w:ins w:id="1181" w:author="BENIWAL VIRENDER" w:date="2021-08-31T15:50:00Z"/>
          <w:del w:id="1182" w:author="Hilla Rafalovitz" w:date="2021-10-07T13:14:00Z"/>
          <w:strike/>
          <w:rPrChange w:id="1183" w:author="Hilla Rafalovitz" w:date="2021-09-09T18:35:00Z">
            <w:rPr>
              <w:ins w:id="1184" w:author="BENIWAL VIRENDER" w:date="2021-08-31T15:50:00Z"/>
              <w:del w:id="1185" w:author="Hilla Rafalovitz" w:date="2021-10-07T13:14:00Z"/>
            </w:rPr>
          </w:rPrChange>
        </w:rPr>
      </w:pPr>
    </w:p>
    <w:p w14:paraId="7A084925" w14:textId="2E48F509" w:rsidR="007F3C05" w:rsidRPr="004C1AA1" w:rsidDel="00AE3693" w:rsidRDefault="007F3C05">
      <w:pPr>
        <w:pStyle w:val="ListParagraph"/>
        <w:numPr>
          <w:ilvl w:val="1"/>
          <w:numId w:val="29"/>
        </w:numPr>
        <w:rPr>
          <w:ins w:id="1186" w:author="BENIWAL VIRENDER" w:date="2021-09-06T20:34:00Z"/>
          <w:del w:id="1187" w:author="Hilla Rafalovitz" w:date="2021-09-09T13:26:00Z"/>
          <w:strike/>
          <w:rPrChange w:id="1188" w:author="Hilla Rafalovitz" w:date="2021-09-09T18:35:00Z">
            <w:rPr>
              <w:ins w:id="1189" w:author="BENIWAL VIRENDER" w:date="2021-09-06T20:34:00Z"/>
              <w:del w:id="1190" w:author="Hilla Rafalovitz" w:date="2021-09-09T13:26:00Z"/>
            </w:rPr>
          </w:rPrChange>
        </w:rPr>
        <w:pPrChange w:id="1191" w:author="BENIWAL VIRENDER" w:date="2021-09-06T20:34:00Z">
          <w:pPr>
            <w:pStyle w:val="ListParagraph"/>
            <w:numPr>
              <w:numId w:val="29"/>
            </w:numPr>
            <w:ind w:hanging="360"/>
          </w:pPr>
        </w:pPrChange>
      </w:pPr>
      <w:ins w:id="1192" w:author="BENIWAL VIRENDER" w:date="2021-09-06T20:34:00Z">
        <w:del w:id="1193" w:author="Hilla Rafalovitz" w:date="2021-09-09T13:26:00Z">
          <w:r w:rsidRPr="004C1AA1" w:rsidDel="00AE3693">
            <w:rPr>
              <w:strike/>
              <w:rPrChange w:id="1194" w:author="Hilla Rafalovitz" w:date="2021-09-09T18:35:00Z">
                <w:rPr/>
              </w:rPrChange>
            </w:rPr>
            <w:delText xml:space="preserve">Message 77 covers the BOI 414 regulation for the customers notification. Refer section B &amp; C of the attached </w:delText>
          </w:r>
        </w:del>
      </w:ins>
      <w:ins w:id="1195" w:author="BENIWAL VIRENDER" w:date="2021-09-07T12:43:00Z">
        <w:del w:id="1196" w:author="Hilla Rafalovitz" w:date="2021-09-09T13:26:00Z">
          <w:r w:rsidR="00DE5BC2" w:rsidRPr="004C1AA1" w:rsidDel="00AE3693">
            <w:rPr>
              <w:strike/>
              <w:rPrChange w:id="1197" w:author="Hilla Rafalovitz" w:date="2021-09-09T18:35:00Z">
                <w:rPr/>
              </w:rPrChange>
            </w:rPr>
            <w:delText>Message 77 Doc</w:delText>
          </w:r>
        </w:del>
      </w:ins>
      <w:ins w:id="1198" w:author="BENIWAL VIRENDER" w:date="2021-09-06T20:34:00Z">
        <w:del w:id="1199" w:author="Hilla Rafalovitz" w:date="2021-09-09T13:26:00Z">
          <w:r w:rsidRPr="004C1AA1" w:rsidDel="00AE3693">
            <w:rPr>
              <w:strike/>
              <w:rPrChange w:id="1200" w:author="Hilla Rafalovitz" w:date="2021-09-09T18:35:00Z">
                <w:rPr/>
              </w:rPrChange>
            </w:rPr>
            <w:delText>.</w:delText>
          </w:r>
        </w:del>
      </w:ins>
    </w:p>
    <w:p w14:paraId="69FC3491" w14:textId="77777777" w:rsidR="00F079A9" w:rsidRPr="00233998" w:rsidRDefault="00F079A9" w:rsidP="00C34328">
      <w:pPr>
        <w:rPr>
          <w:ins w:id="1201" w:author="Hilla Rafalovitz" w:date="2021-08-22T13:21:00Z"/>
          <w:strike/>
          <w:rPrChange w:id="1202" w:author="Eran Dayan" w:date="2021-09-30T14:43:00Z">
            <w:rPr>
              <w:ins w:id="1203" w:author="Hilla Rafalovitz" w:date="2021-08-22T13:21:00Z"/>
            </w:rPr>
          </w:rPrChange>
        </w:rPr>
      </w:pPr>
    </w:p>
    <w:p w14:paraId="3587E5B0" w14:textId="77777777" w:rsidR="004C1AA1" w:rsidRPr="00233998" w:rsidRDefault="004C1AA1">
      <w:pPr>
        <w:pStyle w:val="Heading2"/>
        <w:numPr>
          <w:ilvl w:val="0"/>
          <w:numId w:val="37"/>
        </w:numPr>
        <w:rPr>
          <w:ins w:id="1204" w:author="Hilla Rafalovitz" w:date="2021-09-09T18:35:00Z"/>
          <w:rFonts w:cstheme="minorHAnsi"/>
          <w:b/>
          <w:bCs/>
          <w:rPrChange w:id="1205" w:author="Eran Dayan" w:date="2021-09-30T14:43:00Z">
            <w:rPr>
              <w:ins w:id="1206" w:author="Hilla Rafalovitz" w:date="2021-09-09T18:35:00Z"/>
            </w:rPr>
          </w:rPrChange>
        </w:rPr>
        <w:pPrChange w:id="1207" w:author="Hilla Rafalovitz" w:date="2021-09-10T08:59:00Z">
          <w:pPr>
            <w:pStyle w:val="ListParagraph"/>
            <w:numPr>
              <w:numId w:val="32"/>
            </w:numPr>
            <w:spacing w:after="0" w:line="240" w:lineRule="auto"/>
            <w:ind w:hanging="360"/>
            <w:contextualSpacing w:val="0"/>
          </w:pPr>
        </w:pPrChange>
      </w:pPr>
      <w:ins w:id="1208" w:author="Hilla Rafalovitz" w:date="2021-09-09T18:35:00Z">
        <w:r w:rsidRPr="00233998">
          <w:rPr>
            <w:rFonts w:asciiTheme="minorHAnsi" w:hAnsiTheme="minorHAnsi" w:cstheme="minorHAnsi"/>
            <w:b/>
            <w:bCs/>
            <w:color w:val="auto"/>
            <w:rPrChange w:id="1209" w:author="Eran Dayan" w:date="2021-09-30T14:43:00Z">
              <w:rPr/>
            </w:rPrChange>
          </w:rPr>
          <w:lastRenderedPageBreak/>
          <w:t>Reporting commissions/fees (averages, price list, “specific for customer”)</w:t>
        </w:r>
      </w:ins>
    </w:p>
    <w:p w14:paraId="39836695" w14:textId="77777777" w:rsidR="004C1AA1" w:rsidRPr="00C361E8" w:rsidRDefault="004C1AA1">
      <w:pPr>
        <w:pStyle w:val="ListParagraph"/>
        <w:numPr>
          <w:ilvl w:val="0"/>
          <w:numId w:val="34"/>
        </w:numPr>
        <w:spacing w:after="0" w:line="240" w:lineRule="auto"/>
        <w:rPr>
          <w:ins w:id="1210" w:author="Hilla Rafalovitz" w:date="2021-09-09T18:35:00Z"/>
          <w:rFonts w:cstheme="minorHAnsi"/>
          <w:b/>
          <w:bCs/>
        </w:rPr>
        <w:pPrChange w:id="1211" w:author="Hilla Rafalovitz" w:date="2021-09-09T18:37:00Z">
          <w:pPr>
            <w:pStyle w:val="ListParagraph"/>
            <w:numPr>
              <w:ilvl w:val="1"/>
              <w:numId w:val="32"/>
            </w:numPr>
            <w:spacing w:after="0" w:line="240" w:lineRule="auto"/>
            <w:ind w:left="1440" w:hanging="360"/>
            <w:contextualSpacing w:val="0"/>
          </w:pPr>
        </w:pPrChange>
      </w:pPr>
      <w:ins w:id="1212" w:author="Hilla Rafalovitz" w:date="2021-09-09T18:35:00Z">
        <w:r w:rsidRPr="00C361E8">
          <w:rPr>
            <w:rFonts w:cstheme="minorHAnsi"/>
            <w:b/>
            <w:bCs/>
          </w:rPr>
          <w:t xml:space="preserve">Reporting to TASE </w:t>
        </w:r>
        <w:r w:rsidRPr="00233998">
          <w:rPr>
            <w:rFonts w:cstheme="minorHAnsi"/>
            <w:b/>
            <w:bCs/>
            <w:rPrChange w:id="1213" w:author="Eran Dayan" w:date="2021-09-30T14:43:00Z">
              <w:rPr/>
            </w:rPrChange>
          </w:rPr>
          <w:t xml:space="preserve">(the report to TASE is not only for </w:t>
        </w:r>
        <w:r w:rsidRPr="00233998">
          <w:rPr>
            <w:rFonts w:cstheme="minorHAnsi"/>
            <w:b/>
            <w:bCs/>
            <w:u w:val="single"/>
            <w:rPrChange w:id="1214" w:author="Eran Dayan" w:date="2021-09-30T14:43:00Z">
              <w:rPr>
                <w:u w:val="single"/>
              </w:rPr>
            </w:rPrChange>
          </w:rPr>
          <w:t>averages</w:t>
        </w:r>
        <w:r w:rsidRPr="00233998">
          <w:rPr>
            <w:rFonts w:cstheme="minorHAnsi"/>
            <w:b/>
            <w:bCs/>
            <w:rPrChange w:id="1215" w:author="Eran Dayan" w:date="2021-09-30T14:43:00Z">
              <w:rPr/>
            </w:rPrChange>
          </w:rPr>
          <w:t xml:space="preserve"> of what has been charged, but also reporting </w:t>
        </w:r>
        <w:r w:rsidRPr="00233998">
          <w:rPr>
            <w:rFonts w:cstheme="minorHAnsi"/>
            <w:b/>
            <w:bCs/>
            <w:u w:val="single"/>
            <w:rPrChange w:id="1216" w:author="Eran Dayan" w:date="2021-09-30T14:43:00Z">
              <w:rPr>
                <w:u w:val="single"/>
              </w:rPr>
            </w:rPrChange>
          </w:rPr>
          <w:t>price list</w:t>
        </w:r>
        <w:r w:rsidRPr="00233998">
          <w:rPr>
            <w:rFonts w:cstheme="minorHAnsi"/>
            <w:b/>
            <w:bCs/>
            <w:rPrChange w:id="1217" w:author="Eran Dayan" w:date="2021-09-30T14:43:00Z">
              <w:rPr/>
            </w:rPrChange>
          </w:rPr>
          <w:t>)</w:t>
        </w:r>
      </w:ins>
    </w:p>
    <w:p w14:paraId="01032D36" w14:textId="7BAE623E" w:rsidR="004C1AA1" w:rsidRPr="00233998" w:rsidRDefault="00CC2684" w:rsidP="004C1AA1">
      <w:pPr>
        <w:pStyle w:val="ListParagraph"/>
        <w:numPr>
          <w:ilvl w:val="2"/>
          <w:numId w:val="32"/>
        </w:numPr>
        <w:spacing w:after="0" w:line="240" w:lineRule="auto"/>
        <w:contextualSpacing w:val="0"/>
        <w:rPr>
          <w:ins w:id="1218" w:author="Shahar Galili" w:date="2021-09-09T16:01:00Z"/>
          <w:rFonts w:cstheme="minorHAnsi"/>
          <w:rPrChange w:id="1219" w:author="Eran Dayan" w:date="2021-09-30T14:43:00Z">
            <w:rPr>
              <w:ins w:id="1220" w:author="Shahar Galili" w:date="2021-09-09T16:01:00Z"/>
              <w:rFonts w:ascii="Times New Roman" w:hAnsi="Times New Roman" w:cs="Times New Roman"/>
              <w:color w:val="1F497D"/>
            </w:rPr>
          </w:rPrChange>
        </w:rPr>
      </w:pPr>
      <w:ins w:id="1221" w:author="Hilla Rafalovitz" w:date="2021-09-09T18:38:00Z">
        <w:r w:rsidRPr="00233998">
          <w:rPr>
            <w:rFonts w:cstheme="minorHAnsi"/>
            <w:b/>
            <w:bCs/>
            <w:rPrChange w:id="1222" w:author="Eran Dayan" w:date="2021-09-30T14:43:00Z">
              <w:rPr>
                <w:rFonts w:ascii="Times New Roman" w:hAnsi="Times New Roman" w:cs="Times New Roman"/>
                <w:b/>
                <w:bCs/>
                <w:color w:val="1F497D"/>
              </w:rPr>
            </w:rPrChange>
          </w:rPr>
          <w:t>F</w:t>
        </w:r>
      </w:ins>
      <w:ins w:id="1223" w:author="Hilla Rafalovitz" w:date="2021-09-09T18:35:00Z">
        <w:r w:rsidR="004C1AA1" w:rsidRPr="00233998">
          <w:rPr>
            <w:rFonts w:cstheme="minorHAnsi"/>
            <w:b/>
            <w:bCs/>
            <w:rPrChange w:id="1224" w:author="Eran Dayan" w:date="2021-09-30T14:43:00Z">
              <w:rPr>
                <w:rFonts w:ascii="Times New Roman" w:hAnsi="Times New Roman" w:cs="Times New Roman"/>
                <w:b/>
                <w:bCs/>
                <w:color w:val="1F497D"/>
              </w:rPr>
            </w:rPrChange>
          </w:rPr>
          <w:t>iles 814/815</w:t>
        </w:r>
        <w:r w:rsidR="004C1AA1" w:rsidRPr="00233998">
          <w:rPr>
            <w:rFonts w:cstheme="minorHAnsi"/>
            <w:rPrChange w:id="1225" w:author="Eran Dayan" w:date="2021-09-30T14:43:00Z">
              <w:rPr>
                <w:rFonts w:ascii="Times New Roman" w:hAnsi="Times New Roman" w:cs="Times New Roman"/>
                <w:color w:val="1F497D"/>
              </w:rPr>
            </w:rPrChange>
          </w:rPr>
          <w:t xml:space="preserve"> according to latest version of the document.</w:t>
        </w:r>
      </w:ins>
      <w:ins w:id="1226" w:author="Hilla Rafalovitz" w:date="2021-09-09T18:39:00Z">
        <w:r w:rsidRPr="00233998">
          <w:rPr>
            <w:rFonts w:cstheme="minorHAnsi"/>
            <w:rPrChange w:id="1227" w:author="Eran Dayan" w:date="2021-09-30T14:43:00Z">
              <w:rPr>
                <w:rFonts w:ascii="Times New Roman" w:hAnsi="Times New Roman" w:cs="Times New Roman"/>
                <w:color w:val="1F497D"/>
              </w:rPr>
            </w:rPrChange>
          </w:rPr>
          <w:t xml:space="preserve"> </w:t>
        </w:r>
      </w:ins>
    </w:p>
    <w:p w14:paraId="3DA11FAC" w14:textId="3D2390D9" w:rsidR="1E35EAC9" w:rsidRPr="00233998" w:rsidRDefault="1E35EAC9" w:rsidP="40560FFD">
      <w:pPr>
        <w:pStyle w:val="ListParagraph"/>
        <w:numPr>
          <w:ilvl w:val="2"/>
          <w:numId w:val="32"/>
        </w:numPr>
        <w:spacing w:after="0" w:line="240" w:lineRule="auto"/>
        <w:rPr>
          <w:ins w:id="1228" w:author="Shahar Galili" w:date="2021-09-09T16:07:00Z"/>
          <w:rFonts w:cstheme="minorHAnsi"/>
          <w:rPrChange w:id="1229" w:author="Eran Dayan" w:date="2021-09-30T14:43:00Z">
            <w:rPr>
              <w:ins w:id="1230" w:author="Shahar Galili" w:date="2021-09-09T16:07:00Z"/>
              <w:rFonts w:ascii="Times New Roman" w:hAnsi="Times New Roman" w:cs="Times New Roman"/>
              <w:color w:val="1F497D"/>
            </w:rPr>
          </w:rPrChange>
        </w:rPr>
      </w:pPr>
      <w:ins w:id="1231" w:author="Shahar Galili" w:date="2021-09-09T16:02:00Z">
        <w:r w:rsidRPr="00233998">
          <w:rPr>
            <w:rFonts w:cstheme="minorHAnsi"/>
            <w:rPrChange w:id="1232" w:author="Eran Dayan" w:date="2021-09-30T14:43:00Z">
              <w:rPr>
                <w:rFonts w:ascii="Times New Roman" w:hAnsi="Times New Roman" w:cs="Times New Roman"/>
                <w:color w:val="1F497D"/>
              </w:rPr>
            </w:rPrChange>
          </w:rPr>
          <w:t xml:space="preserve">The part of 814 </w:t>
        </w:r>
      </w:ins>
      <w:ins w:id="1233" w:author="Shahar Galili" w:date="2021-09-09T16:03:00Z">
        <w:r w:rsidRPr="00233998">
          <w:rPr>
            <w:rFonts w:cstheme="minorHAnsi"/>
            <w:rPrChange w:id="1234" w:author="Eran Dayan" w:date="2021-09-30T14:43:00Z">
              <w:rPr>
                <w:rFonts w:ascii="Times New Roman" w:hAnsi="Times New Roman" w:cs="Times New Roman"/>
                <w:color w:val="1F497D"/>
              </w:rPr>
            </w:rPrChange>
          </w:rPr>
          <w:t xml:space="preserve">that is called “averages” </w:t>
        </w:r>
        <w:r w:rsidR="5AA19C21" w:rsidRPr="00233998">
          <w:rPr>
            <w:rFonts w:cstheme="minorHAnsi"/>
            <w:rPrChange w:id="1235" w:author="Eran Dayan" w:date="2021-09-30T14:43:00Z">
              <w:rPr>
                <w:rFonts w:ascii="Times New Roman" w:hAnsi="Times New Roman" w:cs="Times New Roman"/>
                <w:color w:val="1F497D"/>
              </w:rPr>
            </w:rPrChange>
          </w:rPr>
          <w:t>has the same logic</w:t>
        </w:r>
      </w:ins>
      <w:ins w:id="1236" w:author="Shahar Galili" w:date="2021-09-09T16:06:00Z">
        <w:r w:rsidR="7B40F06E" w:rsidRPr="00233998">
          <w:rPr>
            <w:rFonts w:cstheme="minorHAnsi"/>
            <w:rPrChange w:id="1237" w:author="Eran Dayan" w:date="2021-09-30T14:43:00Z">
              <w:rPr>
                <w:rFonts w:ascii="Times New Roman" w:hAnsi="Times New Roman" w:cs="Times New Roman"/>
                <w:color w:val="1F497D"/>
              </w:rPr>
            </w:rPrChange>
          </w:rPr>
          <w:t>/calculations</w:t>
        </w:r>
      </w:ins>
      <w:ins w:id="1238" w:author="Shahar Galili" w:date="2021-09-09T16:03:00Z">
        <w:r w:rsidR="5AA19C21" w:rsidRPr="00233998">
          <w:rPr>
            <w:rFonts w:cstheme="minorHAnsi"/>
            <w:rPrChange w:id="1239" w:author="Eran Dayan" w:date="2021-09-30T14:43:00Z">
              <w:rPr>
                <w:rFonts w:ascii="Times New Roman" w:hAnsi="Times New Roman" w:cs="Times New Roman"/>
                <w:color w:val="1F497D"/>
              </w:rPr>
            </w:rPrChange>
          </w:rPr>
          <w:t xml:space="preserve"> as</w:t>
        </w:r>
      </w:ins>
      <w:ins w:id="1240" w:author="Shahar Galili" w:date="2021-09-09T16:04:00Z">
        <w:r w:rsidR="5AA19C21" w:rsidRPr="00233998">
          <w:rPr>
            <w:rFonts w:cstheme="minorHAnsi"/>
            <w:rPrChange w:id="1241" w:author="Eran Dayan" w:date="2021-09-30T14:43:00Z">
              <w:rPr>
                <w:rFonts w:ascii="Times New Roman" w:hAnsi="Times New Roman" w:cs="Times New Roman"/>
                <w:color w:val="1F497D"/>
              </w:rPr>
            </w:rPrChange>
          </w:rPr>
          <w:t xml:space="preserve"> “414 to customer – section A”</w:t>
        </w:r>
        <w:r w:rsidR="2BE0A8E5" w:rsidRPr="00233998">
          <w:rPr>
            <w:rFonts w:cstheme="minorHAnsi"/>
            <w:rPrChange w:id="1242" w:author="Eran Dayan" w:date="2021-09-30T14:43:00Z">
              <w:rPr>
                <w:rFonts w:ascii="Times New Roman" w:hAnsi="Times New Roman" w:cs="Times New Roman"/>
                <w:color w:val="1F497D"/>
              </w:rPr>
            </w:rPrChange>
          </w:rPr>
          <w:t>, but note that these two are completel</w:t>
        </w:r>
      </w:ins>
      <w:ins w:id="1243" w:author="Shahar Galili" w:date="2021-09-09T16:05:00Z">
        <w:r w:rsidR="2BE0A8E5" w:rsidRPr="00233998">
          <w:rPr>
            <w:rFonts w:cstheme="minorHAnsi"/>
            <w:rPrChange w:id="1244" w:author="Eran Dayan" w:date="2021-09-30T14:43:00Z">
              <w:rPr>
                <w:rFonts w:ascii="Times New Roman" w:hAnsi="Times New Roman" w:cs="Times New Roman"/>
                <w:color w:val="1F497D"/>
              </w:rPr>
            </w:rPrChange>
          </w:rPr>
          <w:t>y different interfaces (</w:t>
        </w:r>
      </w:ins>
      <w:ins w:id="1245" w:author="Shahar Galili" w:date="2021-09-09T16:06:00Z">
        <w:r w:rsidR="1C72AFF8" w:rsidRPr="00233998">
          <w:rPr>
            <w:rFonts w:cstheme="minorHAnsi"/>
            <w:rPrChange w:id="1246" w:author="Eran Dayan" w:date="2021-09-30T14:43:00Z">
              <w:rPr>
                <w:rFonts w:ascii="Times New Roman" w:hAnsi="Times New Roman" w:cs="Times New Roman"/>
                <w:color w:val="1F497D"/>
              </w:rPr>
            </w:rPrChange>
          </w:rPr>
          <w:t>814 is file-to-TASE, the other is not</w:t>
        </w:r>
      </w:ins>
      <w:ins w:id="1247" w:author="Shahar Galili" w:date="2021-09-09T16:07:00Z">
        <w:r w:rsidR="1C72AFF8" w:rsidRPr="00233998">
          <w:rPr>
            <w:rFonts w:cstheme="minorHAnsi"/>
            <w:rPrChange w:id="1248" w:author="Eran Dayan" w:date="2021-09-30T14:43:00Z">
              <w:rPr>
                <w:rFonts w:ascii="Times New Roman" w:hAnsi="Times New Roman" w:cs="Times New Roman"/>
                <w:color w:val="1F497D"/>
              </w:rPr>
            </w:rPrChange>
          </w:rPr>
          <w:t>ification-to-customer + website)</w:t>
        </w:r>
      </w:ins>
    </w:p>
    <w:p w14:paraId="3E817DE6" w14:textId="6EAA2ECB" w:rsidR="60F9F96B" w:rsidRPr="00233998" w:rsidRDefault="60F9F96B" w:rsidP="40560FFD">
      <w:pPr>
        <w:pStyle w:val="ListParagraph"/>
        <w:numPr>
          <w:ilvl w:val="2"/>
          <w:numId w:val="32"/>
        </w:numPr>
        <w:spacing w:after="0" w:line="240" w:lineRule="auto"/>
        <w:rPr>
          <w:ins w:id="1249" w:author="Hilla Rafalovitz" w:date="2021-09-09T18:35:00Z"/>
          <w:rFonts w:cstheme="minorHAnsi"/>
          <w:rPrChange w:id="1250" w:author="Eran Dayan" w:date="2021-09-30T14:43:00Z">
            <w:rPr>
              <w:ins w:id="1251" w:author="Hilla Rafalovitz" w:date="2021-09-09T18:35:00Z"/>
              <w:rFonts w:ascii="Times New Roman" w:hAnsi="Times New Roman" w:cs="Times New Roman"/>
              <w:color w:val="1F497D"/>
            </w:rPr>
          </w:rPrChange>
        </w:rPr>
      </w:pPr>
      <w:ins w:id="1252" w:author="Shahar Galili" w:date="2021-09-09T16:07:00Z">
        <w:r w:rsidRPr="00233998">
          <w:rPr>
            <w:rFonts w:cstheme="minorHAnsi"/>
            <w:rPrChange w:id="1253" w:author="Eran Dayan" w:date="2021-09-30T14:43:00Z">
              <w:rPr>
                <w:rFonts w:ascii="Times New Roman" w:hAnsi="Times New Roman" w:cs="Times New Roman"/>
                <w:color w:val="1F497D"/>
              </w:rPr>
            </w:rPrChange>
          </w:rPr>
          <w:t>The oth</w:t>
        </w:r>
      </w:ins>
      <w:ins w:id="1254" w:author="Shahar Galili" w:date="2021-09-09T16:08:00Z">
        <w:r w:rsidRPr="00233998">
          <w:rPr>
            <w:rFonts w:cstheme="minorHAnsi"/>
            <w:rPrChange w:id="1255" w:author="Eran Dayan" w:date="2021-09-30T14:43:00Z">
              <w:rPr>
                <w:rFonts w:ascii="Times New Roman" w:hAnsi="Times New Roman" w:cs="Times New Roman"/>
                <w:color w:val="1F497D"/>
              </w:rPr>
            </w:rPrChange>
          </w:rPr>
          <w:t>er part of the 814 is the “price list” part.</w:t>
        </w:r>
      </w:ins>
    </w:p>
    <w:p w14:paraId="71EA243D" w14:textId="7CF7D22A" w:rsidR="004C1AA1" w:rsidRPr="00233998" w:rsidRDefault="004C1AA1">
      <w:pPr>
        <w:pStyle w:val="ListParagraph"/>
        <w:numPr>
          <w:ilvl w:val="0"/>
          <w:numId w:val="34"/>
        </w:numPr>
        <w:spacing w:after="0" w:line="240" w:lineRule="auto"/>
        <w:rPr>
          <w:ins w:id="1256" w:author="Hilla Rafalovitz" w:date="2021-09-09T18:35:00Z"/>
          <w:rFonts w:cstheme="minorHAnsi"/>
          <w:b/>
          <w:bCs/>
          <w:rPrChange w:id="1257" w:author="Eran Dayan" w:date="2021-09-30T14:43:00Z">
            <w:rPr>
              <w:ins w:id="1258" w:author="Hilla Rafalovitz" w:date="2021-09-09T18:35:00Z"/>
            </w:rPr>
          </w:rPrChange>
        </w:rPr>
        <w:pPrChange w:id="1259" w:author="Hilla Rafalovitz" w:date="2021-09-09T18:37:00Z">
          <w:pPr>
            <w:pStyle w:val="ListParagraph"/>
            <w:numPr>
              <w:ilvl w:val="1"/>
              <w:numId w:val="32"/>
            </w:numPr>
            <w:spacing w:after="0" w:line="240" w:lineRule="auto"/>
            <w:ind w:left="1440" w:hanging="360"/>
            <w:contextualSpacing w:val="0"/>
          </w:pPr>
        </w:pPrChange>
      </w:pPr>
      <w:ins w:id="1260" w:author="Hilla Rafalovitz" w:date="2021-09-09T18:35:00Z">
        <w:r w:rsidRPr="00233998">
          <w:rPr>
            <w:rFonts w:cstheme="minorHAnsi"/>
            <w:b/>
            <w:bCs/>
            <w:rPrChange w:id="1261" w:author="Eran Dayan" w:date="2021-09-30T14:43:00Z">
              <w:rPr/>
            </w:rPrChange>
          </w:rPr>
          <w:t xml:space="preserve">Reporting to </w:t>
        </w:r>
      </w:ins>
      <w:ins w:id="1262" w:author="Hilla Rafalovitz" w:date="2021-09-09T18:40:00Z">
        <w:r w:rsidR="00521951" w:rsidRPr="00233998">
          <w:rPr>
            <w:rFonts w:cstheme="minorHAnsi"/>
            <w:b/>
            <w:bCs/>
            <w:rPrChange w:id="1263" w:author="Eran Dayan" w:date="2021-09-30T14:43:00Z">
              <w:rPr>
                <w:rFonts w:ascii="Times New Roman" w:hAnsi="Times New Roman" w:cs="Times New Roman"/>
                <w:b/>
                <w:bCs/>
                <w:color w:val="0070C0"/>
              </w:rPr>
            </w:rPrChange>
          </w:rPr>
          <w:t>C</w:t>
        </w:r>
      </w:ins>
      <w:ins w:id="1264" w:author="Hilla Rafalovitz" w:date="2021-09-09T18:35:00Z">
        <w:r w:rsidRPr="00233998">
          <w:rPr>
            <w:rFonts w:cstheme="minorHAnsi"/>
            <w:b/>
            <w:bCs/>
            <w:rPrChange w:id="1265" w:author="Eran Dayan" w:date="2021-09-30T14:43:00Z">
              <w:rPr/>
            </w:rPrChange>
          </w:rPr>
          <w:t>ustomer</w:t>
        </w:r>
      </w:ins>
    </w:p>
    <w:p w14:paraId="3E7D3E22" w14:textId="6706C4D7" w:rsidR="004C1AA1" w:rsidRPr="00233998" w:rsidRDefault="004C1AA1">
      <w:pPr>
        <w:pStyle w:val="ListParagraph"/>
        <w:numPr>
          <w:ilvl w:val="0"/>
          <w:numId w:val="36"/>
        </w:numPr>
        <w:spacing w:after="0" w:line="240" w:lineRule="auto"/>
        <w:contextualSpacing w:val="0"/>
        <w:rPr>
          <w:ins w:id="1266" w:author="Hilla Rafalovitz" w:date="2021-09-09T18:35:00Z"/>
          <w:rFonts w:cstheme="minorHAnsi"/>
          <w:b/>
          <w:bCs/>
          <w:rPrChange w:id="1267" w:author="Eran Dayan" w:date="2021-09-30T14:43:00Z">
            <w:rPr>
              <w:ins w:id="1268" w:author="Hilla Rafalovitz" w:date="2021-09-09T18:35:00Z"/>
              <w:rFonts w:ascii="Times New Roman" w:hAnsi="Times New Roman" w:cs="Times New Roman"/>
              <w:b/>
              <w:bCs/>
              <w:color w:val="1F497D"/>
            </w:rPr>
          </w:rPrChange>
        </w:rPr>
        <w:pPrChange w:id="1269" w:author="Hilla Rafalovitz" w:date="2021-09-09T18:43:00Z">
          <w:pPr>
            <w:pStyle w:val="ListParagraph"/>
            <w:numPr>
              <w:ilvl w:val="2"/>
              <w:numId w:val="32"/>
            </w:numPr>
            <w:spacing w:after="0" w:line="240" w:lineRule="auto"/>
            <w:ind w:left="2160" w:hanging="180"/>
            <w:contextualSpacing w:val="0"/>
          </w:pPr>
        </w:pPrChange>
      </w:pPr>
      <w:ins w:id="1270" w:author="Hilla Rafalovitz" w:date="2021-09-09T18:35:00Z">
        <w:r w:rsidRPr="00233998">
          <w:rPr>
            <w:rFonts w:cstheme="minorHAnsi"/>
            <w:b/>
            <w:bCs/>
            <w:rPrChange w:id="1271" w:author="Eran Dayan" w:date="2021-09-30T14:43:00Z">
              <w:rPr>
                <w:rFonts w:ascii="Times New Roman" w:hAnsi="Times New Roman" w:cs="Times New Roman"/>
                <w:b/>
                <w:bCs/>
                <w:color w:val="0070C0"/>
              </w:rPr>
            </w:rPrChange>
          </w:rPr>
          <w:t xml:space="preserve">This is according to Directive 414 of BOI </w:t>
        </w:r>
        <w:r w:rsidRPr="00233998">
          <w:rPr>
            <w:rFonts w:cstheme="minorHAnsi"/>
            <w:rPrChange w:id="1272" w:author="Eran Dayan" w:date="2021-09-30T14:43:00Z">
              <w:rPr>
                <w:rFonts w:ascii="Times New Roman" w:hAnsi="Times New Roman" w:cs="Times New Roman"/>
                <w:color w:val="1F497D"/>
              </w:rPr>
            </w:rPrChange>
          </w:rPr>
          <w:t>(</w:t>
        </w:r>
        <w:del w:id="1273" w:author="Shahar Galili" w:date="2021-09-09T16:08:00Z">
          <w:r w:rsidRPr="00233998" w:rsidDel="004C1AA1">
            <w:rPr>
              <w:rFonts w:cstheme="minorHAnsi"/>
              <w:rPrChange w:id="1274" w:author="Eran Dayan" w:date="2021-09-30T14:43:00Z">
                <w:rPr>
                  <w:rFonts w:ascii="Times New Roman" w:hAnsi="Times New Roman" w:cs="Times New Roman"/>
                  <w:color w:val="1F497D"/>
                </w:rPr>
              </w:rPrChange>
            </w:rPr>
            <w:delText xml:space="preserve">about </w:delText>
          </w:r>
        </w:del>
        <w:r w:rsidRPr="00233998">
          <w:rPr>
            <w:rFonts w:cstheme="minorHAnsi"/>
            <w:rPrChange w:id="1275" w:author="Eran Dayan" w:date="2021-09-30T14:43:00Z">
              <w:rPr>
                <w:rFonts w:ascii="Times New Roman" w:hAnsi="Times New Roman" w:cs="Times New Roman"/>
                <w:color w:val="1F497D"/>
              </w:rPr>
            </w:rPrChange>
          </w:rPr>
          <w:t>3 notifications/reports to customer</w:t>
        </w:r>
      </w:ins>
      <w:ins w:id="1276" w:author="Shahar Galili" w:date="2021-09-09T16:09:00Z">
        <w:r w:rsidR="64262810" w:rsidRPr="00233998">
          <w:rPr>
            <w:rFonts w:cstheme="minorHAnsi"/>
            <w:rPrChange w:id="1277" w:author="Eran Dayan" w:date="2021-09-30T14:43:00Z">
              <w:rPr>
                <w:rFonts w:ascii="Times New Roman" w:hAnsi="Times New Roman" w:cs="Times New Roman"/>
                <w:color w:val="1F497D"/>
              </w:rPr>
            </w:rPrChange>
          </w:rPr>
          <w:t xml:space="preserve">: A, B ,C. </w:t>
        </w:r>
      </w:ins>
      <w:ins w:id="1278" w:author="Shahar Galili" w:date="2021-09-09T16:10:00Z">
        <w:r w:rsidR="64262810" w:rsidRPr="00233998">
          <w:rPr>
            <w:rFonts w:cstheme="minorHAnsi"/>
            <w:rPrChange w:id="1279" w:author="Eran Dayan" w:date="2021-09-30T14:43:00Z">
              <w:rPr>
                <w:rFonts w:ascii="Times New Roman" w:hAnsi="Times New Roman" w:cs="Times New Roman"/>
                <w:color w:val="1F497D"/>
              </w:rPr>
            </w:rPrChange>
          </w:rPr>
          <w:t>Note that A</w:t>
        </w:r>
        <w:r w:rsidR="5E43C3CE" w:rsidRPr="00233998">
          <w:rPr>
            <w:rFonts w:cstheme="minorHAnsi"/>
            <w:rPrChange w:id="1280" w:author="Eran Dayan" w:date="2021-09-30T14:43:00Z">
              <w:rPr>
                <w:rFonts w:ascii="Times New Roman" w:hAnsi="Times New Roman" w:cs="Times New Roman"/>
                <w:color w:val="1F497D"/>
              </w:rPr>
            </w:rPrChange>
          </w:rPr>
          <w:t xml:space="preserve"> appears both as notification and on website</w:t>
        </w:r>
      </w:ins>
      <w:ins w:id="1281" w:author="Hilla Rafalovitz" w:date="2021-09-09T18:35:00Z">
        <w:r w:rsidRPr="00233998">
          <w:rPr>
            <w:rFonts w:cstheme="minorHAnsi"/>
            <w:rPrChange w:id="1282" w:author="Eran Dayan" w:date="2021-09-30T14:43:00Z">
              <w:rPr>
                <w:rFonts w:ascii="Times New Roman" w:hAnsi="Times New Roman" w:cs="Times New Roman"/>
                <w:color w:val="1F497D"/>
              </w:rPr>
            </w:rPrChange>
          </w:rPr>
          <w:t>)</w:t>
        </w:r>
      </w:ins>
    </w:p>
    <w:p w14:paraId="65C57B09" w14:textId="6BDB6E7D" w:rsidR="004C1AA1" w:rsidRDefault="004C1AA1">
      <w:pPr>
        <w:pStyle w:val="ListParagraph"/>
        <w:numPr>
          <w:ilvl w:val="0"/>
          <w:numId w:val="36"/>
        </w:numPr>
        <w:spacing w:after="0" w:line="240" w:lineRule="auto"/>
        <w:contextualSpacing w:val="0"/>
        <w:rPr>
          <w:ins w:id="1283" w:author="BENIWAL VIRENDER" w:date="2021-10-04T17:32:00Z"/>
          <w:rFonts w:cstheme="minorHAnsi"/>
        </w:rPr>
      </w:pPr>
      <w:ins w:id="1284" w:author="Hilla Rafalovitz" w:date="2021-09-09T18:35:00Z">
        <w:r w:rsidRPr="00233998">
          <w:rPr>
            <w:rFonts w:cstheme="minorHAnsi"/>
            <w:u w:val="single"/>
            <w:rPrChange w:id="1285" w:author="Eran Dayan" w:date="2021-09-30T14:43:00Z">
              <w:rPr>
                <w:rFonts w:ascii="Times New Roman" w:hAnsi="Times New Roman" w:cs="Times New Roman"/>
                <w:color w:val="1F497D"/>
                <w:u w:val="single"/>
              </w:rPr>
            </w:rPrChange>
          </w:rPr>
          <w:t>Section A</w:t>
        </w:r>
        <w:r w:rsidRPr="00233998">
          <w:rPr>
            <w:rFonts w:cstheme="minorHAnsi"/>
            <w:rPrChange w:id="1286" w:author="Eran Dayan" w:date="2021-09-30T14:43:00Z">
              <w:rPr>
                <w:rFonts w:ascii="Times New Roman" w:hAnsi="Times New Roman" w:cs="Times New Roman"/>
                <w:color w:val="1F497D"/>
              </w:rPr>
            </w:rPrChange>
          </w:rPr>
          <w:t xml:space="preserve"> of the report to customer is about “averages” as mentioned above (</w:t>
        </w:r>
      </w:ins>
      <w:ins w:id="1287" w:author="Shahar Galili" w:date="2021-09-09T16:11:00Z">
        <w:r w:rsidR="0C2D46A8" w:rsidRPr="00233998">
          <w:rPr>
            <w:rFonts w:cstheme="minorHAnsi"/>
            <w:rPrChange w:id="1288" w:author="Eran Dayan" w:date="2021-09-30T14:43:00Z">
              <w:rPr>
                <w:rFonts w:ascii="Times New Roman" w:hAnsi="Times New Roman" w:cs="Times New Roman"/>
                <w:color w:val="1F497D"/>
              </w:rPr>
            </w:rPrChange>
          </w:rPr>
          <w:t>similar logic as TASE 814 – first part</w:t>
        </w:r>
      </w:ins>
      <w:ins w:id="1289" w:author="Hilla Rafalovitz" w:date="2021-09-09T18:35:00Z">
        <w:del w:id="1290" w:author="Shahar Galili" w:date="2021-09-09T16:11:00Z">
          <w:r w:rsidRPr="00233998" w:rsidDel="004C1AA1">
            <w:rPr>
              <w:rFonts w:cstheme="minorHAnsi"/>
              <w:rPrChange w:id="1291" w:author="Eran Dayan" w:date="2021-09-30T14:43:00Z">
                <w:rPr>
                  <w:rFonts w:ascii="Times New Roman" w:hAnsi="Times New Roman" w:cs="Times New Roman"/>
                  <w:color w:val="1F497D"/>
                </w:rPr>
              </w:rPrChange>
            </w:rPr>
            <w:delText>for TASE</w:delText>
          </w:r>
        </w:del>
        <w:r w:rsidRPr="00233998">
          <w:rPr>
            <w:rFonts w:cstheme="minorHAnsi"/>
            <w:rPrChange w:id="1292" w:author="Eran Dayan" w:date="2021-09-30T14:43:00Z">
              <w:rPr>
                <w:rFonts w:ascii="Times New Roman" w:hAnsi="Times New Roman" w:cs="Times New Roman"/>
                <w:color w:val="1F497D"/>
              </w:rPr>
            </w:rPrChange>
          </w:rPr>
          <w:t>). Assuming that everything is clear about the format and the logic of how to gather the info, all that is left is to discuss the requirement for this section to be “published on the website”  (in addition to regular notifications to customer)</w:t>
        </w:r>
      </w:ins>
      <w:ins w:id="1293" w:author="Shahar Galili" w:date="2021-09-09T16:12:00Z">
        <w:r w:rsidR="6FF220F2" w:rsidRPr="00233998">
          <w:rPr>
            <w:rFonts w:cstheme="minorHAnsi"/>
            <w:rPrChange w:id="1294" w:author="Eran Dayan" w:date="2021-09-30T14:43:00Z">
              <w:rPr>
                <w:rFonts w:ascii="Times New Roman" w:hAnsi="Times New Roman" w:cs="Times New Roman"/>
                <w:color w:val="1F497D"/>
              </w:rPr>
            </w:rPrChange>
          </w:rPr>
          <w:t>. As said, this secti</w:t>
        </w:r>
      </w:ins>
      <w:ins w:id="1295" w:author="Shahar Galili" w:date="2021-09-09T16:13:00Z">
        <w:r w:rsidR="6FF220F2" w:rsidRPr="00233998">
          <w:rPr>
            <w:rFonts w:cstheme="minorHAnsi"/>
            <w:rPrChange w:id="1296" w:author="Eran Dayan" w:date="2021-09-30T14:43:00Z">
              <w:rPr>
                <w:rFonts w:ascii="Times New Roman" w:hAnsi="Times New Roman" w:cs="Times New Roman"/>
                <w:color w:val="1F497D"/>
              </w:rPr>
            </w:rPrChange>
          </w:rPr>
          <w:t>on A is the only section that appears both as notification and on web</w:t>
        </w:r>
        <w:r w:rsidR="1192A926" w:rsidRPr="00233998">
          <w:rPr>
            <w:rFonts w:cstheme="minorHAnsi"/>
            <w:rPrChange w:id="1297" w:author="Eran Dayan" w:date="2021-09-30T14:43:00Z">
              <w:rPr>
                <w:rFonts w:ascii="Times New Roman" w:hAnsi="Times New Roman" w:cs="Times New Roman"/>
                <w:color w:val="1F497D"/>
              </w:rPr>
            </w:rPrChange>
          </w:rPr>
          <w:t>site.</w:t>
        </w:r>
      </w:ins>
    </w:p>
    <w:p w14:paraId="5C2A90CB" w14:textId="3629BC2D" w:rsidR="003C46E8" w:rsidRPr="00233998" w:rsidRDefault="005E58DC">
      <w:pPr>
        <w:pStyle w:val="ListParagraph"/>
        <w:numPr>
          <w:ilvl w:val="2"/>
          <w:numId w:val="29"/>
        </w:numPr>
        <w:spacing w:after="0" w:line="240" w:lineRule="auto"/>
        <w:contextualSpacing w:val="0"/>
        <w:rPr>
          <w:ins w:id="1298" w:author="Hilla Rafalovitz" w:date="2021-09-09T18:35:00Z"/>
          <w:rFonts w:cstheme="minorHAnsi"/>
          <w:rPrChange w:id="1299" w:author="Eran Dayan" w:date="2021-09-30T14:43:00Z">
            <w:rPr>
              <w:ins w:id="1300" w:author="Hilla Rafalovitz" w:date="2021-09-09T18:35:00Z"/>
              <w:rFonts w:ascii="Times New Roman" w:hAnsi="Times New Roman" w:cs="Times New Roman"/>
              <w:color w:val="1F497D"/>
            </w:rPr>
          </w:rPrChange>
        </w:rPr>
        <w:pPrChange w:id="1301" w:author="BENIWAL VIRENDER" w:date="2021-10-04T17:33:00Z">
          <w:pPr>
            <w:pStyle w:val="ListParagraph"/>
            <w:numPr>
              <w:ilvl w:val="2"/>
              <w:numId w:val="32"/>
            </w:numPr>
            <w:spacing w:after="0" w:line="240" w:lineRule="auto"/>
            <w:ind w:left="2160" w:hanging="180"/>
            <w:contextualSpacing w:val="0"/>
          </w:pPr>
        </w:pPrChange>
      </w:pPr>
      <w:ins w:id="1302" w:author="BENIWAL VIRENDER" w:date="2021-10-04T17:33:00Z">
        <w:r>
          <w:rPr>
            <w:rFonts w:cstheme="minorHAnsi"/>
            <w:u w:val="single"/>
          </w:rPr>
          <w:t>CSV Format Extract to be provided to Bank at Bank vault. (</w:t>
        </w:r>
      </w:ins>
      <w:ins w:id="1303" w:author="BENIWAL VIRENDER" w:date="2021-10-04T17:34:00Z">
        <w:r>
          <w:rPr>
            <w:rFonts w:cstheme="minorHAnsi"/>
            <w:u w:val="single"/>
          </w:rPr>
          <w:t xml:space="preserve"> should be summation of all the customers data</w:t>
        </w:r>
        <w:r w:rsidR="001A31A2">
          <w:rPr>
            <w:rFonts w:cstheme="minorHAnsi"/>
            <w:u w:val="single"/>
          </w:rPr>
          <w:t xml:space="preserve"> </w:t>
        </w:r>
        <w:r>
          <w:rPr>
            <w:rFonts w:cstheme="minorHAnsi"/>
            <w:u w:val="single"/>
          </w:rPr>
          <w:t>)</w:t>
        </w:r>
        <w:r w:rsidR="001A31A2">
          <w:rPr>
            <w:rFonts w:cstheme="minorHAnsi"/>
            <w:u w:val="single"/>
          </w:rPr>
          <w:t>.</w:t>
        </w:r>
      </w:ins>
    </w:p>
    <w:p w14:paraId="640DFC8E" w14:textId="77777777" w:rsidR="004C1AA1" w:rsidRPr="00233998" w:rsidRDefault="004C1AA1">
      <w:pPr>
        <w:pStyle w:val="ListParagraph"/>
        <w:numPr>
          <w:ilvl w:val="0"/>
          <w:numId w:val="36"/>
        </w:numPr>
        <w:spacing w:after="0" w:line="240" w:lineRule="auto"/>
        <w:contextualSpacing w:val="0"/>
        <w:rPr>
          <w:ins w:id="1304" w:author="Hilla Rafalovitz" w:date="2021-09-09T18:35:00Z"/>
          <w:rFonts w:cstheme="minorHAnsi"/>
          <w:rPrChange w:id="1305" w:author="Eran Dayan" w:date="2021-09-30T14:43:00Z">
            <w:rPr>
              <w:ins w:id="1306" w:author="Hilla Rafalovitz" w:date="2021-09-09T18:35:00Z"/>
              <w:rFonts w:ascii="Times New Roman" w:hAnsi="Times New Roman" w:cs="Times New Roman"/>
              <w:color w:val="1F497D"/>
            </w:rPr>
          </w:rPrChange>
        </w:rPr>
        <w:pPrChange w:id="1307" w:author="Hilla Rafalovitz" w:date="2021-09-09T18:43:00Z">
          <w:pPr>
            <w:pStyle w:val="ListParagraph"/>
            <w:numPr>
              <w:ilvl w:val="2"/>
              <w:numId w:val="32"/>
            </w:numPr>
            <w:spacing w:after="0" w:line="240" w:lineRule="auto"/>
            <w:ind w:left="2160" w:hanging="180"/>
            <w:contextualSpacing w:val="0"/>
          </w:pPr>
        </w:pPrChange>
      </w:pPr>
      <w:ins w:id="1308" w:author="Hilla Rafalovitz" w:date="2021-09-09T18:35:00Z">
        <w:r w:rsidRPr="00233998">
          <w:rPr>
            <w:rFonts w:cstheme="minorHAnsi"/>
            <w:u w:val="single"/>
            <w:rPrChange w:id="1309" w:author="Eran Dayan" w:date="2021-09-30T14:43:00Z">
              <w:rPr>
                <w:rFonts w:ascii="Times New Roman" w:hAnsi="Times New Roman" w:cs="Times New Roman"/>
                <w:color w:val="1F497D"/>
                <w:u w:val="single"/>
              </w:rPr>
            </w:rPrChange>
          </w:rPr>
          <w:t>Section B</w:t>
        </w:r>
        <w:r w:rsidRPr="00233998">
          <w:rPr>
            <w:rFonts w:cstheme="minorHAnsi"/>
            <w:rPrChange w:id="1310" w:author="Eran Dayan" w:date="2021-09-30T14:43:00Z">
              <w:rPr>
                <w:rFonts w:ascii="Times New Roman" w:hAnsi="Times New Roman" w:cs="Times New Roman"/>
                <w:color w:val="1F497D"/>
              </w:rPr>
            </w:rPrChange>
          </w:rPr>
          <w:t xml:space="preserve"> of the report lists all entries of buy/sell/redemption commissions charged (from customer X account) within the period.   (report = notification)</w:t>
        </w:r>
      </w:ins>
    </w:p>
    <w:p w14:paraId="079ED032" w14:textId="77777777" w:rsidR="004C1AA1" w:rsidRPr="00233998" w:rsidRDefault="004C1AA1">
      <w:pPr>
        <w:pStyle w:val="ListParagraph"/>
        <w:numPr>
          <w:ilvl w:val="0"/>
          <w:numId w:val="36"/>
        </w:numPr>
        <w:spacing w:after="0" w:line="240" w:lineRule="auto"/>
        <w:contextualSpacing w:val="0"/>
        <w:rPr>
          <w:ins w:id="1311" w:author="Hilla Rafalovitz" w:date="2021-09-09T18:35:00Z"/>
          <w:rFonts w:cstheme="minorHAnsi"/>
          <w:rPrChange w:id="1312" w:author="Eran Dayan" w:date="2021-09-30T14:43:00Z">
            <w:rPr>
              <w:ins w:id="1313" w:author="Hilla Rafalovitz" w:date="2021-09-09T18:35:00Z"/>
              <w:rFonts w:ascii="Times New Roman" w:hAnsi="Times New Roman" w:cs="Times New Roman"/>
              <w:color w:val="1F497D"/>
            </w:rPr>
          </w:rPrChange>
        </w:rPr>
        <w:pPrChange w:id="1314" w:author="Hilla Rafalovitz" w:date="2021-09-09T18:43:00Z">
          <w:pPr>
            <w:pStyle w:val="ListParagraph"/>
            <w:numPr>
              <w:ilvl w:val="2"/>
              <w:numId w:val="32"/>
            </w:numPr>
            <w:spacing w:after="0" w:line="240" w:lineRule="auto"/>
            <w:ind w:left="2160" w:hanging="180"/>
            <w:contextualSpacing w:val="0"/>
          </w:pPr>
        </w:pPrChange>
      </w:pPr>
      <w:ins w:id="1315" w:author="Hilla Rafalovitz" w:date="2021-09-09T18:35:00Z">
        <w:r w:rsidRPr="00233998">
          <w:rPr>
            <w:rFonts w:cstheme="minorHAnsi"/>
            <w:u w:val="single"/>
            <w:rPrChange w:id="1316" w:author="Eran Dayan" w:date="2021-09-30T14:43:00Z">
              <w:rPr>
                <w:rFonts w:ascii="Times New Roman" w:hAnsi="Times New Roman" w:cs="Times New Roman"/>
                <w:color w:val="1F497D"/>
                <w:u w:val="single"/>
              </w:rPr>
            </w:rPrChange>
          </w:rPr>
          <w:t>Section C</w:t>
        </w:r>
        <w:r w:rsidRPr="00233998">
          <w:rPr>
            <w:rFonts w:cstheme="minorHAnsi"/>
            <w:rPrChange w:id="1317" w:author="Eran Dayan" w:date="2021-09-30T14:43:00Z">
              <w:rPr>
                <w:rFonts w:ascii="Times New Roman" w:hAnsi="Times New Roman" w:cs="Times New Roman"/>
                <w:color w:val="1F497D"/>
              </w:rPr>
            </w:rPrChange>
          </w:rPr>
          <w:t xml:space="preserve"> of the report lists per security (</w:t>
        </w:r>
        <w:proofErr w:type="spellStart"/>
        <w:r w:rsidRPr="00233998">
          <w:rPr>
            <w:rFonts w:cstheme="minorHAnsi"/>
            <w:rPrChange w:id="1318" w:author="Eran Dayan" w:date="2021-09-30T14:43:00Z">
              <w:rPr>
                <w:rFonts w:ascii="Times New Roman" w:hAnsi="Times New Roman" w:cs="Times New Roman"/>
                <w:color w:val="1F497D"/>
              </w:rPr>
            </w:rPrChange>
          </w:rPr>
          <w:t>security_name</w:t>
        </w:r>
        <w:proofErr w:type="spellEnd"/>
        <w:r w:rsidRPr="00233998">
          <w:rPr>
            <w:rFonts w:cstheme="minorHAnsi"/>
            <w:rPrChange w:id="1319" w:author="Eran Dayan" w:date="2021-09-30T14:43:00Z">
              <w:rPr>
                <w:rFonts w:ascii="Times New Roman" w:hAnsi="Times New Roman" w:cs="Times New Roman"/>
                <w:color w:val="1F497D"/>
              </w:rPr>
            </w:rPrChange>
          </w:rPr>
          <w:t>) the charges related to safekeeping fees (from customer X account) plus respective holdings.   (report = notification)</w:t>
        </w:r>
      </w:ins>
    </w:p>
    <w:p w14:paraId="100E527B" w14:textId="77777777" w:rsidR="00F079A9" w:rsidRPr="00233998" w:rsidRDefault="00F079A9" w:rsidP="00F079A9">
      <w:pPr>
        <w:pStyle w:val="ListParagraph"/>
        <w:numPr>
          <w:ilvl w:val="0"/>
          <w:numId w:val="32"/>
        </w:numPr>
        <w:spacing w:after="0" w:line="240" w:lineRule="auto"/>
        <w:contextualSpacing w:val="0"/>
        <w:rPr>
          <w:ins w:id="1320" w:author="Hilla Rafalovitz" w:date="2021-09-09T18:36:00Z"/>
          <w:rFonts w:cstheme="minorHAnsi"/>
          <w:b/>
          <w:bCs/>
          <w:rPrChange w:id="1321" w:author="Eran Dayan" w:date="2021-09-30T14:43:00Z">
            <w:rPr>
              <w:ins w:id="1322" w:author="Hilla Rafalovitz" w:date="2021-09-09T18:36:00Z"/>
              <w:rFonts w:ascii="Times New Roman" w:hAnsi="Times New Roman" w:cs="Times New Roman"/>
              <w:b/>
              <w:bCs/>
              <w:color w:val="1F497D"/>
            </w:rPr>
          </w:rPrChange>
        </w:rPr>
      </w:pPr>
      <w:ins w:id="1323" w:author="Hilla Rafalovitz" w:date="2021-09-09T18:36:00Z">
        <w:r w:rsidRPr="00233998">
          <w:rPr>
            <w:rFonts w:cstheme="minorHAnsi"/>
            <w:b/>
            <w:bCs/>
            <w:rPrChange w:id="1324" w:author="Eran Dayan" w:date="2021-09-30T14:43:00Z">
              <w:rPr>
                <w:rFonts w:ascii="Times New Roman" w:hAnsi="Times New Roman" w:cs="Times New Roman"/>
                <w:b/>
                <w:bCs/>
                <w:color w:val="1F497D"/>
              </w:rPr>
            </w:rPrChange>
          </w:rPr>
          <w:t>Commissions/fees under supervision of BOI</w:t>
        </w:r>
      </w:ins>
    </w:p>
    <w:p w14:paraId="107EF0CF" w14:textId="1583EA21" w:rsidR="00F079A9" w:rsidRPr="00233998" w:rsidRDefault="00A0491F" w:rsidP="00F079A9">
      <w:pPr>
        <w:rPr>
          <w:ins w:id="1325" w:author="Hilla Rafalovitz" w:date="2021-09-09T18:36:00Z"/>
          <w:rFonts w:cstheme="minorHAnsi"/>
          <w:rPrChange w:id="1326" w:author="Eran Dayan" w:date="2021-09-30T14:43:00Z">
            <w:rPr>
              <w:ins w:id="1327" w:author="Hilla Rafalovitz" w:date="2021-09-09T18:36:00Z"/>
              <w:rFonts w:ascii="Times New Roman" w:hAnsi="Times New Roman" w:cs="Times New Roman"/>
              <w:color w:val="1F497D"/>
            </w:rPr>
          </w:rPrChange>
        </w:rPr>
      </w:pPr>
      <w:ins w:id="1328" w:author="Hilla Rafalovitz" w:date="2021-09-09T18:38:00Z">
        <w:r w:rsidRPr="00233998">
          <w:rPr>
            <w:rFonts w:cstheme="minorHAnsi"/>
            <w:b/>
            <w:bCs/>
            <w:rPrChange w:id="1329" w:author="Eran Dayan" w:date="2021-09-30T14:43:00Z">
              <w:rPr>
                <w:rFonts w:ascii="Times New Roman" w:hAnsi="Times New Roman" w:cs="Times New Roman"/>
                <w:b/>
                <w:bCs/>
                <w:color w:val="1F497D"/>
              </w:rPr>
            </w:rPrChange>
          </w:rPr>
          <w:t>“</w:t>
        </w:r>
      </w:ins>
      <w:ins w:id="1330" w:author="Hilla Rafalovitz" w:date="2021-09-09T18:36:00Z">
        <w:r w:rsidR="00F079A9" w:rsidRPr="00233998">
          <w:rPr>
            <w:rFonts w:cstheme="minorHAnsi"/>
            <w:b/>
            <w:bCs/>
            <w:rPrChange w:id="1331" w:author="Eran Dayan" w:date="2021-09-30T14:43:00Z">
              <w:rPr>
                <w:rFonts w:ascii="Times New Roman" w:hAnsi="Times New Roman" w:cs="Times New Roman"/>
                <w:b/>
                <w:bCs/>
                <w:color w:val="1F497D"/>
              </w:rPr>
            </w:rPrChange>
          </w:rPr>
          <w:t>BOI price list – Securities”</w:t>
        </w:r>
        <w:r w:rsidR="00F079A9" w:rsidRPr="00233998">
          <w:rPr>
            <w:rFonts w:cstheme="minorHAnsi"/>
            <w:rPrChange w:id="1332" w:author="Eran Dayan" w:date="2021-09-30T14:43:00Z">
              <w:rPr>
                <w:rFonts w:ascii="Times New Roman" w:hAnsi="Times New Roman" w:cs="Times New Roman"/>
                <w:color w:val="1F497D"/>
              </w:rPr>
            </w:rPrChange>
          </w:rPr>
          <w:t xml:space="preserve"> (actually it’s more like “what fees are supervised and what fees are allowed” and not much of a price list)</w:t>
        </w:r>
      </w:ins>
    </w:p>
    <w:p w14:paraId="3780B4C5" w14:textId="7E76976F" w:rsidR="004C0CDA" w:rsidRPr="00C361E8" w:rsidRDefault="004C0CDA" w:rsidP="00C34328">
      <w:pPr>
        <w:rPr>
          <w:ins w:id="1333" w:author="Hilla Rafalovitz" w:date="2021-09-09T18:35:00Z"/>
          <w:rFonts w:cstheme="minorHAnsi"/>
        </w:rPr>
      </w:pPr>
    </w:p>
    <w:p w14:paraId="269C773C" w14:textId="77777777" w:rsidR="004C1AA1" w:rsidRDefault="004C1AA1" w:rsidP="00C34328">
      <w:pPr>
        <w:rPr>
          <w:ins w:id="1334" w:author="BENIWAL VIRENDER" w:date="2021-09-06T20:31:00Z"/>
        </w:rPr>
      </w:pPr>
    </w:p>
    <w:bookmarkStart w:id="1335" w:name="_MON_1692465893"/>
    <w:bookmarkEnd w:id="1335"/>
    <w:p w14:paraId="5D20B353" w14:textId="0BC99F00" w:rsidR="00ED6446" w:rsidDel="00E45565" w:rsidRDefault="00E45565" w:rsidP="00C34328">
      <w:pPr>
        <w:rPr>
          <w:del w:id="1336" w:author="BENIWAL VIRENDER" w:date="2021-09-06T20:34:00Z"/>
        </w:rPr>
      </w:pPr>
      <w:ins w:id="1337" w:author="BENIWAL VIRENDER" w:date="2021-09-06T20:37:00Z">
        <w:r>
          <w:object w:dxaOrig="1534" w:dyaOrig="997" w14:anchorId="6F5ADC7D">
            <v:shape id="_x0000_i1032" type="#_x0000_t75" style="width:80pt;height:50pt" o:ole="">
              <v:imagedata r:id="rId49" o:title=""/>
            </v:shape>
            <o:OLEObject Type="Embed" ProgID="Word.Document.12" ShapeID="_x0000_i1032" DrawAspect="Icon" ObjectID="_1758361502" r:id="rId50">
              <o:FieldCodes>\s</o:FieldCodes>
            </o:OLEObject>
          </w:object>
        </w:r>
      </w:ins>
    </w:p>
    <w:p w14:paraId="50E57294" w14:textId="54CC55D1" w:rsidR="00E45565" w:rsidRDefault="00E45565" w:rsidP="00C34328">
      <w:pPr>
        <w:rPr>
          <w:ins w:id="1338" w:author="BENIWAL VIRENDER" w:date="2021-09-06T20:37:00Z"/>
        </w:rPr>
      </w:pPr>
      <w:ins w:id="1339" w:author="BENIWAL VIRENDER" w:date="2021-09-06T20:37:00Z">
        <w:r>
          <w:t>Messag</w:t>
        </w:r>
      </w:ins>
      <w:ins w:id="1340" w:author="BENIWAL VIRENDER" w:date="2021-09-06T20:38:00Z">
        <w:r>
          <w:t xml:space="preserve">e 77 Document attached for the reference </w:t>
        </w:r>
        <w:r w:rsidR="003F0A34">
          <w:t>to BOI regulation.</w:t>
        </w:r>
      </w:ins>
    </w:p>
    <w:p w14:paraId="704086B7" w14:textId="224648D4" w:rsidR="00C34328" w:rsidRPr="00C34328" w:rsidRDefault="00E00211">
      <w:pPr>
        <w:rPr>
          <w:ins w:id="1341" w:author="Hilla Rafalovitz" w:date="2021-08-22T11:20:00Z"/>
        </w:rPr>
        <w:pPrChange w:id="1342" w:author="Hilla Rafalovitz" w:date="2021-08-22T13:18:00Z">
          <w:pPr>
            <w:pStyle w:val="Heading1"/>
          </w:pPr>
        </w:pPrChange>
      </w:pPr>
      <w:ins w:id="1343" w:author="Hilla Rafalovitz" w:date="2021-09-09T18:35:00Z">
        <w:r>
          <w:object w:dxaOrig="1513" w:dyaOrig="985" w14:anchorId="6DB70BA2">
            <v:shape id="_x0000_i1033" type="#_x0000_t75" style="width:80pt;height:49.5pt" o:ole="">
              <v:imagedata r:id="rId51" o:title=""/>
            </v:shape>
            <o:OLEObject Type="Embed" ProgID="Acrobat.Document.DC" ShapeID="_x0000_i1033" DrawAspect="Icon" ObjectID="_1758361503" r:id="rId52"/>
          </w:object>
        </w:r>
      </w:ins>
    </w:p>
    <w:p w14:paraId="69F89E54" w14:textId="29EBBE9D" w:rsidR="006632E2" w:rsidRDefault="000857C9" w:rsidP="006D1215">
      <w:pPr>
        <w:pStyle w:val="Heading1"/>
      </w:pPr>
      <w:r>
        <w:t>Position Recon</w:t>
      </w:r>
      <w:bookmarkEnd w:id="1138"/>
    </w:p>
    <w:p w14:paraId="5BB9651B" w14:textId="77777777" w:rsidR="00FE5A13" w:rsidRDefault="00FE5A13" w:rsidP="00943A17"/>
    <w:p w14:paraId="5950F849" w14:textId="386DBA3F" w:rsidR="00943A17" w:rsidRDefault="00943A17" w:rsidP="00943A17">
      <w:r>
        <w:t xml:space="preserve">Bancs reconciliation module </w:t>
      </w:r>
      <w:r w:rsidR="00FE5A13">
        <w:t>is used for recon between various partner systems for position recon.</w:t>
      </w:r>
    </w:p>
    <w:p w14:paraId="648ED6F4" w14:textId="7CCF00A4" w:rsidR="00341816" w:rsidRPr="00943A17" w:rsidRDefault="00341816" w:rsidP="00943A17">
      <w:r>
        <w:t xml:space="preserve">Below are the </w:t>
      </w:r>
      <w:r w:rsidR="004F21C6">
        <w:t>three-position</w:t>
      </w:r>
      <w:r>
        <w:t xml:space="preserve"> recon </w:t>
      </w:r>
      <w:r w:rsidR="007B59A4">
        <w:t>applicable for FDB.</w:t>
      </w:r>
    </w:p>
    <w:p w14:paraId="68585B69" w14:textId="4D0D38F1" w:rsidR="000857C9" w:rsidRDefault="0075354D" w:rsidP="00054567">
      <w:pPr>
        <w:pStyle w:val="Heading2"/>
      </w:pPr>
      <w:bookmarkStart w:id="1344" w:name="_Toc79750048"/>
      <w:r>
        <w:lastRenderedPageBreak/>
        <w:t>Local Securities</w:t>
      </w:r>
      <w:bookmarkEnd w:id="1344"/>
    </w:p>
    <w:p w14:paraId="76A24685" w14:textId="42142251" w:rsidR="00054567" w:rsidRDefault="00054567" w:rsidP="00054567">
      <w:pPr>
        <w:ind w:left="576"/>
      </w:pPr>
      <w:proofErr w:type="spellStart"/>
      <w:r>
        <w:t>Ba</w:t>
      </w:r>
      <w:r w:rsidR="0060570D">
        <w:t>NCS</w:t>
      </w:r>
      <w:proofErr w:type="spellEnd"/>
      <w:r>
        <w:t xml:space="preserve"> will upload Tase file 1053 for reconciling </w:t>
      </w:r>
      <w:r w:rsidR="000E6B7A">
        <w:t>positions traded on tase as part of EOD process.</w:t>
      </w:r>
    </w:p>
    <w:p w14:paraId="37C38637" w14:textId="473E4563" w:rsidR="000E6B7A" w:rsidRDefault="000E6B7A" w:rsidP="00054567">
      <w:pPr>
        <w:ind w:left="576"/>
      </w:pPr>
      <w:r>
        <w:t>Any mismatches are presented in the reconciliation module</w:t>
      </w:r>
      <w:r w:rsidR="0075354D">
        <w:t xml:space="preserve"> with ageing.</w:t>
      </w:r>
    </w:p>
    <w:p w14:paraId="3AF8C321" w14:textId="6A9FA296" w:rsidR="0075354D" w:rsidRDefault="0075354D" w:rsidP="0075354D">
      <w:pPr>
        <w:pStyle w:val="Heading2"/>
      </w:pPr>
      <w:bookmarkStart w:id="1345" w:name="_Toc79750049"/>
      <w:r>
        <w:t>Foreign Securities</w:t>
      </w:r>
      <w:bookmarkEnd w:id="1345"/>
    </w:p>
    <w:p w14:paraId="47D82CCF" w14:textId="3CB495EB" w:rsidR="000C77B7" w:rsidRDefault="0075354D" w:rsidP="000C77B7">
      <w:pPr>
        <w:ind w:left="576"/>
      </w:pPr>
      <w:proofErr w:type="spellStart"/>
      <w:r>
        <w:t>Bancs</w:t>
      </w:r>
      <w:proofErr w:type="spellEnd"/>
      <w:r>
        <w:t xml:space="preserve"> will upload 87</w:t>
      </w:r>
      <w:r w:rsidR="000C77B7">
        <w:t>1</w:t>
      </w:r>
      <w:r>
        <w:t xml:space="preserve"> from apex</w:t>
      </w:r>
      <w:r w:rsidR="000C77B7">
        <w:t xml:space="preserve"> for reconciling positions traded on tase as part of EOD process.</w:t>
      </w:r>
    </w:p>
    <w:p w14:paraId="4B3BE321" w14:textId="76E828B1" w:rsidR="000C77B7" w:rsidRDefault="000C77B7" w:rsidP="000C77B7">
      <w:pPr>
        <w:ind w:left="576"/>
      </w:pPr>
      <w:r>
        <w:t>Any mismatches are presented in the reconciliation module with ageing.</w:t>
      </w:r>
    </w:p>
    <w:p w14:paraId="436E03B7" w14:textId="2782BB26" w:rsidR="000C77B7" w:rsidRDefault="000C77B7" w:rsidP="000C77B7">
      <w:pPr>
        <w:pStyle w:val="Heading2"/>
      </w:pPr>
      <w:bookmarkStart w:id="1346" w:name="_Toc79750050"/>
      <w:r>
        <w:t>Tax Engine</w:t>
      </w:r>
      <w:r w:rsidR="007B59A4">
        <w:t xml:space="preserve"> (local + Foreign)</w:t>
      </w:r>
      <w:bookmarkEnd w:id="1346"/>
    </w:p>
    <w:p w14:paraId="71C01C2B" w14:textId="502C9D9B" w:rsidR="000C77B7" w:rsidRDefault="000C77B7" w:rsidP="000C77B7">
      <w:pPr>
        <w:ind w:left="576"/>
      </w:pPr>
      <w:proofErr w:type="spellStart"/>
      <w:r>
        <w:t>Bancs</w:t>
      </w:r>
      <w:proofErr w:type="spellEnd"/>
      <w:r>
        <w:t xml:space="preserve"> will upload the file for position customer + s</w:t>
      </w:r>
      <w:r w:rsidR="00266F4E">
        <w:t>ecurity</w:t>
      </w:r>
      <w:r>
        <w:t xml:space="preserve"> level</w:t>
      </w:r>
      <w:r w:rsidR="00237225">
        <w:t xml:space="preserve"> from Tax Engine and recon </w:t>
      </w:r>
      <w:r w:rsidR="00EA1B0D">
        <w:t>with the position from Bancs</w:t>
      </w:r>
      <w:r w:rsidR="0056280D">
        <w:t xml:space="preserve"> as part of EOD.</w:t>
      </w:r>
    </w:p>
    <w:p w14:paraId="5B7FE529" w14:textId="77777777" w:rsidR="0056280D" w:rsidRDefault="0056280D" w:rsidP="0056280D">
      <w:pPr>
        <w:ind w:left="576"/>
      </w:pPr>
      <w:r>
        <w:t>Any mismatches are presented in the reconciliation module with ageing.</w:t>
      </w:r>
    </w:p>
    <w:p w14:paraId="5AA733ED" w14:textId="4540804B" w:rsidR="0056280D" w:rsidRPr="000C77B7" w:rsidRDefault="004F21C6" w:rsidP="00A26B5B">
      <w:pPr>
        <w:ind w:firstLine="576"/>
      </w:pPr>
      <w:r>
        <w:t>Reports can be extracted by the BO user for all the above</w:t>
      </w:r>
      <w:r w:rsidR="00F3466A">
        <w:t xml:space="preserve"> using export to excel from BackOffice.</w:t>
      </w:r>
    </w:p>
    <w:p w14:paraId="1A2FB400" w14:textId="768E4D8D" w:rsidR="00A512C8" w:rsidRDefault="00A512C8" w:rsidP="006D1215">
      <w:pPr>
        <w:pStyle w:val="Heading1"/>
        <w:rPr>
          <w:ins w:id="1347" w:author="Hilla Rafalovitz" w:date="2021-08-22T10:17:00Z"/>
        </w:rPr>
      </w:pPr>
      <w:bookmarkStart w:id="1348" w:name="_Toc79750051"/>
      <w:ins w:id="1349" w:author="Hilla Rafalovitz" w:date="2021-08-22T10:17:00Z">
        <w:r>
          <w:t>Cash Recon</w:t>
        </w:r>
      </w:ins>
      <w:ins w:id="1350" w:author="Sandip Sharma" w:date="2021-09-08T14:55:00Z">
        <w:r w:rsidR="00072ABC">
          <w:t xml:space="preserve"> (Net Settlement)</w:t>
        </w:r>
      </w:ins>
    </w:p>
    <w:p w14:paraId="33192603" w14:textId="77777777" w:rsidR="00A512C8" w:rsidRDefault="00A512C8" w:rsidP="00A512C8">
      <w:pPr>
        <w:rPr>
          <w:ins w:id="1351" w:author="Hilla Rafalovitz" w:date="2021-08-22T10:17:00Z"/>
        </w:rPr>
      </w:pPr>
    </w:p>
    <w:p w14:paraId="66D41BE7" w14:textId="4F1D0394" w:rsidR="00A512C8" w:rsidDel="00AF5F00" w:rsidRDefault="00A512C8" w:rsidP="00A512C8">
      <w:pPr>
        <w:rPr>
          <w:ins w:id="1352" w:author="Hilla Rafalovitz" w:date="2021-08-22T10:17:00Z"/>
          <w:del w:id="1353" w:author="Sandip Sharma" w:date="2021-09-08T13:01:00Z"/>
        </w:rPr>
      </w:pPr>
      <w:ins w:id="1354" w:author="Hilla Rafalovitz" w:date="2021-08-22T10:17:00Z">
        <w:del w:id="1355" w:author="Sandip Sharma" w:date="2021-09-08T13:01:00Z">
          <w:r w:rsidDel="00AF5F00">
            <w:delText>Bancs reconciliation module is used for recon between various partner systems for cash recon.</w:delText>
          </w:r>
        </w:del>
      </w:ins>
    </w:p>
    <w:p w14:paraId="723F4C73" w14:textId="732A6C58" w:rsidR="00A512C8" w:rsidRPr="00943A17" w:rsidDel="00AF5F00" w:rsidRDefault="00A512C8" w:rsidP="00A512C8">
      <w:pPr>
        <w:rPr>
          <w:ins w:id="1356" w:author="Hilla Rafalovitz" w:date="2021-08-22T10:17:00Z"/>
          <w:del w:id="1357" w:author="Sandip Sharma" w:date="2021-09-08T13:01:00Z"/>
        </w:rPr>
      </w:pPr>
      <w:ins w:id="1358" w:author="Hilla Rafalovitz" w:date="2021-08-22T10:17:00Z">
        <w:del w:id="1359" w:author="Sandip Sharma" w:date="2021-09-08T13:01:00Z">
          <w:r w:rsidDel="00AF5F00">
            <w:delText>Below are the recon applicable for FDB.</w:delText>
          </w:r>
        </w:del>
      </w:ins>
    </w:p>
    <w:p w14:paraId="0164C853" w14:textId="59712E49" w:rsidR="00A512C8" w:rsidRDefault="00A512C8" w:rsidP="00A512C8">
      <w:pPr>
        <w:pStyle w:val="Heading2"/>
        <w:rPr>
          <w:ins w:id="1360" w:author="Hilla Rafalovitz" w:date="2021-08-22T10:17:00Z"/>
        </w:rPr>
      </w:pPr>
      <w:ins w:id="1361" w:author="Hilla Rafalovitz" w:date="2021-08-22T10:17:00Z">
        <w:r>
          <w:t>Local Securities</w:t>
        </w:r>
      </w:ins>
    </w:p>
    <w:p w14:paraId="3CABC43E" w14:textId="0AFDDC99" w:rsidR="00072ABC" w:rsidRDefault="00A512C8" w:rsidP="00A512C8">
      <w:pPr>
        <w:ind w:left="576"/>
        <w:rPr>
          <w:ins w:id="1362" w:author="Sandip Sharma" w:date="2021-09-08T14:58:00Z"/>
        </w:rPr>
      </w:pPr>
      <w:commentRangeStart w:id="1363"/>
      <w:commentRangeStart w:id="1364"/>
      <w:proofErr w:type="spellStart"/>
      <w:ins w:id="1365" w:author="Hilla Rafalovitz" w:date="2021-08-22T10:17:00Z">
        <w:r>
          <w:t>BaNCS</w:t>
        </w:r>
        <w:proofErr w:type="spellEnd"/>
        <w:r>
          <w:t xml:space="preserve"> will </w:t>
        </w:r>
      </w:ins>
      <w:ins w:id="1366" w:author="Sandip Sharma" w:date="2021-09-08T14:55:00Z">
        <w:r w:rsidR="00072ABC">
          <w:t xml:space="preserve">provide a data extract </w:t>
        </w:r>
        <w:del w:id="1367" w:author="BENIWAL VIRENDER" w:date="2021-10-04T17:08:00Z">
          <w:r w:rsidR="00072ABC" w:rsidDel="00C15855">
            <w:delText xml:space="preserve">comparing the net settlement amount </w:delText>
          </w:r>
        </w:del>
      </w:ins>
      <w:ins w:id="1368" w:author="Sandip Sharma" w:date="2021-09-08T14:57:00Z">
        <w:r w:rsidR="00072ABC">
          <w:t>from f</w:t>
        </w:r>
      </w:ins>
      <w:ins w:id="1369" w:author="Sandip Sharma" w:date="2021-09-08T14:55:00Z">
        <w:r w:rsidR="00072ABC">
          <w:t xml:space="preserve">ile 32 </w:t>
        </w:r>
      </w:ins>
      <w:ins w:id="1370" w:author="Sandip Sharma" w:date="2021-09-08T14:56:00Z">
        <w:r w:rsidR="00072ABC">
          <w:t>vis-à-vis</w:t>
        </w:r>
      </w:ins>
      <w:ins w:id="1371" w:author="Sandip Sharma" w:date="2021-09-08T14:55:00Z">
        <w:r w:rsidR="00072ABC">
          <w:t xml:space="preserve"> </w:t>
        </w:r>
      </w:ins>
      <w:ins w:id="1372" w:author="Sandip Sharma" w:date="2021-09-08T14:56:00Z">
        <w:r w:rsidR="00072ABC">
          <w:t>data</w:t>
        </w:r>
      </w:ins>
      <w:commentRangeEnd w:id="1363"/>
      <w:r w:rsidR="00C84BA3">
        <w:rPr>
          <w:rStyle w:val="CommentReference"/>
        </w:rPr>
        <w:commentReference w:id="1363"/>
      </w:r>
      <w:commentRangeEnd w:id="1364"/>
      <w:r w:rsidR="003D5B28">
        <w:rPr>
          <w:rStyle w:val="CommentReference"/>
        </w:rPr>
        <w:commentReference w:id="1364"/>
      </w:r>
      <w:ins w:id="1373" w:author="Sandip Sharma" w:date="2021-09-08T14:56:00Z">
        <w:r w:rsidR="00072ABC">
          <w:t xml:space="preserve"> available in BaNCS</w:t>
        </w:r>
      </w:ins>
      <w:ins w:id="1374" w:author="Sandip Sharma" w:date="2021-09-08T14:58:00Z">
        <w:r w:rsidR="00072ABC">
          <w:t xml:space="preserve"> (Trading cha</w:t>
        </w:r>
      </w:ins>
      <w:ins w:id="1375" w:author="Sandip Sharma" w:date="2021-09-08T14:59:00Z">
        <w:r w:rsidR="00072ABC">
          <w:t>r</w:t>
        </w:r>
      </w:ins>
      <w:ins w:id="1376" w:author="Sandip Sharma" w:date="2021-09-08T14:58:00Z">
        <w:r w:rsidR="00072ABC">
          <w:t xml:space="preserve">ges </w:t>
        </w:r>
      </w:ins>
      <w:ins w:id="1377" w:author="Sandip Sharma" w:date="2021-09-08T14:59:00Z">
        <w:r w:rsidR="00072ABC">
          <w:t>data can be made available only if TASE trading charge schedule can be setup in BaNCS)</w:t>
        </w:r>
      </w:ins>
      <w:ins w:id="1378" w:author="Sandip Sharma" w:date="2021-09-08T14:56:00Z">
        <w:r w:rsidR="00072ABC">
          <w:t xml:space="preserve">. </w:t>
        </w:r>
      </w:ins>
    </w:p>
    <w:p w14:paraId="1265C50A" w14:textId="2A402064" w:rsidR="00A512C8" w:rsidDel="001772D3" w:rsidRDefault="00072ABC" w:rsidP="00A512C8">
      <w:pPr>
        <w:ind w:left="576"/>
        <w:rPr>
          <w:ins w:id="1379" w:author="BENIWAL VIRENDER" w:date="2021-10-04T17:12:00Z"/>
          <w:del w:id="1380" w:author="Eran Dayan" w:date="2021-10-05T15:43:00Z"/>
        </w:rPr>
      </w:pPr>
      <w:ins w:id="1381" w:author="Sandip Sharma" w:date="2021-09-08T14:56:00Z">
        <w:del w:id="1382" w:author="Eran Dayan" w:date="2021-10-05T15:43:00Z">
          <w:r w:rsidDel="001772D3">
            <w:delText xml:space="preserve">If TASE trading fee </w:delText>
          </w:r>
          <w:commentRangeStart w:id="1383"/>
          <w:r w:rsidDel="001772D3">
            <w:delText xml:space="preserve">schedule can be setup in BaNCS, the same will be reconciled for trading activity </w:delText>
          </w:r>
        </w:del>
      </w:ins>
      <w:commentRangeEnd w:id="1383"/>
      <w:del w:id="1384" w:author="Eran Dayan" w:date="2021-10-05T15:43:00Z">
        <w:r w:rsidR="00052F6B" w:rsidDel="001772D3">
          <w:rPr>
            <w:rStyle w:val="CommentReference"/>
          </w:rPr>
          <w:commentReference w:id="1383"/>
        </w:r>
      </w:del>
      <w:ins w:id="1385" w:author="Sandip Sharma" w:date="2021-09-08T14:56:00Z">
        <w:del w:id="1386" w:author="Eran Dayan" w:date="2021-10-05T15:43:00Z">
          <w:r w:rsidDel="001772D3">
            <w:delText xml:space="preserve">only </w:delText>
          </w:r>
        </w:del>
      </w:ins>
      <w:ins w:id="1387" w:author="Sandip Sharma" w:date="2021-09-08T14:59:00Z">
        <w:del w:id="1388" w:author="Eran Dayan" w:date="2021-10-05T15:43:00Z">
          <w:r w:rsidDel="001772D3">
            <w:delText xml:space="preserve">via-a-vis file 1091 </w:delText>
          </w:r>
        </w:del>
      </w:ins>
      <w:ins w:id="1389" w:author="Sandip Sharma" w:date="2021-09-08T14:56:00Z">
        <w:del w:id="1390" w:author="Eran Dayan" w:date="2021-10-05T15:43:00Z">
          <w:r w:rsidDel="001772D3">
            <w:delText>and rest of the ch</w:delText>
          </w:r>
        </w:del>
      </w:ins>
      <w:ins w:id="1391" w:author="Sandip Sharma" w:date="2021-09-08T14:57:00Z">
        <w:del w:id="1392" w:author="Eran Dayan" w:date="2021-10-05T15:43:00Z">
          <w:r w:rsidDel="001772D3">
            <w:delText>a</w:delText>
          </w:r>
        </w:del>
      </w:ins>
      <w:ins w:id="1393" w:author="Sandip Sharma" w:date="2021-09-08T14:56:00Z">
        <w:del w:id="1394" w:author="Eran Dayan" w:date="2021-10-05T15:43:00Z">
          <w:r w:rsidDel="001772D3">
            <w:delText xml:space="preserve">rges </w:delText>
          </w:r>
        </w:del>
      </w:ins>
      <w:ins w:id="1395" w:author="Sandip Sharma" w:date="2021-09-08T14:59:00Z">
        <w:del w:id="1396" w:author="Eran Dayan" w:date="2021-10-05T15:43:00Z">
          <w:r w:rsidDel="001772D3">
            <w:delText xml:space="preserve">will </w:delText>
          </w:r>
        </w:del>
      </w:ins>
      <w:ins w:id="1397" w:author="Sandip Sharma" w:date="2021-09-08T14:57:00Z">
        <w:del w:id="1398" w:author="Eran Dayan" w:date="2021-10-05T15:43:00Z">
          <w:r w:rsidDel="001772D3">
            <w:delText xml:space="preserve">need to be reconciled manually. </w:delText>
          </w:r>
        </w:del>
      </w:ins>
      <w:ins w:id="1399" w:author="Hilla Rafalovitz" w:date="2021-08-22T10:17:00Z">
        <w:del w:id="1400" w:author="Eran Dayan" w:date="2021-10-05T15:43:00Z">
          <w:r w:rsidR="00A512C8" w:rsidDel="001772D3">
            <w:delText xml:space="preserve">upload Tase file </w:delText>
          </w:r>
          <w:r w:rsidR="00FE63B5" w:rsidDel="001772D3">
            <w:delText>31,32,1091</w:delText>
          </w:r>
          <w:r w:rsidR="00A512C8" w:rsidDel="001772D3">
            <w:delText xml:space="preserve"> for reconciling </w:delText>
          </w:r>
          <w:r w:rsidR="00FE63B5" w:rsidDel="001772D3">
            <w:delText>cash from</w:delText>
          </w:r>
          <w:r w:rsidR="00A512C8" w:rsidDel="001772D3">
            <w:delText xml:space="preserve"> trade</w:delText>
          </w:r>
          <w:r w:rsidR="002A604F" w:rsidDel="001772D3">
            <w:delText xml:space="preserve">s </w:delText>
          </w:r>
        </w:del>
      </w:ins>
      <w:ins w:id="1401" w:author="Hilla Rafalovitz" w:date="2021-08-22T10:18:00Z">
        <w:del w:id="1402" w:author="Eran Dayan" w:date="2021-10-05T15:43:00Z">
          <w:r w:rsidR="00A041F2" w:rsidDel="001772D3">
            <w:delText xml:space="preserve"> CA </w:delText>
          </w:r>
        </w:del>
      </w:ins>
      <w:ins w:id="1403" w:author="Hilla Rafalovitz" w:date="2021-08-22T10:17:00Z">
        <w:del w:id="1404" w:author="Eran Dayan" w:date="2021-10-05T15:43:00Z">
          <w:r w:rsidR="002A604F" w:rsidDel="001772D3">
            <w:delText>and</w:delText>
          </w:r>
        </w:del>
      </w:ins>
      <w:ins w:id="1405" w:author="Hilla Rafalovitz" w:date="2021-08-22T10:18:00Z">
        <w:del w:id="1406" w:author="Eran Dayan" w:date="2021-10-05T15:43:00Z">
          <w:r w:rsidR="002A604F" w:rsidDel="001772D3">
            <w:delText xml:space="preserve"> </w:delText>
          </w:r>
        </w:del>
      </w:ins>
      <w:ins w:id="1407" w:author="Hilla Rafalovitz" w:date="2021-08-22T10:35:00Z">
        <w:del w:id="1408" w:author="Eran Dayan" w:date="2021-10-05T15:43:00Z">
          <w:r w:rsidR="00AC60B5" w:rsidDel="001772D3">
            <w:rPr>
              <w:lang w:bidi="he-IL"/>
            </w:rPr>
            <w:delText>fees</w:delText>
          </w:r>
        </w:del>
      </w:ins>
      <w:ins w:id="1409" w:author="Hilla Rafalovitz" w:date="2021-08-22T10:17:00Z">
        <w:del w:id="1410" w:author="Eran Dayan" w:date="2021-10-05T15:43:00Z">
          <w:r w:rsidR="00A512C8" w:rsidDel="001772D3">
            <w:delText xml:space="preserve"> on tase as part of EOD process.</w:delText>
          </w:r>
        </w:del>
      </w:ins>
    </w:p>
    <w:p w14:paraId="2C52E230" w14:textId="04EE4E70" w:rsidR="001468D0" w:rsidRDefault="001E65DB" w:rsidP="00A512C8">
      <w:pPr>
        <w:ind w:left="576"/>
        <w:rPr>
          <w:ins w:id="1411" w:author="BENIWAL VIRENDER" w:date="2021-10-04T17:13:00Z"/>
        </w:rPr>
      </w:pPr>
      <w:ins w:id="1412" w:author="BENIWAL VIRENDER" w:date="2021-10-04T17:13:00Z">
        <w:r>
          <w:t xml:space="preserve">1091 report will be augmented with additional </w:t>
        </w:r>
        <w:r w:rsidR="00CF6251">
          <w:t>data</w:t>
        </w:r>
      </w:ins>
    </w:p>
    <w:p w14:paraId="4543C8F2" w14:textId="6909CCCA" w:rsidR="00CF6251" w:rsidRDefault="00CF6251" w:rsidP="00CF6251">
      <w:pPr>
        <w:pStyle w:val="ListParagraph"/>
        <w:numPr>
          <w:ilvl w:val="0"/>
          <w:numId w:val="42"/>
        </w:numPr>
        <w:rPr>
          <w:ins w:id="1413" w:author="BENIWAL VIRENDER" w:date="2021-10-04T17:14:00Z"/>
        </w:rPr>
      </w:pPr>
      <w:ins w:id="1414" w:author="BENIWAL VIRENDER" w:date="2021-10-04T17:13:00Z">
        <w:r>
          <w:t>Portfolio ID</w:t>
        </w:r>
      </w:ins>
    </w:p>
    <w:p w14:paraId="380241E4" w14:textId="7F4BFEAB" w:rsidR="00CF6251" w:rsidRDefault="00CF6251" w:rsidP="00CF6251">
      <w:pPr>
        <w:pStyle w:val="ListParagraph"/>
        <w:numPr>
          <w:ilvl w:val="0"/>
          <w:numId w:val="42"/>
        </w:numPr>
        <w:rPr>
          <w:ins w:id="1415" w:author="BENIWAL VIRENDER" w:date="2021-10-05T12:03:00Z"/>
        </w:rPr>
      </w:pPr>
      <w:ins w:id="1416" w:author="BENIWAL VIRENDER" w:date="2021-10-04T17:14:00Z">
        <w:r>
          <w:t>Security Type/Security Sub Type (Tase)</w:t>
        </w:r>
      </w:ins>
    </w:p>
    <w:p w14:paraId="2175F5C3" w14:textId="0C6D98F8" w:rsidR="00C168CA" w:rsidRDefault="00404CB3" w:rsidP="00CF6251">
      <w:pPr>
        <w:pStyle w:val="ListParagraph"/>
        <w:numPr>
          <w:ilvl w:val="0"/>
          <w:numId w:val="42"/>
        </w:numPr>
        <w:rPr>
          <w:ins w:id="1417" w:author="BENIWAL VIRENDER" w:date="2021-10-05T12:03:00Z"/>
        </w:rPr>
      </w:pPr>
      <w:ins w:id="1418" w:author="BENIWAL VIRENDER" w:date="2021-10-05T12:03:00Z">
        <w:r>
          <w:t>BaNCS Order Id</w:t>
        </w:r>
      </w:ins>
    </w:p>
    <w:p w14:paraId="63920BC1" w14:textId="63E8AB41" w:rsidR="00404CB3" w:rsidRDefault="00404CB3" w:rsidP="00CF6251">
      <w:pPr>
        <w:pStyle w:val="ListParagraph"/>
        <w:numPr>
          <w:ilvl w:val="0"/>
          <w:numId w:val="42"/>
        </w:numPr>
        <w:rPr>
          <w:ins w:id="1419" w:author="BENIWAL VIRENDER" w:date="2021-10-04T17:14:00Z"/>
        </w:rPr>
      </w:pPr>
      <w:ins w:id="1420" w:author="BENIWAL VIRENDER" w:date="2021-10-05T12:03:00Z">
        <w:r>
          <w:t>BaNCS Allocation ID</w:t>
        </w:r>
      </w:ins>
    </w:p>
    <w:p w14:paraId="46F5F6A2" w14:textId="432CC9BC" w:rsidR="00CF6251" w:rsidRDefault="0096115A">
      <w:pPr>
        <w:pStyle w:val="ListParagraph"/>
        <w:numPr>
          <w:ilvl w:val="0"/>
          <w:numId w:val="42"/>
        </w:numPr>
        <w:rPr>
          <w:ins w:id="1421" w:author="Hilla Rafalovitz" w:date="2021-08-22T10:17:00Z"/>
        </w:rPr>
        <w:pPrChange w:id="1422" w:author="BENIWAL VIRENDER" w:date="2021-10-04T17:13:00Z">
          <w:pPr>
            <w:ind w:left="576"/>
          </w:pPr>
        </w:pPrChange>
      </w:pPr>
      <w:ins w:id="1423" w:author="BENIWAL VIRENDER" w:date="2021-10-04T17:20:00Z">
        <w:r>
          <w:t>BaNCS computed Commission ( as per setup) at trade level.</w:t>
        </w:r>
      </w:ins>
    </w:p>
    <w:p w14:paraId="6544BC8A" w14:textId="4714CD35" w:rsidR="00A512C8" w:rsidDel="001E65DB" w:rsidRDefault="00A512C8" w:rsidP="00A512C8">
      <w:pPr>
        <w:ind w:left="576"/>
        <w:rPr>
          <w:ins w:id="1424" w:author="Hilla Rafalovitz" w:date="2021-08-22T10:17:00Z"/>
          <w:del w:id="1425" w:author="BENIWAL VIRENDER" w:date="2021-10-04T17:13:00Z"/>
        </w:rPr>
      </w:pPr>
      <w:ins w:id="1426" w:author="Hilla Rafalovitz" w:date="2021-08-22T10:17:00Z">
        <w:del w:id="1427" w:author="BENIWAL VIRENDER" w:date="2021-10-04T17:13:00Z">
          <w:r w:rsidDel="001E65DB">
            <w:delText>Any mismatches are presented in the reconciliation module with ageing.</w:delText>
          </w:r>
        </w:del>
      </w:ins>
    </w:p>
    <w:p w14:paraId="1901F069" w14:textId="77777777" w:rsidR="00A512C8" w:rsidRDefault="00A512C8" w:rsidP="00A512C8">
      <w:pPr>
        <w:pStyle w:val="Heading2"/>
        <w:rPr>
          <w:ins w:id="1428" w:author="Hilla Rafalovitz" w:date="2021-08-22T10:17:00Z"/>
        </w:rPr>
      </w:pPr>
      <w:ins w:id="1429" w:author="Hilla Rafalovitz" w:date="2021-08-22T10:17:00Z">
        <w:r>
          <w:t>Foreign Securities</w:t>
        </w:r>
      </w:ins>
    </w:p>
    <w:p w14:paraId="2D6618C8" w14:textId="4020D5DD" w:rsidR="00466DD7" w:rsidRPr="00740320" w:rsidRDefault="00466DD7" w:rsidP="00466DD7">
      <w:pPr>
        <w:ind w:left="576"/>
        <w:rPr>
          <w:ins w:id="1430" w:author="Hilla Rafalovitz" w:date="2021-08-22T10:38:00Z"/>
        </w:rPr>
      </w:pPr>
      <w:proofErr w:type="spellStart"/>
      <w:ins w:id="1431" w:author="Hilla Rafalovitz" w:date="2021-08-22T10:36:00Z">
        <w:r w:rsidRPr="00740320">
          <w:t>BaNCS</w:t>
        </w:r>
        <w:proofErr w:type="spellEnd"/>
        <w:r w:rsidRPr="00740320">
          <w:t xml:space="preserve"> will </w:t>
        </w:r>
        <w:del w:id="1432" w:author="Sandip Sharma" w:date="2021-09-08T15:00:00Z">
          <w:r w:rsidRPr="00740320" w:rsidDel="00272551">
            <w:delText xml:space="preserve">upload APEX file </w:delText>
          </w:r>
        </w:del>
      </w:ins>
      <w:ins w:id="1433" w:author="Hilla Rafalovitz" w:date="2021-08-22T10:42:00Z">
        <w:del w:id="1434" w:author="Sandip Sharma" w:date="2021-09-08T15:00:00Z">
          <w:r w:rsidR="002B41EB" w:rsidDel="00272551">
            <w:delText xml:space="preserve">872 </w:delText>
          </w:r>
        </w:del>
      </w:ins>
      <w:ins w:id="1435" w:author="Hilla Rafalovitz" w:date="2021-08-22T10:36:00Z">
        <w:del w:id="1436" w:author="Sandip Sharma" w:date="2021-09-08T15:00:00Z">
          <w:r w:rsidRPr="00740320" w:rsidDel="00272551">
            <w:delText>for reconciling cash from trades</w:delText>
          </w:r>
        </w:del>
      </w:ins>
      <w:ins w:id="1437" w:author="Hilla Rafalovitz" w:date="2021-08-22T10:42:00Z">
        <w:del w:id="1438" w:author="Sandip Sharma" w:date="2021-09-08T15:00:00Z">
          <w:r w:rsidR="006A3FE2" w:rsidDel="00272551">
            <w:delText xml:space="preserve">, </w:delText>
          </w:r>
        </w:del>
      </w:ins>
      <w:ins w:id="1439" w:author="Hilla Rafalovitz" w:date="2021-08-22T10:36:00Z">
        <w:del w:id="1440" w:author="Sandip Sharma" w:date="2021-09-08T15:00:00Z">
          <w:r w:rsidRPr="00740320" w:rsidDel="00272551">
            <w:delText xml:space="preserve">CA and </w:delText>
          </w:r>
          <w:r w:rsidRPr="00740320" w:rsidDel="00272551">
            <w:rPr>
              <w:lang w:bidi="he-IL"/>
            </w:rPr>
            <w:delText>fees</w:delText>
          </w:r>
          <w:r w:rsidRPr="00740320" w:rsidDel="00272551">
            <w:delText xml:space="preserve"> on </w:delText>
          </w:r>
          <w:r w:rsidR="006170E2" w:rsidRPr="00740320" w:rsidDel="00272551">
            <w:delText>VTS, APES</w:delText>
          </w:r>
        </w:del>
      </w:ins>
      <w:ins w:id="1441" w:author="Hilla Rafalovitz" w:date="2021-08-22T10:37:00Z">
        <w:del w:id="1442" w:author="Sandip Sharma" w:date="2021-09-08T15:00:00Z">
          <w:r w:rsidR="007B3A53" w:rsidRPr="00740320" w:rsidDel="00272551">
            <w:delText xml:space="preserve"> and Other fees</w:delText>
          </w:r>
          <w:r w:rsidR="001745A6" w:rsidRPr="00740320" w:rsidDel="00272551">
            <w:delText xml:space="preserve"> </w:delText>
          </w:r>
        </w:del>
      </w:ins>
      <w:ins w:id="1443" w:author="Hilla Rafalovitz" w:date="2021-08-22T10:36:00Z">
        <w:del w:id="1444" w:author="Sandip Sharma" w:date="2021-09-08T15:00:00Z">
          <w:r w:rsidRPr="00740320" w:rsidDel="00272551">
            <w:delText>as part of EOD process.</w:delText>
          </w:r>
        </w:del>
      </w:ins>
      <w:ins w:id="1445" w:author="Sandip Sharma" w:date="2021-09-08T15:00:00Z">
        <w:r w:rsidR="00272551">
          <w:t>generate a data extract as per the aggregation key from file 872 and Bank will need to match the same</w:t>
        </w:r>
      </w:ins>
      <w:ins w:id="1446" w:author="Sandip Sharma" w:date="2021-09-08T15:11:00Z">
        <w:r w:rsidR="001F207D">
          <w:t xml:space="preserve"> with file 872</w:t>
        </w:r>
      </w:ins>
      <w:ins w:id="1447" w:author="Sandip Sharma" w:date="2021-09-08T15:00:00Z">
        <w:r w:rsidR="00272551">
          <w:t>.</w:t>
        </w:r>
      </w:ins>
    </w:p>
    <w:p w14:paraId="3E4CF2C2" w14:textId="77777777" w:rsidR="00910639" w:rsidRDefault="001745A6" w:rsidP="00740320">
      <w:pPr>
        <w:ind w:left="576"/>
        <w:rPr>
          <w:ins w:id="1448" w:author="Hilla Rafalovitz" w:date="2021-09-09T13:53:00Z"/>
        </w:rPr>
      </w:pPr>
      <w:ins w:id="1449" w:author="Hilla Rafalovitz" w:date="2021-08-22T10:38:00Z">
        <w:r w:rsidRPr="00740320">
          <w:t>Other fees</w:t>
        </w:r>
        <w:r w:rsidR="005A6B8E">
          <w:t xml:space="preserve"> - </w:t>
        </w:r>
        <w:r w:rsidRPr="00740320">
          <w:t xml:space="preserve"> All ECN, FINRA TAF, SEC, Regulatory fees, market center, NSCC, and related fees.</w:t>
        </w:r>
      </w:ins>
      <w:ins w:id="1450" w:author="Sandip Sharma" w:date="2021-09-08T15:01:00Z">
        <w:r w:rsidR="00272551">
          <w:t xml:space="preserve"> BaNCS fee capabilities are </w:t>
        </w:r>
        <w:r w:rsidR="00102A3B">
          <w:t xml:space="preserve">already demonstrated and no discussion have happened on any of the above mentioned fees. It is possible that some of these fee </w:t>
        </w:r>
      </w:ins>
      <w:ins w:id="1451" w:author="Sandip Sharma" w:date="2021-09-08T15:11:00Z">
        <w:r w:rsidR="001F207D">
          <w:t xml:space="preserve">calculation logic </w:t>
        </w:r>
      </w:ins>
      <w:ins w:id="1452" w:author="Sandip Sharma" w:date="2021-09-08T15:01:00Z">
        <w:r w:rsidR="00102A3B">
          <w:t>may not be available in BaNCS and the same need to be built on change process</w:t>
        </w:r>
      </w:ins>
      <w:ins w:id="1453" w:author="Sandip Sharma" w:date="2021-09-08T15:02:00Z">
        <w:r w:rsidR="00102A3B">
          <w:t xml:space="preserve"> basis</w:t>
        </w:r>
      </w:ins>
      <w:ins w:id="1454" w:author="Sandip Sharma" w:date="2021-09-08T15:01:00Z">
        <w:r w:rsidR="00102A3B">
          <w:t>.</w:t>
        </w:r>
      </w:ins>
      <w:ins w:id="1455" w:author="Hilla Rafalovitz" w:date="2021-09-09T13:39:00Z">
        <w:r w:rsidR="00001278">
          <w:t xml:space="preserve"> </w:t>
        </w:r>
      </w:ins>
      <w:ins w:id="1456" w:author="Hilla Rafalovitz" w:date="2021-09-09T13:48:00Z">
        <w:r w:rsidR="00A40A31">
          <w:t xml:space="preserve">Executions </w:t>
        </w:r>
        <w:r w:rsidR="00A85748">
          <w:t>r</w:t>
        </w:r>
      </w:ins>
      <w:ins w:id="1457" w:author="Hilla Rafalovitz" w:date="2021-09-09T13:39:00Z">
        <w:r w:rsidR="005B7D3A">
          <w:t xml:space="preserve">eport should be produced </w:t>
        </w:r>
      </w:ins>
      <w:ins w:id="1458" w:author="Hilla Rafalovitz" w:date="2021-09-09T13:53:00Z">
        <w:r w:rsidR="006F1E08">
          <w:t xml:space="preserve"> by </w:t>
        </w:r>
        <w:proofErr w:type="spellStart"/>
        <w:r w:rsidR="006F1E08">
          <w:t>BaNCS</w:t>
        </w:r>
        <w:proofErr w:type="spellEnd"/>
        <w:r w:rsidR="006F1E08">
          <w:t xml:space="preserve"> </w:t>
        </w:r>
      </w:ins>
      <w:ins w:id="1459" w:author="Hilla Rafalovitz" w:date="2021-09-09T13:48:00Z">
        <w:r w:rsidR="00A85748">
          <w:t>which contain all fees the customer was charged</w:t>
        </w:r>
      </w:ins>
      <w:ins w:id="1460" w:author="Hilla Rafalovitz" w:date="2021-09-09T13:53:00Z">
        <w:r w:rsidR="00910639">
          <w:t xml:space="preserve"> per execution</w:t>
        </w:r>
      </w:ins>
      <w:ins w:id="1461" w:author="Hilla Rafalovitz" w:date="2021-09-09T13:49:00Z">
        <w:r w:rsidR="00A85748">
          <w:t xml:space="preserve">. </w:t>
        </w:r>
      </w:ins>
    </w:p>
    <w:p w14:paraId="7B02BFBA" w14:textId="711F87FE" w:rsidR="001745A6" w:rsidRPr="00740320" w:rsidRDefault="00A85748" w:rsidP="00740320">
      <w:pPr>
        <w:ind w:left="576"/>
        <w:rPr>
          <w:ins w:id="1462" w:author="Hilla Rafalovitz" w:date="2021-08-22T10:38:00Z"/>
        </w:rPr>
      </w:pPr>
      <w:ins w:id="1463" w:author="Hilla Rafalovitz" w:date="2021-09-09T13:49:00Z">
        <w:r>
          <w:t xml:space="preserve">BO will </w:t>
        </w:r>
        <w:r w:rsidR="00F068F9">
          <w:t>reconcile file 872  (which contains the actual fees</w:t>
        </w:r>
      </w:ins>
      <w:ins w:id="1464" w:author="Hilla Rafalovitz" w:date="2021-09-09T13:50:00Z">
        <w:r w:rsidR="00F068F9">
          <w:t xml:space="preserve"> that w</w:t>
        </w:r>
        <w:r w:rsidR="0063473D">
          <w:t>ere charged by the custodian</w:t>
        </w:r>
        <w:r w:rsidR="00F22245">
          <w:t xml:space="preserve">) </w:t>
        </w:r>
        <w:r w:rsidR="0063473D">
          <w:t xml:space="preserve"> </w:t>
        </w:r>
        <w:r w:rsidR="00F22245">
          <w:t xml:space="preserve">vs the </w:t>
        </w:r>
        <w:r w:rsidR="0063473D">
          <w:t xml:space="preserve"> </w:t>
        </w:r>
      </w:ins>
      <w:proofErr w:type="spellStart"/>
      <w:ins w:id="1465" w:author="Hilla Rafalovitz" w:date="2021-09-09T13:54:00Z">
        <w:r w:rsidR="00910639">
          <w:t>B</w:t>
        </w:r>
        <w:r w:rsidR="00EA7B1B">
          <w:t>aN</w:t>
        </w:r>
        <w:r w:rsidR="00910639">
          <w:t>CS</w:t>
        </w:r>
        <w:proofErr w:type="spellEnd"/>
        <w:r w:rsidR="00910639">
          <w:t xml:space="preserve"> </w:t>
        </w:r>
      </w:ins>
      <w:ins w:id="1466" w:author="Hilla Rafalovitz" w:date="2021-09-09T13:51:00Z">
        <w:r w:rsidR="00F22245">
          <w:t xml:space="preserve">report </w:t>
        </w:r>
        <w:commentRangeStart w:id="1467"/>
        <w:r w:rsidR="00F22245">
          <w:t xml:space="preserve">in order to </w:t>
        </w:r>
        <w:r w:rsidR="008578AE">
          <w:t>refund the customers the overcharged fees</w:t>
        </w:r>
      </w:ins>
      <w:commentRangeEnd w:id="1467"/>
      <w:r w:rsidR="00C84F2D">
        <w:rPr>
          <w:rStyle w:val="CommentReference"/>
        </w:rPr>
        <w:commentReference w:id="1467"/>
      </w:r>
      <w:ins w:id="1468" w:author="Hilla Rafalovitz" w:date="2021-09-09T13:51:00Z">
        <w:r w:rsidR="008578AE">
          <w:t>.</w:t>
        </w:r>
      </w:ins>
      <w:ins w:id="1469" w:author="Hilla Rafalovitz" w:date="2021-09-09T13:40:00Z">
        <w:r w:rsidR="00BA38FA">
          <w:t xml:space="preserve"> </w:t>
        </w:r>
      </w:ins>
    </w:p>
    <w:p w14:paraId="4A5A8603" w14:textId="64F4B348" w:rsidR="001745A6" w:rsidRDefault="001745A6" w:rsidP="001745A6">
      <w:pPr>
        <w:ind w:left="576"/>
        <w:rPr>
          <w:ins w:id="1470" w:author="Hilla Rafalovitz" w:date="2021-08-22T10:36:00Z"/>
        </w:rPr>
      </w:pPr>
      <w:ins w:id="1471" w:author="Hilla Rafalovitz" w:date="2021-08-22T10:38:00Z">
        <w:r w:rsidRPr="00740320">
          <w:lastRenderedPageBreak/>
          <w:t>TAF and SEC fees are only applicable to SELL trades</w:t>
        </w:r>
        <w:r>
          <w:t>.</w:t>
        </w:r>
      </w:ins>
      <w:ins w:id="1472" w:author="Sandip Sharma" w:date="2021-09-08T15:02:00Z">
        <w:r w:rsidR="00102A3B">
          <w:t xml:space="preserve"> TAF And SEC fee will be applied as-is based on the broker recon file</w:t>
        </w:r>
      </w:ins>
      <w:ins w:id="1473" w:author="Sandip Sharma" w:date="2021-09-08T15:03:00Z">
        <w:r w:rsidR="00102A3B">
          <w:t xml:space="preserve"> and no calculation is being done in the system</w:t>
        </w:r>
      </w:ins>
    </w:p>
    <w:p w14:paraId="4E7394D7" w14:textId="08A39620" w:rsidR="006170E2" w:rsidDel="00102A3B" w:rsidRDefault="006170E2" w:rsidP="00466DD7">
      <w:pPr>
        <w:ind w:left="576"/>
        <w:rPr>
          <w:ins w:id="1474" w:author="Hilla Rafalovitz" w:date="2021-08-22T10:36:00Z"/>
          <w:del w:id="1475" w:author="Sandip Sharma" w:date="2021-09-08T15:02:00Z"/>
        </w:rPr>
      </w:pPr>
    </w:p>
    <w:p w14:paraId="40D17F68" w14:textId="66473F64" w:rsidR="00466DD7" w:rsidRDefault="00466DD7" w:rsidP="00466DD7">
      <w:pPr>
        <w:ind w:left="576"/>
        <w:rPr>
          <w:ins w:id="1476" w:author="Hilla Rafalovitz" w:date="2021-08-22T10:36:00Z"/>
        </w:rPr>
      </w:pPr>
      <w:ins w:id="1477" w:author="Hilla Rafalovitz" w:date="2021-08-22T10:36:00Z">
        <w:del w:id="1478" w:author="Sandip Sharma" w:date="2021-09-08T15:03:00Z">
          <w:r w:rsidDel="00102A3B">
            <w:delText>Any mismatches are presented in the reconciliation module with ageing.</w:delText>
          </w:r>
        </w:del>
      </w:ins>
    </w:p>
    <w:p w14:paraId="167B7B23" w14:textId="5E95548B" w:rsidR="00A512C8" w:rsidRPr="00740320" w:rsidDel="001F207D" w:rsidRDefault="00A512C8" w:rsidP="006D1215">
      <w:pPr>
        <w:pStyle w:val="Heading1"/>
        <w:rPr>
          <w:ins w:id="1479" w:author="Hilla Rafalovitz" w:date="2021-08-22T10:16:00Z"/>
          <w:del w:id="1480" w:author="Sandip Sharma" w:date="2021-09-08T15:04:00Z"/>
        </w:rPr>
        <w:pPrChange w:id="1481" w:author="Hilla Rafalovitz" w:date="2023-10-09T12:39:00Z">
          <w:pPr>
            <w:pStyle w:val="Heading1"/>
          </w:pPr>
        </w:pPrChange>
      </w:pPr>
    </w:p>
    <w:p w14:paraId="092D4929" w14:textId="5C2F6425" w:rsidR="0075354D" w:rsidRDefault="006E038C" w:rsidP="006D1215">
      <w:pPr>
        <w:pStyle w:val="Heading1"/>
      </w:pPr>
      <w:commentRangeStart w:id="1482"/>
      <w:commentRangeStart w:id="1483"/>
      <w:commentRangeStart w:id="1484"/>
      <w:commentRangeStart w:id="1485"/>
      <w:r>
        <w:t>BO R</w:t>
      </w:r>
      <w:r w:rsidR="00A26B5B">
        <w:t>eports</w:t>
      </w:r>
      <w:bookmarkEnd w:id="1348"/>
      <w:r>
        <w:t xml:space="preserve"> &amp; Messages</w:t>
      </w:r>
      <w:commentRangeEnd w:id="1482"/>
      <w:r w:rsidR="00CF5DCF">
        <w:rPr>
          <w:rStyle w:val="CommentReference"/>
        </w:rPr>
        <w:commentReference w:id="1482"/>
      </w:r>
      <w:commentRangeEnd w:id="1483"/>
      <w:r w:rsidR="00E56C1D">
        <w:rPr>
          <w:rStyle w:val="CommentReference"/>
        </w:rPr>
        <w:commentReference w:id="1483"/>
      </w:r>
      <w:commentRangeEnd w:id="1484"/>
      <w:r>
        <w:rPr>
          <w:rStyle w:val="CommentReference"/>
        </w:rPr>
        <w:commentReference w:id="1484"/>
      </w:r>
      <w:commentRangeEnd w:id="1485"/>
      <w:r w:rsidR="00BB40D0">
        <w:rPr>
          <w:rStyle w:val="CommentReference"/>
          <w:rFonts w:asciiTheme="minorHAnsi" w:eastAsiaTheme="minorHAnsi" w:hAnsiTheme="minorHAnsi" w:cstheme="minorBidi"/>
          <w:color w:val="auto"/>
          <w:rtl/>
        </w:rPr>
        <w:commentReference w:id="1485"/>
      </w:r>
    </w:p>
    <w:p w14:paraId="03AA477C" w14:textId="5C5278B9" w:rsidR="00A26B5B" w:rsidDel="00C01B3C" w:rsidRDefault="00A26B5B" w:rsidP="00A26B5B">
      <w:pPr>
        <w:rPr>
          <w:ins w:id="1488" w:author="Hilla Rafalovitz" w:date="2021-08-22T09:40:00Z"/>
          <w:del w:id="1489" w:author="Sandip Sharma" w:date="2021-09-08T15:16:00Z"/>
        </w:rPr>
      </w:pPr>
    </w:p>
    <w:p w14:paraId="55D72D0B" w14:textId="77777777" w:rsidR="00C01B3C" w:rsidRDefault="00C01B3C" w:rsidP="00F81A7B">
      <w:pPr>
        <w:jc w:val="both"/>
        <w:rPr>
          <w:ins w:id="1490" w:author="Sandip Sharma" w:date="2021-09-08T15:17:00Z"/>
          <w:rFonts w:eastAsia="Calibri" w:cs="Times New Roman"/>
        </w:rPr>
      </w:pPr>
    </w:p>
    <w:p w14:paraId="157F6E70" w14:textId="2D99F901" w:rsidR="00107D65" w:rsidRPr="0006288D" w:rsidRDefault="00107D65" w:rsidP="00F81A7B">
      <w:pPr>
        <w:jc w:val="both"/>
        <w:rPr>
          <w:ins w:id="1491" w:author="Hilla Rafalovitz" w:date="2021-08-20T01:32:00Z"/>
          <w:rtl/>
          <w:lang w:bidi="he-IL"/>
        </w:rPr>
      </w:pPr>
      <w:commentRangeStart w:id="1492"/>
      <w:ins w:id="1493" w:author="Hilla Rafalovitz" w:date="2021-08-20T01:32:00Z">
        <w:r w:rsidRPr="0006288D">
          <w:rPr>
            <w:rFonts w:eastAsia="Calibri" w:cs="Times New Roman"/>
          </w:rPr>
          <w:t>All</w:t>
        </w:r>
      </w:ins>
      <w:commentRangeEnd w:id="1492"/>
      <w:ins w:id="1494" w:author="Hilla Rafalovitz" w:date="2021-09-09T15:15:00Z">
        <w:r w:rsidR="003E5D84">
          <w:rPr>
            <w:rStyle w:val="CommentReference"/>
            <w:rtl/>
          </w:rPr>
          <w:commentReference w:id="1492"/>
        </w:r>
      </w:ins>
      <w:ins w:id="1496" w:author="Hilla Rafalovitz" w:date="2021-08-20T01:32:00Z">
        <w:r w:rsidRPr="0006288D">
          <w:rPr>
            <w:rFonts w:eastAsia="Calibri" w:cs="Times New Roman"/>
          </w:rPr>
          <w:t xml:space="preserve"> messages</w:t>
        </w:r>
        <w:r>
          <w:rPr>
            <w:rFonts w:eastAsia="Calibri" w:cs="Times New Roman"/>
          </w:rPr>
          <w:t xml:space="preserve"> &amp; reports</w:t>
        </w:r>
        <w:r w:rsidRPr="0006288D">
          <w:rPr>
            <w:rFonts w:eastAsia="Calibri" w:cs="Times New Roman"/>
          </w:rPr>
          <w:t xml:space="preserve"> to customer should be compatible to TASE</w:t>
        </w:r>
        <w:del w:id="1497" w:author="Sandip Sharma" w:date="2021-09-08T13:04:00Z">
          <w:r w:rsidRPr="0006288D" w:rsidDel="00297C6F">
            <w:rPr>
              <w:rFonts w:eastAsia="Calibri" w:cs="Times New Roman"/>
            </w:rPr>
            <w:delText xml:space="preserve"> </w:delText>
          </w:r>
        </w:del>
        <w:r>
          <w:rPr>
            <w:rFonts w:eastAsia="Calibri" w:cs="Times New Roman"/>
          </w:rPr>
          <w:t>,</w:t>
        </w:r>
      </w:ins>
      <w:ins w:id="1498" w:author="Sandip Sharma" w:date="2021-09-08T13:04:00Z">
        <w:r w:rsidR="00297C6F">
          <w:rPr>
            <w:rFonts w:eastAsia="Calibri" w:cs="Times New Roman"/>
          </w:rPr>
          <w:t xml:space="preserve"> </w:t>
        </w:r>
      </w:ins>
      <w:ins w:id="1499" w:author="Hilla Rafalovitz" w:date="2021-08-20T01:32:00Z">
        <w:r>
          <w:rPr>
            <w:rFonts w:eastAsia="Calibri" w:cs="Times New Roman"/>
          </w:rPr>
          <w:t xml:space="preserve">ISA, ITA, BOI, IRS </w:t>
        </w:r>
        <w:r>
          <w:rPr>
            <w:rFonts w:eastAsia="Calibri" w:cs="Times New Roman" w:hint="cs"/>
            <w:rtl/>
            <w:lang w:bidi="he-IL"/>
          </w:rPr>
          <w:t>)</w:t>
        </w:r>
        <w:r>
          <w:rPr>
            <w:rFonts w:eastAsia="Calibri" w:cs="Times New Roman"/>
            <w:lang w:bidi="he-IL"/>
          </w:rPr>
          <w:t>and</w:t>
        </w:r>
        <w:r w:rsidRPr="00062321">
          <w:t xml:space="preserve"> </w:t>
        </w:r>
        <w:r>
          <w:t>t</w:t>
        </w:r>
        <w:r w:rsidRPr="00062321">
          <w:rPr>
            <w:rFonts w:eastAsia="Calibri" w:cs="Times New Roman"/>
            <w:lang w:bidi="he-IL"/>
          </w:rPr>
          <w:t>o any other regulator to which the Bank is subject</w:t>
        </w:r>
        <w:r>
          <w:rPr>
            <w:rFonts w:eastAsia="Calibri" w:cs="Times New Roman"/>
            <w:lang w:bidi="he-IL"/>
          </w:rPr>
          <w:t xml:space="preserve">) </w:t>
        </w:r>
        <w:r w:rsidRPr="0006288D">
          <w:rPr>
            <w:rFonts w:eastAsia="Calibri" w:cs="Times New Roman"/>
          </w:rPr>
          <w:t>mandatory regulations</w:t>
        </w:r>
      </w:ins>
      <w:ins w:id="1500" w:author="Sandip Sharma" w:date="2021-09-08T15:14:00Z">
        <w:r w:rsidR="00C01B3C">
          <w:rPr>
            <w:rFonts w:eastAsia="Calibri" w:cs="Times New Roman"/>
          </w:rPr>
          <w:t>,</w:t>
        </w:r>
        <w:r w:rsidR="00C01B3C" w:rsidRPr="00C01B3C">
          <w:rPr>
            <w:rFonts w:eastAsia="Calibri" w:cs="Times New Roman"/>
          </w:rPr>
          <w:t xml:space="preserve"> </w:t>
        </w:r>
        <w:r w:rsidR="00C01B3C">
          <w:rPr>
            <w:rFonts w:eastAsia="Calibri" w:cs="Times New Roman"/>
          </w:rPr>
          <w:t xml:space="preserve">deployed in similar </w:t>
        </w:r>
        <w:commentRangeStart w:id="1501"/>
        <w:r w:rsidR="00C01B3C">
          <w:rPr>
            <w:rFonts w:eastAsia="Calibri" w:cs="Times New Roman"/>
          </w:rPr>
          <w:t xml:space="preserve">way by all the </w:t>
        </w:r>
        <w:commentRangeStart w:id="1502"/>
        <w:r w:rsidR="00C01B3C" w:rsidRPr="00F71EA5">
          <w:rPr>
            <w:rFonts w:eastAsia="Calibri" w:cs="Times New Roman"/>
            <w:highlight w:val="yellow"/>
            <w:rPrChange w:id="1503" w:author="Eran Dayan" w:date="2021-09-30T14:49:00Z">
              <w:rPr>
                <w:rFonts w:eastAsia="Calibri" w:cs="Times New Roman"/>
              </w:rPr>
            </w:rPrChange>
          </w:rPr>
          <w:t>banks</w:t>
        </w:r>
      </w:ins>
      <w:commentRangeEnd w:id="1501"/>
      <w:r w:rsidR="00130D3C" w:rsidRPr="00F71EA5">
        <w:rPr>
          <w:rStyle w:val="CommentReference"/>
          <w:highlight w:val="yellow"/>
          <w:rPrChange w:id="1504" w:author="Eran Dayan" w:date="2021-09-30T14:49:00Z">
            <w:rPr>
              <w:rStyle w:val="CommentReference"/>
            </w:rPr>
          </w:rPrChange>
        </w:rPr>
        <w:commentReference w:id="1501"/>
      </w:r>
      <w:commentRangeEnd w:id="1502"/>
      <w:r w:rsidR="00620E93" w:rsidRPr="00F71EA5">
        <w:rPr>
          <w:rStyle w:val="CommentReference"/>
          <w:highlight w:val="yellow"/>
          <w:rPrChange w:id="1505" w:author="Eran Dayan" w:date="2021-09-30T14:49:00Z">
            <w:rPr>
              <w:rStyle w:val="CommentReference"/>
            </w:rPr>
          </w:rPrChange>
        </w:rPr>
        <w:commentReference w:id="1502"/>
      </w:r>
      <w:ins w:id="1506" w:author="Sandip Sharma" w:date="2021-09-08T15:14:00Z">
        <w:r w:rsidR="00C01B3C" w:rsidRPr="00F71EA5">
          <w:rPr>
            <w:rFonts w:eastAsia="Calibri" w:cs="Times New Roman"/>
            <w:highlight w:val="yellow"/>
            <w:rPrChange w:id="1507" w:author="Eran Dayan" w:date="2021-09-30T14:49:00Z">
              <w:rPr>
                <w:rFonts w:eastAsia="Calibri" w:cs="Times New Roman"/>
              </w:rPr>
            </w:rPrChange>
          </w:rPr>
          <w:t>,</w:t>
        </w:r>
        <w:r w:rsidR="00C01B3C">
          <w:rPr>
            <w:rFonts w:eastAsia="Calibri" w:cs="Times New Roman"/>
          </w:rPr>
          <w:t xml:space="preserve"> either through system or through some workaround.</w:t>
        </w:r>
      </w:ins>
      <w:ins w:id="1508" w:author="Hilla Rafalovitz" w:date="2021-08-20T01:32:00Z">
        <w:r>
          <w:rPr>
            <w:rFonts w:eastAsia="Calibri" w:cs="Times New Roman"/>
          </w:rPr>
          <w:t xml:space="preserve"> (Including the con</w:t>
        </w:r>
      </w:ins>
      <w:ins w:id="1509" w:author="Sandip Sharma" w:date="2021-09-08T13:03:00Z">
        <w:r w:rsidR="00297C6F">
          <w:rPr>
            <w:rFonts w:eastAsia="Calibri" w:cs="Times New Roman"/>
          </w:rPr>
          <w:t xml:space="preserve">tent </w:t>
        </w:r>
      </w:ins>
      <w:ins w:id="1510" w:author="Hilla Rafalovitz" w:date="2021-08-20T01:32:00Z">
        <w:del w:id="1511" w:author="Sandip Sharma" w:date="2021-09-08T13:03:00Z">
          <w:r w:rsidDel="00297C6F">
            <w:rPr>
              <w:rFonts w:eastAsia="Calibri" w:cs="Times New Roman"/>
            </w:rPr>
            <w:delText xml:space="preserve">dense </w:delText>
          </w:r>
        </w:del>
        <w:r>
          <w:rPr>
            <w:rFonts w:eastAsia="Calibri" w:cs="Times New Roman"/>
          </w:rPr>
          <w:t>and the timing for sending these messages &amp; reports</w:t>
        </w:r>
      </w:ins>
      <w:ins w:id="1512" w:author="Sandip Sharma" w:date="2021-09-08T13:04:00Z">
        <w:r w:rsidR="00297C6F">
          <w:rPr>
            <w:rFonts w:eastAsia="Calibri" w:cs="Times New Roman"/>
          </w:rPr>
          <w:t>)</w:t>
        </w:r>
      </w:ins>
      <w:ins w:id="1513" w:author="Hilla Rafalovitz" w:date="2021-08-20T01:32:00Z">
        <w:r>
          <w:rPr>
            <w:rFonts w:eastAsia="Calibri" w:cs="Times New Roman"/>
          </w:rPr>
          <w:t>.</w:t>
        </w:r>
      </w:ins>
      <w:ins w:id="1514" w:author="Sandip Sharma" w:date="2021-09-08T15:17:00Z">
        <w:r w:rsidR="00C01B3C">
          <w:rPr>
            <w:rFonts w:eastAsia="Calibri" w:cs="Times New Roman"/>
          </w:rPr>
          <w:t xml:space="preserve"> </w:t>
        </w:r>
      </w:ins>
      <w:ins w:id="1515" w:author="Sandip Sharma" w:date="2021-09-08T15:22:00Z">
        <w:r w:rsidR="001B6B39">
          <w:rPr>
            <w:rFonts w:eastAsia="Calibri" w:cs="Times New Roman"/>
          </w:rPr>
          <w:t>BaNCS EOD message inventory is already provided and an</w:t>
        </w:r>
      </w:ins>
      <w:ins w:id="1516" w:author="Sandip Sharma" w:date="2021-09-08T15:23:00Z">
        <w:r w:rsidR="001B6B39">
          <w:rPr>
            <w:rFonts w:eastAsia="Calibri" w:cs="Times New Roman"/>
          </w:rPr>
          <w:t>y</w:t>
        </w:r>
      </w:ins>
      <w:ins w:id="1517" w:author="Sandip Sharma" w:date="2021-09-08T15:22:00Z">
        <w:r w:rsidR="001B6B39">
          <w:rPr>
            <w:rFonts w:eastAsia="Calibri" w:cs="Times New Roman"/>
          </w:rPr>
          <w:t xml:space="preserve"> addition of messages will be done on change control basis.</w:t>
        </w:r>
      </w:ins>
      <w:ins w:id="1518" w:author="Sandip Sharma" w:date="2021-09-08T15:17:00Z">
        <w:r w:rsidR="00C01B3C">
          <w:rPr>
            <w:rFonts w:eastAsia="Calibri" w:cs="Times New Roman"/>
          </w:rPr>
          <w:t xml:space="preserve"> </w:t>
        </w:r>
      </w:ins>
    </w:p>
    <w:p w14:paraId="645E7B68" w14:textId="7BB2D7E7" w:rsidR="00851676" w:rsidRPr="001034E1" w:rsidRDefault="00851676">
      <w:pPr>
        <w:jc w:val="both"/>
        <w:rPr>
          <w:ins w:id="1519" w:author="Hilla Rafalovitz" w:date="2021-08-20T01:22:00Z"/>
        </w:rPr>
        <w:pPrChange w:id="1520" w:author="Hilla Rafalovitz" w:date="2021-08-22T12:26:00Z">
          <w:pPr/>
        </w:pPrChange>
      </w:pPr>
      <w:ins w:id="1521" w:author="Hilla Rafalovitz" w:date="2021-08-20T01:22:00Z">
        <w:r w:rsidRPr="001034E1">
          <w:t xml:space="preserve">- </w:t>
        </w:r>
        <w:del w:id="1522" w:author="Sandip Sharma" w:date="2021-09-08T15:15:00Z">
          <w:r w:rsidRPr="001034E1" w:rsidDel="00C01B3C">
            <w:delText>FDB will define the structure, fields, headers and format .</w:delText>
          </w:r>
        </w:del>
        <w:r w:rsidRPr="001034E1">
          <w:t xml:space="preserve">BaNCS </w:t>
        </w:r>
      </w:ins>
      <w:ins w:id="1523" w:author="Sandip Sharma" w:date="2021-09-08T15:15:00Z">
        <w:r w:rsidR="00C01B3C">
          <w:t xml:space="preserve">has already provided a list of EOD And online event which will be sent </w:t>
        </w:r>
      </w:ins>
      <w:ins w:id="1524" w:author="Hilla Rafalovitz" w:date="2021-08-20T01:22:00Z">
        <w:del w:id="1525" w:author="Sandip Sharma" w:date="2021-09-08T15:16:00Z">
          <w:r w:rsidRPr="001034E1" w:rsidDel="00C01B3C">
            <w:delText xml:space="preserve">will send the EOD file or the Kafka event  </w:delText>
          </w:r>
        </w:del>
        <w:r w:rsidRPr="001034E1">
          <w:t>to platform.</w:t>
        </w:r>
      </w:ins>
    </w:p>
    <w:p w14:paraId="5906CF2D" w14:textId="3EC1B67D" w:rsidR="00E16DCC" w:rsidRDefault="00851676">
      <w:pPr>
        <w:jc w:val="both"/>
        <w:rPr>
          <w:ins w:id="1526" w:author="Hilla Rafalovitz" w:date="2021-09-09T15:40:00Z"/>
        </w:rPr>
      </w:pPr>
      <w:ins w:id="1527" w:author="Hilla Rafalovitz" w:date="2021-08-20T01:22:00Z">
        <w:r w:rsidRPr="001034E1">
          <w:t xml:space="preserve">-  FDB will define a </w:t>
        </w:r>
      </w:ins>
      <w:ins w:id="1528" w:author="Sandip Sharma" w:date="2021-09-08T15:16:00Z">
        <w:r w:rsidR="00C01B3C">
          <w:t xml:space="preserve">static </w:t>
        </w:r>
      </w:ins>
      <w:ins w:id="1529" w:author="Hilla Rafalovitz" w:date="2021-08-20T01:22:00Z">
        <w:r w:rsidRPr="001034E1">
          <w:t xml:space="preserve">doc (template) with the </w:t>
        </w:r>
        <w:del w:id="1530" w:author="Sandip Sharma" w:date="2021-09-08T15:16:00Z">
          <w:r w:rsidRPr="001034E1" w:rsidDel="00C01B3C">
            <w:delText>needed</w:delText>
          </w:r>
        </w:del>
      </w:ins>
      <w:ins w:id="1531" w:author="Sandip Sharma" w:date="2021-09-08T15:16:00Z">
        <w:r w:rsidR="00C01B3C">
          <w:t>as-is</w:t>
        </w:r>
      </w:ins>
      <w:ins w:id="1532" w:author="Hilla Rafalovitz" w:date="2021-08-20T01:22:00Z">
        <w:r w:rsidRPr="001034E1">
          <w:t xml:space="preserve"> </w:t>
        </w:r>
      </w:ins>
      <w:ins w:id="1533" w:author="Sandip Sharma" w:date="2021-09-08T15:16:00Z">
        <w:r w:rsidR="00C01B3C">
          <w:t xml:space="preserve">dynamic </w:t>
        </w:r>
      </w:ins>
      <w:ins w:id="1534" w:author="Hilla Rafalovitz" w:date="2021-08-20T01:22:00Z">
        <w:r w:rsidRPr="001034E1">
          <w:t xml:space="preserve">params. </w:t>
        </w:r>
        <w:proofErr w:type="spellStart"/>
        <w:r w:rsidRPr="001034E1">
          <w:t>BaNCS</w:t>
        </w:r>
        <w:proofErr w:type="spellEnd"/>
        <w:r w:rsidRPr="001034E1">
          <w:t xml:space="preserve"> will generate a doc to the customer's inbox  (EOD).</w:t>
        </w:r>
      </w:ins>
    </w:p>
    <w:p w14:paraId="04D6EA14" w14:textId="232D7ACF" w:rsidR="001A16E8" w:rsidRDefault="00054BE2">
      <w:pPr>
        <w:jc w:val="both"/>
        <w:rPr>
          <w:ins w:id="1535" w:author="Hilla Rafalovitz" w:date="2021-09-09T17:50:00Z"/>
        </w:rPr>
      </w:pPr>
      <w:commentRangeStart w:id="1536"/>
      <w:ins w:id="1537" w:author="Hilla Rafalovitz" w:date="2021-09-09T15:40:00Z">
        <w:r>
          <w:t>All</w:t>
        </w:r>
      </w:ins>
      <w:commentRangeEnd w:id="1536"/>
      <w:ins w:id="1538" w:author="Hilla Rafalovitz" w:date="2021-09-09T15:41:00Z">
        <w:r>
          <w:rPr>
            <w:rStyle w:val="CommentReference"/>
          </w:rPr>
          <w:commentReference w:id="1536"/>
        </w:r>
      </w:ins>
      <w:ins w:id="1539" w:author="Hilla Rafalovitz" w:date="2021-09-09T15:40:00Z">
        <w:r>
          <w:t xml:space="preserve"> reports to BO in FDB are subject to</w:t>
        </w:r>
      </w:ins>
      <w:ins w:id="1540" w:author="Hilla Rafalovitz" w:date="2021-09-09T15:41:00Z">
        <w:r>
          <w:t xml:space="preserve"> mutual agreement after all report details will </w:t>
        </w:r>
      </w:ins>
      <w:ins w:id="1541" w:author="BENIWAL VIRENDER" w:date="2021-10-04T17:22:00Z">
        <w:r w:rsidR="00830751">
          <w:t>di</w:t>
        </w:r>
      </w:ins>
      <w:commentRangeStart w:id="1542"/>
      <w:commentRangeStart w:id="1543"/>
      <w:ins w:id="1544" w:author="Hilla Rafalovitz" w:date="2021-09-09T15:41:00Z">
        <w:r>
          <w:t>splayed</w:t>
        </w:r>
      </w:ins>
      <w:commentRangeEnd w:id="1542"/>
      <w:r w:rsidR="002A6758">
        <w:rPr>
          <w:rStyle w:val="CommentReference"/>
        </w:rPr>
        <w:commentReference w:id="1542"/>
      </w:r>
      <w:commentRangeEnd w:id="1543"/>
      <w:r w:rsidR="00B06565">
        <w:rPr>
          <w:rStyle w:val="CommentReference"/>
        </w:rPr>
        <w:commentReference w:id="1543"/>
      </w:r>
      <w:ins w:id="1545" w:author="BENIWAL VIRENDER" w:date="2021-10-04T17:23:00Z">
        <w:r w:rsidR="00830751">
          <w:t>/shared</w:t>
        </w:r>
      </w:ins>
      <w:ins w:id="1546" w:author="Hilla Rafalovitz" w:date="2021-09-09T15:41:00Z">
        <w:r>
          <w:t>.</w:t>
        </w:r>
      </w:ins>
    </w:p>
    <w:p w14:paraId="71CA6724" w14:textId="3D978A44" w:rsidR="00FC1151" w:rsidRDefault="00E86371">
      <w:pPr>
        <w:jc w:val="both"/>
        <w:pPrChange w:id="1547" w:author="Hilla Rafalovitz" w:date="2021-08-22T12:26:00Z">
          <w:pPr/>
        </w:pPrChange>
      </w:pPr>
      <w:commentRangeStart w:id="1548"/>
      <w:commentRangeStart w:id="1549"/>
      <w:ins w:id="1550" w:author="Hilla Rafalovitz" w:date="2021-09-09T17:51:00Z">
        <w:del w:id="1551" w:author="BENIWAL VIRENDER" w:date="2021-10-04T17:09:00Z">
          <w:r w:rsidRPr="00096C65" w:rsidDel="00C114FE">
            <w:rPr>
              <w:highlight w:val="yellow"/>
              <w:rPrChange w:id="1552" w:author="Eran Dayan" w:date="2021-09-30T14:51:00Z">
                <w:rPr/>
              </w:rPrChange>
            </w:rPr>
            <w:delText>All</w:delText>
          </w:r>
          <w:commentRangeEnd w:id="1548"/>
          <w:r w:rsidRPr="00096C65" w:rsidDel="00C114FE">
            <w:rPr>
              <w:rStyle w:val="CommentReference"/>
              <w:highlight w:val="yellow"/>
              <w:rPrChange w:id="1553" w:author="Eran Dayan" w:date="2021-09-30T14:51:00Z">
                <w:rPr>
                  <w:rStyle w:val="CommentReference"/>
                </w:rPr>
              </w:rPrChange>
            </w:rPr>
            <w:commentReference w:id="1548"/>
          </w:r>
          <w:r w:rsidRPr="00096C65" w:rsidDel="00C114FE">
            <w:rPr>
              <w:highlight w:val="yellow"/>
              <w:rPrChange w:id="1554" w:author="Eran Dayan" w:date="2021-09-30T14:51:00Z">
                <w:rPr/>
              </w:rPrChange>
            </w:rPr>
            <w:delText xml:space="preserve"> reports </w:delText>
          </w:r>
          <w:r w:rsidRPr="00096C65" w:rsidDel="00C114FE">
            <w:rPr>
              <w:rFonts w:eastAsia="Calibri" w:cs="Times New Roman"/>
              <w:highlight w:val="yellow"/>
              <w:rPrChange w:id="1555" w:author="Eran Dayan" w:date="2021-09-30T14:51:00Z">
                <w:rPr>
                  <w:rFonts w:eastAsia="Calibri" w:cs="Times New Roman"/>
                </w:rPr>
              </w:rPrChange>
            </w:rPr>
            <w:delText xml:space="preserve">should be compatible to TASE, ISA, ITA, BOI, IRS </w:delText>
          </w:r>
          <w:r w:rsidRPr="00096C65" w:rsidDel="00C114FE">
            <w:rPr>
              <w:rFonts w:eastAsia="Calibri" w:cs="Times New Roman"/>
              <w:highlight w:val="yellow"/>
              <w:rtl/>
              <w:lang w:bidi="he-IL"/>
              <w:rPrChange w:id="1556" w:author="Eran Dayan" w:date="2021-09-30T14:51:00Z">
                <w:rPr>
                  <w:rFonts w:eastAsia="Calibri" w:cs="Times New Roman"/>
                  <w:rtl/>
                  <w:lang w:bidi="he-IL"/>
                </w:rPr>
              </w:rPrChange>
            </w:rPr>
            <w:delText>)</w:delText>
          </w:r>
          <w:r w:rsidRPr="00096C65" w:rsidDel="00C114FE">
            <w:rPr>
              <w:rFonts w:eastAsia="Calibri" w:cs="Times New Roman"/>
              <w:highlight w:val="yellow"/>
              <w:lang w:bidi="he-IL"/>
              <w:rPrChange w:id="1557" w:author="Eran Dayan" w:date="2021-09-30T14:51:00Z">
                <w:rPr>
                  <w:rFonts w:eastAsia="Calibri" w:cs="Times New Roman"/>
                  <w:lang w:bidi="he-IL"/>
                </w:rPr>
              </w:rPrChange>
            </w:rPr>
            <w:delText>and</w:delText>
          </w:r>
          <w:r w:rsidRPr="00096C65" w:rsidDel="00C114FE">
            <w:rPr>
              <w:highlight w:val="yellow"/>
              <w:rPrChange w:id="1558" w:author="Eran Dayan" w:date="2021-09-30T14:51:00Z">
                <w:rPr/>
              </w:rPrChange>
            </w:rPr>
            <w:delText xml:space="preserve"> t</w:delText>
          </w:r>
          <w:r w:rsidRPr="00096C65" w:rsidDel="00C114FE">
            <w:rPr>
              <w:rFonts w:eastAsia="Calibri" w:cs="Times New Roman"/>
              <w:highlight w:val="yellow"/>
              <w:lang w:bidi="he-IL"/>
              <w:rPrChange w:id="1559" w:author="Eran Dayan" w:date="2021-09-30T14:51:00Z">
                <w:rPr>
                  <w:rFonts w:eastAsia="Calibri" w:cs="Times New Roman"/>
                  <w:lang w:bidi="he-IL"/>
                </w:rPr>
              </w:rPrChange>
            </w:rPr>
            <w:delText xml:space="preserve">o any other regulator to which the Bank is subject) </w:delText>
          </w:r>
          <w:r w:rsidRPr="00096C65" w:rsidDel="00C114FE">
            <w:rPr>
              <w:rFonts w:eastAsia="Calibri" w:cs="Times New Roman"/>
              <w:highlight w:val="yellow"/>
              <w:rPrChange w:id="1560" w:author="Eran Dayan" w:date="2021-09-30T14:51:00Z">
                <w:rPr>
                  <w:rFonts w:eastAsia="Calibri" w:cs="Times New Roman"/>
                </w:rPr>
              </w:rPrChange>
            </w:rPr>
            <w:delText>mandatory regulations.</w:delText>
          </w:r>
        </w:del>
      </w:ins>
      <w:commentRangeEnd w:id="1549"/>
      <w:del w:id="1561" w:author="BENIWAL VIRENDER" w:date="2021-10-04T17:09:00Z">
        <w:r w:rsidR="00176A9D" w:rsidRPr="00096C65" w:rsidDel="00C114FE">
          <w:rPr>
            <w:rStyle w:val="CommentReference"/>
            <w:highlight w:val="yellow"/>
            <w:rPrChange w:id="1562" w:author="Eran Dayan" w:date="2021-09-30T14:51:00Z">
              <w:rPr>
                <w:rStyle w:val="CommentReference"/>
              </w:rPr>
            </w:rPrChange>
          </w:rPr>
          <w:commentReference w:id="1549"/>
        </w:r>
      </w:del>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563" w:author="BENIWAL VIRENDER" w:date="2021-09-07T12:45:00Z">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954"/>
        <w:gridCol w:w="31"/>
        <w:gridCol w:w="1734"/>
        <w:gridCol w:w="31"/>
        <w:gridCol w:w="4266"/>
        <w:gridCol w:w="31"/>
        <w:gridCol w:w="2303"/>
        <w:tblGridChange w:id="1564">
          <w:tblGrid>
            <w:gridCol w:w="1071"/>
            <w:gridCol w:w="2043"/>
            <w:gridCol w:w="5095"/>
            <w:gridCol w:w="1141"/>
          </w:tblGrid>
        </w:tblGridChange>
      </w:tblGrid>
      <w:tr w:rsidR="00A26B5B" w:rsidRPr="00A26B5B" w14:paraId="2BCA94C9" w14:textId="53A0DFA2" w:rsidTr="00D06430">
        <w:trPr>
          <w:trHeight w:val="300"/>
          <w:trPrChange w:id="1565" w:author="BENIWAL VIRENDER" w:date="2021-09-07T12:45:00Z">
            <w:trPr>
              <w:trHeight w:val="300"/>
            </w:trPr>
          </w:trPrChange>
        </w:trPr>
        <w:tc>
          <w:tcPr>
            <w:tcW w:w="1078" w:type="dxa"/>
            <w:gridSpan w:val="2"/>
            <w:shd w:val="clear" w:color="auto" w:fill="auto"/>
            <w:noWrap/>
            <w:vAlign w:val="bottom"/>
            <w:hideMark/>
            <w:tcPrChange w:id="1566" w:author="BENIWAL VIRENDER" w:date="2021-09-07T12:45:00Z">
              <w:tcPr>
                <w:tcW w:w="960" w:type="dxa"/>
                <w:shd w:val="clear" w:color="auto" w:fill="auto"/>
                <w:noWrap/>
                <w:vAlign w:val="bottom"/>
                <w:hideMark/>
              </w:tcPr>
            </w:tcPrChange>
          </w:tcPr>
          <w:p w14:paraId="5CCCA5EA" w14:textId="77777777" w:rsidR="00A26B5B" w:rsidRPr="00A26B5B" w:rsidRDefault="00A26B5B" w:rsidP="00A26B5B">
            <w:pPr>
              <w:spacing w:after="0" w:line="240" w:lineRule="auto"/>
              <w:rPr>
                <w:rFonts w:ascii="Calibri" w:eastAsia="Times New Roman" w:hAnsi="Calibri" w:cs="Calibri"/>
                <w:color w:val="000000"/>
              </w:rPr>
            </w:pPr>
            <w:proofErr w:type="spellStart"/>
            <w:r w:rsidRPr="00A26B5B">
              <w:rPr>
                <w:rFonts w:ascii="Calibri" w:eastAsia="Times New Roman" w:hAnsi="Calibri" w:cs="Calibri"/>
                <w:color w:val="000000"/>
              </w:rPr>
              <w:t>S.</w:t>
            </w:r>
            <w:commentRangeStart w:id="1567"/>
            <w:r w:rsidRPr="00A26B5B">
              <w:rPr>
                <w:rFonts w:ascii="Calibri" w:eastAsia="Times New Roman" w:hAnsi="Calibri" w:cs="Calibri"/>
                <w:color w:val="000000"/>
              </w:rPr>
              <w:t>No</w:t>
            </w:r>
            <w:commentRangeEnd w:id="1567"/>
            <w:proofErr w:type="spellEnd"/>
            <w:r w:rsidR="008940B2">
              <w:rPr>
                <w:rStyle w:val="CommentReference"/>
              </w:rPr>
              <w:commentReference w:id="1567"/>
            </w:r>
          </w:p>
        </w:tc>
        <w:tc>
          <w:tcPr>
            <w:tcW w:w="1989" w:type="dxa"/>
            <w:gridSpan w:val="2"/>
            <w:shd w:val="clear" w:color="auto" w:fill="auto"/>
            <w:noWrap/>
            <w:vAlign w:val="bottom"/>
            <w:hideMark/>
            <w:tcPrChange w:id="1568" w:author="BENIWAL VIRENDER" w:date="2021-09-07T12:45:00Z">
              <w:tcPr>
                <w:tcW w:w="2060" w:type="dxa"/>
                <w:shd w:val="clear" w:color="auto" w:fill="auto"/>
                <w:noWrap/>
                <w:vAlign w:val="bottom"/>
                <w:hideMark/>
              </w:tcPr>
            </w:tcPrChange>
          </w:tcPr>
          <w:p w14:paraId="3205DACD"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MNEMONIC</w:t>
            </w:r>
          </w:p>
        </w:tc>
        <w:tc>
          <w:tcPr>
            <w:tcW w:w="4946" w:type="dxa"/>
            <w:gridSpan w:val="2"/>
            <w:shd w:val="clear" w:color="auto" w:fill="auto"/>
            <w:noWrap/>
            <w:vAlign w:val="bottom"/>
            <w:hideMark/>
            <w:tcPrChange w:id="1569" w:author="BENIWAL VIRENDER" w:date="2021-09-07T12:45:00Z">
              <w:tcPr>
                <w:tcW w:w="5140" w:type="dxa"/>
                <w:shd w:val="clear" w:color="auto" w:fill="auto"/>
                <w:noWrap/>
                <w:vAlign w:val="bottom"/>
                <w:hideMark/>
              </w:tcPr>
            </w:tcPrChange>
          </w:tcPr>
          <w:p w14:paraId="25A7A751"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Desc</w:t>
            </w:r>
          </w:p>
        </w:tc>
        <w:tc>
          <w:tcPr>
            <w:tcW w:w="1337" w:type="dxa"/>
            <w:tcPrChange w:id="1570" w:author="BENIWAL VIRENDER" w:date="2021-09-07T12:45:00Z">
              <w:tcPr>
                <w:tcW w:w="1190" w:type="dxa"/>
              </w:tcPr>
            </w:tcPrChange>
          </w:tcPr>
          <w:p w14:paraId="5DB01DD8" w14:textId="136575A1" w:rsidR="00A26B5B" w:rsidRPr="00A26B5B" w:rsidRDefault="00A92600" w:rsidP="00A26B5B">
            <w:pPr>
              <w:spacing w:after="0" w:line="240" w:lineRule="auto"/>
              <w:rPr>
                <w:rFonts w:ascii="Calibri" w:eastAsia="Times New Roman" w:hAnsi="Calibri" w:cs="Calibri"/>
                <w:color w:val="000000"/>
              </w:rPr>
            </w:pPr>
            <w:r>
              <w:rPr>
                <w:rFonts w:ascii="Calibri" w:eastAsia="Times New Roman" w:hAnsi="Calibri" w:cs="Calibri"/>
                <w:color w:val="000000"/>
              </w:rPr>
              <w:t>Applicable Y/N</w:t>
            </w:r>
          </w:p>
        </w:tc>
      </w:tr>
      <w:tr w:rsidR="00A26B5B" w:rsidRPr="00A26B5B" w14:paraId="39A04E46" w14:textId="7C22C63D" w:rsidTr="00D06430">
        <w:trPr>
          <w:trHeight w:val="300"/>
          <w:trPrChange w:id="1571" w:author="BENIWAL VIRENDER" w:date="2021-09-07T12:45:00Z">
            <w:trPr>
              <w:trHeight w:val="300"/>
            </w:trPr>
          </w:trPrChange>
        </w:trPr>
        <w:tc>
          <w:tcPr>
            <w:tcW w:w="1078" w:type="dxa"/>
            <w:gridSpan w:val="2"/>
            <w:shd w:val="clear" w:color="auto" w:fill="auto"/>
            <w:noWrap/>
            <w:vAlign w:val="bottom"/>
            <w:hideMark/>
            <w:tcPrChange w:id="1572" w:author="BENIWAL VIRENDER" w:date="2021-09-07T12:45:00Z">
              <w:tcPr>
                <w:tcW w:w="960" w:type="dxa"/>
                <w:shd w:val="clear" w:color="auto" w:fill="auto"/>
                <w:noWrap/>
                <w:vAlign w:val="bottom"/>
                <w:hideMark/>
              </w:tcPr>
            </w:tcPrChange>
          </w:tcPr>
          <w:p w14:paraId="15BAAC01"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1</w:t>
            </w:r>
          </w:p>
        </w:tc>
        <w:tc>
          <w:tcPr>
            <w:tcW w:w="1989" w:type="dxa"/>
            <w:gridSpan w:val="2"/>
            <w:shd w:val="clear" w:color="auto" w:fill="auto"/>
            <w:noWrap/>
            <w:vAlign w:val="bottom"/>
            <w:hideMark/>
            <w:tcPrChange w:id="1573" w:author="BENIWAL VIRENDER" w:date="2021-09-07T12:45:00Z">
              <w:tcPr>
                <w:tcW w:w="2060" w:type="dxa"/>
                <w:shd w:val="clear" w:color="auto" w:fill="auto"/>
                <w:noWrap/>
                <w:vAlign w:val="bottom"/>
                <w:hideMark/>
              </w:tcPr>
            </w:tcPrChange>
          </w:tcPr>
          <w:p w14:paraId="356552B1"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RSP34260</w:t>
            </w:r>
          </w:p>
        </w:tc>
        <w:tc>
          <w:tcPr>
            <w:tcW w:w="4946" w:type="dxa"/>
            <w:gridSpan w:val="2"/>
            <w:shd w:val="clear" w:color="auto" w:fill="auto"/>
            <w:noWrap/>
            <w:vAlign w:val="bottom"/>
            <w:hideMark/>
            <w:tcPrChange w:id="1574" w:author="BENIWAL VIRENDER" w:date="2021-09-07T12:45:00Z">
              <w:tcPr>
                <w:tcW w:w="5140" w:type="dxa"/>
                <w:shd w:val="clear" w:color="auto" w:fill="auto"/>
                <w:noWrap/>
                <w:vAlign w:val="bottom"/>
                <w:hideMark/>
              </w:tcPr>
            </w:tcPrChange>
          </w:tcPr>
          <w:p w14:paraId="0B223036"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TASE Clearing and Settlement Report</w:t>
            </w:r>
          </w:p>
        </w:tc>
        <w:tc>
          <w:tcPr>
            <w:tcW w:w="1337" w:type="dxa"/>
            <w:tcPrChange w:id="1575" w:author="BENIWAL VIRENDER" w:date="2021-09-07T12:45:00Z">
              <w:tcPr>
                <w:tcW w:w="1190" w:type="dxa"/>
              </w:tcPr>
            </w:tcPrChange>
          </w:tcPr>
          <w:p w14:paraId="5D1C0A92"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73C293C0" w14:textId="2BFF1439" w:rsidTr="00D06430">
        <w:trPr>
          <w:trHeight w:val="300"/>
          <w:trPrChange w:id="1576" w:author="BENIWAL VIRENDER" w:date="2021-09-07T12:45:00Z">
            <w:trPr>
              <w:trHeight w:val="300"/>
            </w:trPr>
          </w:trPrChange>
        </w:trPr>
        <w:tc>
          <w:tcPr>
            <w:tcW w:w="1078" w:type="dxa"/>
            <w:gridSpan w:val="2"/>
            <w:shd w:val="clear" w:color="auto" w:fill="auto"/>
            <w:noWrap/>
            <w:vAlign w:val="bottom"/>
            <w:hideMark/>
            <w:tcPrChange w:id="1577" w:author="BENIWAL VIRENDER" w:date="2021-09-07T12:45:00Z">
              <w:tcPr>
                <w:tcW w:w="960" w:type="dxa"/>
                <w:shd w:val="clear" w:color="auto" w:fill="auto"/>
                <w:noWrap/>
                <w:vAlign w:val="bottom"/>
                <w:hideMark/>
              </w:tcPr>
            </w:tcPrChange>
          </w:tcPr>
          <w:p w14:paraId="55E7B848"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2</w:t>
            </w:r>
          </w:p>
        </w:tc>
        <w:tc>
          <w:tcPr>
            <w:tcW w:w="1989" w:type="dxa"/>
            <w:gridSpan w:val="2"/>
            <w:shd w:val="clear" w:color="auto" w:fill="auto"/>
            <w:noWrap/>
            <w:vAlign w:val="bottom"/>
            <w:hideMark/>
            <w:tcPrChange w:id="1578" w:author="BENIWAL VIRENDER" w:date="2021-09-07T12:45:00Z">
              <w:tcPr>
                <w:tcW w:w="2060" w:type="dxa"/>
                <w:shd w:val="clear" w:color="auto" w:fill="auto"/>
                <w:noWrap/>
                <w:vAlign w:val="bottom"/>
                <w:hideMark/>
              </w:tcPr>
            </w:tcPrChange>
          </w:tcPr>
          <w:p w14:paraId="35958EBA"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RSP34290</w:t>
            </w:r>
          </w:p>
        </w:tc>
        <w:tc>
          <w:tcPr>
            <w:tcW w:w="4946" w:type="dxa"/>
            <w:gridSpan w:val="2"/>
            <w:shd w:val="clear" w:color="auto" w:fill="auto"/>
            <w:noWrap/>
            <w:vAlign w:val="bottom"/>
            <w:hideMark/>
            <w:tcPrChange w:id="1579" w:author="BENIWAL VIRENDER" w:date="2021-09-07T12:45:00Z">
              <w:tcPr>
                <w:tcW w:w="5140" w:type="dxa"/>
                <w:shd w:val="clear" w:color="auto" w:fill="auto"/>
                <w:noWrap/>
                <w:vAlign w:val="bottom"/>
                <w:hideMark/>
              </w:tcPr>
            </w:tcPrChange>
          </w:tcPr>
          <w:p w14:paraId="459156FA"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TASE Event Reconciliation Exception Report</w:t>
            </w:r>
          </w:p>
        </w:tc>
        <w:tc>
          <w:tcPr>
            <w:tcW w:w="1337" w:type="dxa"/>
            <w:tcPrChange w:id="1580" w:author="BENIWAL VIRENDER" w:date="2021-09-07T12:45:00Z">
              <w:tcPr>
                <w:tcW w:w="1190" w:type="dxa"/>
              </w:tcPr>
            </w:tcPrChange>
          </w:tcPr>
          <w:p w14:paraId="73B78973"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65A8EF79" w14:textId="39166DFB" w:rsidTr="00D06430">
        <w:trPr>
          <w:trHeight w:val="300"/>
          <w:trPrChange w:id="1581" w:author="BENIWAL VIRENDER" w:date="2021-09-07T12:45:00Z">
            <w:trPr>
              <w:trHeight w:val="300"/>
            </w:trPr>
          </w:trPrChange>
        </w:trPr>
        <w:tc>
          <w:tcPr>
            <w:tcW w:w="1078" w:type="dxa"/>
            <w:gridSpan w:val="2"/>
            <w:shd w:val="clear" w:color="auto" w:fill="auto"/>
            <w:noWrap/>
            <w:vAlign w:val="bottom"/>
            <w:hideMark/>
            <w:tcPrChange w:id="1582" w:author="BENIWAL VIRENDER" w:date="2021-09-07T12:45:00Z">
              <w:tcPr>
                <w:tcW w:w="960" w:type="dxa"/>
                <w:shd w:val="clear" w:color="auto" w:fill="auto"/>
                <w:noWrap/>
                <w:vAlign w:val="bottom"/>
                <w:hideMark/>
              </w:tcPr>
            </w:tcPrChange>
          </w:tcPr>
          <w:p w14:paraId="0ADE8995"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4</w:t>
            </w:r>
          </w:p>
        </w:tc>
        <w:tc>
          <w:tcPr>
            <w:tcW w:w="1989" w:type="dxa"/>
            <w:gridSpan w:val="2"/>
            <w:shd w:val="clear" w:color="auto" w:fill="auto"/>
            <w:noWrap/>
            <w:vAlign w:val="bottom"/>
            <w:hideMark/>
            <w:tcPrChange w:id="1583" w:author="BENIWAL VIRENDER" w:date="2021-09-07T12:45:00Z">
              <w:tcPr>
                <w:tcW w:w="2060" w:type="dxa"/>
                <w:shd w:val="clear" w:color="auto" w:fill="auto"/>
                <w:noWrap/>
                <w:vAlign w:val="bottom"/>
                <w:hideMark/>
              </w:tcPr>
            </w:tcPrChange>
          </w:tcPr>
          <w:p w14:paraId="1650DFDD"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RSP34280</w:t>
            </w:r>
          </w:p>
        </w:tc>
        <w:tc>
          <w:tcPr>
            <w:tcW w:w="4946" w:type="dxa"/>
            <w:gridSpan w:val="2"/>
            <w:shd w:val="clear" w:color="auto" w:fill="auto"/>
            <w:noWrap/>
            <w:vAlign w:val="bottom"/>
            <w:hideMark/>
            <w:tcPrChange w:id="1584" w:author="BENIWAL VIRENDER" w:date="2021-09-07T12:45:00Z">
              <w:tcPr>
                <w:tcW w:w="5140" w:type="dxa"/>
                <w:shd w:val="clear" w:color="auto" w:fill="auto"/>
                <w:noWrap/>
                <w:vAlign w:val="bottom"/>
                <w:hideMark/>
              </w:tcPr>
            </w:tcPrChange>
          </w:tcPr>
          <w:p w14:paraId="37A8E6BF"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Failed and Cancelled Trades Files 1054</w:t>
            </w:r>
          </w:p>
        </w:tc>
        <w:tc>
          <w:tcPr>
            <w:tcW w:w="1337" w:type="dxa"/>
            <w:tcPrChange w:id="1585" w:author="BENIWAL VIRENDER" w:date="2021-09-07T12:45:00Z">
              <w:tcPr>
                <w:tcW w:w="1190" w:type="dxa"/>
              </w:tcPr>
            </w:tcPrChange>
          </w:tcPr>
          <w:p w14:paraId="2C860D8D"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6050DB27" w14:textId="016BE508" w:rsidTr="00D06430">
        <w:trPr>
          <w:trHeight w:val="300"/>
          <w:trPrChange w:id="1586" w:author="BENIWAL VIRENDER" w:date="2021-09-07T12:45:00Z">
            <w:trPr>
              <w:trHeight w:val="300"/>
            </w:trPr>
          </w:trPrChange>
        </w:trPr>
        <w:tc>
          <w:tcPr>
            <w:tcW w:w="1078" w:type="dxa"/>
            <w:gridSpan w:val="2"/>
            <w:shd w:val="clear" w:color="auto" w:fill="auto"/>
            <w:noWrap/>
            <w:vAlign w:val="bottom"/>
            <w:hideMark/>
            <w:tcPrChange w:id="1587" w:author="BENIWAL VIRENDER" w:date="2021-09-07T12:45:00Z">
              <w:tcPr>
                <w:tcW w:w="960" w:type="dxa"/>
                <w:shd w:val="clear" w:color="auto" w:fill="auto"/>
                <w:noWrap/>
                <w:vAlign w:val="bottom"/>
                <w:hideMark/>
              </w:tcPr>
            </w:tcPrChange>
          </w:tcPr>
          <w:p w14:paraId="1CF7D6BE"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5</w:t>
            </w:r>
          </w:p>
        </w:tc>
        <w:tc>
          <w:tcPr>
            <w:tcW w:w="1989" w:type="dxa"/>
            <w:gridSpan w:val="2"/>
            <w:shd w:val="clear" w:color="auto" w:fill="auto"/>
            <w:noWrap/>
            <w:vAlign w:val="bottom"/>
            <w:hideMark/>
            <w:tcPrChange w:id="1588" w:author="BENIWAL VIRENDER" w:date="2021-09-07T12:45:00Z">
              <w:tcPr>
                <w:tcW w:w="2060" w:type="dxa"/>
                <w:shd w:val="clear" w:color="auto" w:fill="auto"/>
                <w:noWrap/>
                <w:vAlign w:val="bottom"/>
                <w:hideMark/>
              </w:tcPr>
            </w:tcPrChange>
          </w:tcPr>
          <w:p w14:paraId="6AF5EC12"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RSP34400</w:t>
            </w:r>
          </w:p>
        </w:tc>
        <w:tc>
          <w:tcPr>
            <w:tcW w:w="4946" w:type="dxa"/>
            <w:gridSpan w:val="2"/>
            <w:shd w:val="clear" w:color="auto" w:fill="auto"/>
            <w:noWrap/>
            <w:vAlign w:val="bottom"/>
            <w:hideMark/>
            <w:tcPrChange w:id="1589" w:author="BENIWAL VIRENDER" w:date="2021-09-07T12:45:00Z">
              <w:tcPr>
                <w:tcW w:w="5140" w:type="dxa"/>
                <w:shd w:val="clear" w:color="auto" w:fill="auto"/>
                <w:noWrap/>
                <w:vAlign w:val="bottom"/>
                <w:hideMark/>
              </w:tcPr>
            </w:tcPrChange>
          </w:tcPr>
          <w:p w14:paraId="776E5F74"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Fractional Trading Report</w:t>
            </w:r>
          </w:p>
        </w:tc>
        <w:tc>
          <w:tcPr>
            <w:tcW w:w="1337" w:type="dxa"/>
            <w:tcPrChange w:id="1590" w:author="BENIWAL VIRENDER" w:date="2021-09-07T12:45:00Z">
              <w:tcPr>
                <w:tcW w:w="1190" w:type="dxa"/>
              </w:tcPr>
            </w:tcPrChange>
          </w:tcPr>
          <w:p w14:paraId="233E0A6C"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637FD9A2" w14:textId="2D954996" w:rsidTr="00D06430">
        <w:trPr>
          <w:trHeight w:val="300"/>
          <w:trPrChange w:id="1591" w:author="BENIWAL VIRENDER" w:date="2021-09-07T12:45:00Z">
            <w:trPr>
              <w:trHeight w:val="300"/>
            </w:trPr>
          </w:trPrChange>
        </w:trPr>
        <w:tc>
          <w:tcPr>
            <w:tcW w:w="1078" w:type="dxa"/>
            <w:gridSpan w:val="2"/>
            <w:shd w:val="clear" w:color="auto" w:fill="auto"/>
            <w:noWrap/>
            <w:vAlign w:val="bottom"/>
            <w:hideMark/>
            <w:tcPrChange w:id="1592" w:author="BENIWAL VIRENDER" w:date="2021-09-07T12:45:00Z">
              <w:tcPr>
                <w:tcW w:w="960" w:type="dxa"/>
                <w:shd w:val="clear" w:color="auto" w:fill="auto"/>
                <w:noWrap/>
                <w:vAlign w:val="bottom"/>
                <w:hideMark/>
              </w:tcPr>
            </w:tcPrChange>
          </w:tcPr>
          <w:p w14:paraId="18F4444E"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6</w:t>
            </w:r>
          </w:p>
        </w:tc>
        <w:tc>
          <w:tcPr>
            <w:tcW w:w="1989" w:type="dxa"/>
            <w:gridSpan w:val="2"/>
            <w:shd w:val="clear" w:color="auto" w:fill="auto"/>
            <w:noWrap/>
            <w:vAlign w:val="bottom"/>
            <w:hideMark/>
            <w:tcPrChange w:id="1593" w:author="BENIWAL VIRENDER" w:date="2021-09-07T12:45:00Z">
              <w:tcPr>
                <w:tcW w:w="2060" w:type="dxa"/>
                <w:shd w:val="clear" w:color="auto" w:fill="auto"/>
                <w:noWrap/>
                <w:vAlign w:val="bottom"/>
                <w:hideMark/>
              </w:tcPr>
            </w:tcPrChange>
          </w:tcPr>
          <w:p w14:paraId="6DED35B5"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RSP34410</w:t>
            </w:r>
          </w:p>
        </w:tc>
        <w:tc>
          <w:tcPr>
            <w:tcW w:w="4946" w:type="dxa"/>
            <w:gridSpan w:val="2"/>
            <w:shd w:val="clear" w:color="auto" w:fill="auto"/>
            <w:noWrap/>
            <w:vAlign w:val="bottom"/>
            <w:hideMark/>
            <w:tcPrChange w:id="1594" w:author="BENIWAL VIRENDER" w:date="2021-09-07T12:45:00Z">
              <w:tcPr>
                <w:tcW w:w="5140" w:type="dxa"/>
                <w:shd w:val="clear" w:color="auto" w:fill="auto"/>
                <w:noWrap/>
                <w:vAlign w:val="bottom"/>
                <w:hideMark/>
              </w:tcPr>
            </w:tcPrChange>
          </w:tcPr>
          <w:p w14:paraId="403244A2"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Technical Short Report</w:t>
            </w:r>
          </w:p>
        </w:tc>
        <w:tc>
          <w:tcPr>
            <w:tcW w:w="1337" w:type="dxa"/>
            <w:tcPrChange w:id="1595" w:author="BENIWAL VIRENDER" w:date="2021-09-07T12:45:00Z">
              <w:tcPr>
                <w:tcW w:w="1190" w:type="dxa"/>
              </w:tcPr>
            </w:tcPrChange>
          </w:tcPr>
          <w:p w14:paraId="5334C716"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065BB08F" w14:textId="79FA08D2" w:rsidTr="00D06430">
        <w:trPr>
          <w:trHeight w:val="300"/>
          <w:trPrChange w:id="1596" w:author="BENIWAL VIRENDER" w:date="2021-09-07T12:45:00Z">
            <w:trPr>
              <w:trHeight w:val="300"/>
            </w:trPr>
          </w:trPrChange>
        </w:trPr>
        <w:tc>
          <w:tcPr>
            <w:tcW w:w="1078" w:type="dxa"/>
            <w:gridSpan w:val="2"/>
            <w:shd w:val="clear" w:color="auto" w:fill="auto"/>
            <w:noWrap/>
            <w:vAlign w:val="bottom"/>
            <w:hideMark/>
            <w:tcPrChange w:id="1597" w:author="BENIWAL VIRENDER" w:date="2021-09-07T12:45:00Z">
              <w:tcPr>
                <w:tcW w:w="960" w:type="dxa"/>
                <w:shd w:val="clear" w:color="auto" w:fill="auto"/>
                <w:noWrap/>
                <w:vAlign w:val="bottom"/>
                <w:hideMark/>
              </w:tcPr>
            </w:tcPrChange>
          </w:tcPr>
          <w:p w14:paraId="3ACD1370"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7</w:t>
            </w:r>
          </w:p>
        </w:tc>
        <w:tc>
          <w:tcPr>
            <w:tcW w:w="1989" w:type="dxa"/>
            <w:gridSpan w:val="2"/>
            <w:shd w:val="clear" w:color="auto" w:fill="auto"/>
            <w:noWrap/>
            <w:vAlign w:val="bottom"/>
            <w:hideMark/>
            <w:tcPrChange w:id="1598" w:author="BENIWAL VIRENDER" w:date="2021-09-07T12:45:00Z">
              <w:tcPr>
                <w:tcW w:w="2060" w:type="dxa"/>
                <w:shd w:val="clear" w:color="auto" w:fill="auto"/>
                <w:noWrap/>
                <w:vAlign w:val="bottom"/>
                <w:hideMark/>
              </w:tcPr>
            </w:tcPrChange>
          </w:tcPr>
          <w:p w14:paraId="686F85A1"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RSP36690</w:t>
            </w:r>
          </w:p>
        </w:tc>
        <w:tc>
          <w:tcPr>
            <w:tcW w:w="4946" w:type="dxa"/>
            <w:gridSpan w:val="2"/>
            <w:shd w:val="clear" w:color="auto" w:fill="auto"/>
            <w:noWrap/>
            <w:vAlign w:val="bottom"/>
            <w:hideMark/>
            <w:tcPrChange w:id="1599" w:author="BENIWAL VIRENDER" w:date="2021-09-07T12:45:00Z">
              <w:tcPr>
                <w:tcW w:w="5140" w:type="dxa"/>
                <w:shd w:val="clear" w:color="auto" w:fill="auto"/>
                <w:noWrap/>
                <w:vAlign w:val="bottom"/>
                <w:hideMark/>
              </w:tcPr>
            </w:tcPrChange>
          </w:tcPr>
          <w:p w14:paraId="19665871"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Short Position Report</w:t>
            </w:r>
          </w:p>
        </w:tc>
        <w:tc>
          <w:tcPr>
            <w:tcW w:w="1337" w:type="dxa"/>
            <w:tcPrChange w:id="1600" w:author="BENIWAL VIRENDER" w:date="2021-09-07T12:45:00Z">
              <w:tcPr>
                <w:tcW w:w="1190" w:type="dxa"/>
              </w:tcPr>
            </w:tcPrChange>
          </w:tcPr>
          <w:p w14:paraId="08314AB1"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5CFFA164" w14:textId="5CF26944" w:rsidTr="00D06430">
        <w:trPr>
          <w:trHeight w:val="300"/>
          <w:trPrChange w:id="1601" w:author="BENIWAL VIRENDER" w:date="2021-09-07T12:45:00Z">
            <w:trPr>
              <w:trHeight w:val="300"/>
            </w:trPr>
          </w:trPrChange>
        </w:trPr>
        <w:tc>
          <w:tcPr>
            <w:tcW w:w="1078" w:type="dxa"/>
            <w:gridSpan w:val="2"/>
            <w:shd w:val="clear" w:color="auto" w:fill="auto"/>
            <w:noWrap/>
            <w:vAlign w:val="bottom"/>
            <w:hideMark/>
            <w:tcPrChange w:id="1602" w:author="BENIWAL VIRENDER" w:date="2021-09-07T12:45:00Z">
              <w:tcPr>
                <w:tcW w:w="960" w:type="dxa"/>
                <w:shd w:val="clear" w:color="auto" w:fill="auto"/>
                <w:noWrap/>
                <w:vAlign w:val="bottom"/>
                <w:hideMark/>
              </w:tcPr>
            </w:tcPrChange>
          </w:tcPr>
          <w:p w14:paraId="79D7FE7A"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9</w:t>
            </w:r>
          </w:p>
        </w:tc>
        <w:tc>
          <w:tcPr>
            <w:tcW w:w="1989" w:type="dxa"/>
            <w:gridSpan w:val="2"/>
            <w:shd w:val="clear" w:color="auto" w:fill="auto"/>
            <w:noWrap/>
            <w:vAlign w:val="bottom"/>
            <w:hideMark/>
            <w:tcPrChange w:id="1603" w:author="BENIWAL VIRENDER" w:date="2021-09-07T12:45:00Z">
              <w:tcPr>
                <w:tcW w:w="2060" w:type="dxa"/>
                <w:shd w:val="clear" w:color="auto" w:fill="auto"/>
                <w:noWrap/>
                <w:vAlign w:val="bottom"/>
                <w:hideMark/>
              </w:tcPr>
            </w:tcPrChange>
          </w:tcPr>
          <w:p w14:paraId="6E4A8855"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RSP36710</w:t>
            </w:r>
          </w:p>
        </w:tc>
        <w:tc>
          <w:tcPr>
            <w:tcW w:w="4946" w:type="dxa"/>
            <w:gridSpan w:val="2"/>
            <w:shd w:val="clear" w:color="auto" w:fill="auto"/>
            <w:noWrap/>
            <w:vAlign w:val="bottom"/>
            <w:hideMark/>
            <w:tcPrChange w:id="1604" w:author="BENIWAL VIRENDER" w:date="2021-09-07T12:45:00Z">
              <w:tcPr>
                <w:tcW w:w="5140" w:type="dxa"/>
                <w:shd w:val="clear" w:color="auto" w:fill="auto"/>
                <w:noWrap/>
                <w:vAlign w:val="bottom"/>
                <w:hideMark/>
              </w:tcPr>
            </w:tcPrChange>
          </w:tcPr>
          <w:p w14:paraId="3C5D2921"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Portfolio Position Report</w:t>
            </w:r>
          </w:p>
        </w:tc>
        <w:tc>
          <w:tcPr>
            <w:tcW w:w="1337" w:type="dxa"/>
            <w:tcPrChange w:id="1605" w:author="BENIWAL VIRENDER" w:date="2021-09-07T12:45:00Z">
              <w:tcPr>
                <w:tcW w:w="1190" w:type="dxa"/>
              </w:tcPr>
            </w:tcPrChange>
          </w:tcPr>
          <w:p w14:paraId="5ABD4C3D"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7C4BA9E9" w14:textId="0E5C36CC" w:rsidTr="00D06430">
        <w:trPr>
          <w:trHeight w:val="300"/>
          <w:trPrChange w:id="1606" w:author="BENIWAL VIRENDER" w:date="2021-09-07T12:45:00Z">
            <w:trPr>
              <w:trHeight w:val="300"/>
            </w:trPr>
          </w:trPrChange>
        </w:trPr>
        <w:tc>
          <w:tcPr>
            <w:tcW w:w="1078" w:type="dxa"/>
            <w:gridSpan w:val="2"/>
            <w:shd w:val="clear" w:color="auto" w:fill="auto"/>
            <w:noWrap/>
            <w:vAlign w:val="bottom"/>
            <w:hideMark/>
            <w:tcPrChange w:id="1607" w:author="BENIWAL VIRENDER" w:date="2021-09-07T12:45:00Z">
              <w:tcPr>
                <w:tcW w:w="960" w:type="dxa"/>
                <w:shd w:val="clear" w:color="auto" w:fill="auto"/>
                <w:noWrap/>
                <w:vAlign w:val="bottom"/>
                <w:hideMark/>
              </w:tcPr>
            </w:tcPrChange>
          </w:tcPr>
          <w:p w14:paraId="55DF6154"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10</w:t>
            </w:r>
          </w:p>
        </w:tc>
        <w:tc>
          <w:tcPr>
            <w:tcW w:w="1989" w:type="dxa"/>
            <w:gridSpan w:val="2"/>
            <w:shd w:val="clear" w:color="auto" w:fill="auto"/>
            <w:noWrap/>
            <w:vAlign w:val="bottom"/>
            <w:hideMark/>
            <w:tcPrChange w:id="1608" w:author="BENIWAL VIRENDER" w:date="2021-09-07T12:45:00Z">
              <w:tcPr>
                <w:tcW w:w="2060" w:type="dxa"/>
                <w:shd w:val="clear" w:color="auto" w:fill="auto"/>
                <w:noWrap/>
                <w:vAlign w:val="bottom"/>
                <w:hideMark/>
              </w:tcPr>
            </w:tcPrChange>
          </w:tcPr>
          <w:p w14:paraId="75A5B1D9"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RSP34100</w:t>
            </w:r>
          </w:p>
        </w:tc>
        <w:tc>
          <w:tcPr>
            <w:tcW w:w="4946" w:type="dxa"/>
            <w:gridSpan w:val="2"/>
            <w:shd w:val="clear" w:color="auto" w:fill="auto"/>
            <w:noWrap/>
            <w:vAlign w:val="bottom"/>
            <w:hideMark/>
            <w:tcPrChange w:id="1609" w:author="BENIWAL VIRENDER" w:date="2021-09-07T12:45:00Z">
              <w:tcPr>
                <w:tcW w:w="5140" w:type="dxa"/>
                <w:shd w:val="clear" w:color="auto" w:fill="auto"/>
                <w:noWrap/>
                <w:vAlign w:val="bottom"/>
                <w:hideMark/>
              </w:tcPr>
            </w:tcPrChange>
          </w:tcPr>
          <w:p w14:paraId="70A4C5F8"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Security Transfer Details</w:t>
            </w:r>
          </w:p>
        </w:tc>
        <w:tc>
          <w:tcPr>
            <w:tcW w:w="1337" w:type="dxa"/>
            <w:tcPrChange w:id="1610" w:author="BENIWAL VIRENDER" w:date="2021-09-07T12:45:00Z">
              <w:tcPr>
                <w:tcW w:w="1190" w:type="dxa"/>
              </w:tcPr>
            </w:tcPrChange>
          </w:tcPr>
          <w:p w14:paraId="02AEFBCB"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489E70A4" w14:textId="6ACDC149" w:rsidTr="00D06430">
        <w:trPr>
          <w:trHeight w:val="300"/>
          <w:trPrChange w:id="1611" w:author="BENIWAL VIRENDER" w:date="2021-09-07T12:45:00Z">
            <w:trPr>
              <w:trHeight w:val="300"/>
            </w:trPr>
          </w:trPrChange>
        </w:trPr>
        <w:tc>
          <w:tcPr>
            <w:tcW w:w="1078" w:type="dxa"/>
            <w:gridSpan w:val="2"/>
            <w:shd w:val="clear" w:color="auto" w:fill="auto"/>
            <w:noWrap/>
            <w:vAlign w:val="bottom"/>
            <w:hideMark/>
            <w:tcPrChange w:id="1612" w:author="BENIWAL VIRENDER" w:date="2021-09-07T12:45:00Z">
              <w:tcPr>
                <w:tcW w:w="960" w:type="dxa"/>
                <w:shd w:val="clear" w:color="auto" w:fill="auto"/>
                <w:noWrap/>
                <w:vAlign w:val="bottom"/>
                <w:hideMark/>
              </w:tcPr>
            </w:tcPrChange>
          </w:tcPr>
          <w:p w14:paraId="2A5465AA"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13</w:t>
            </w:r>
          </w:p>
        </w:tc>
        <w:tc>
          <w:tcPr>
            <w:tcW w:w="1989" w:type="dxa"/>
            <w:gridSpan w:val="2"/>
            <w:shd w:val="clear" w:color="auto" w:fill="auto"/>
            <w:noWrap/>
            <w:vAlign w:val="bottom"/>
            <w:hideMark/>
            <w:tcPrChange w:id="1613" w:author="BENIWAL VIRENDER" w:date="2021-09-07T12:45:00Z">
              <w:tcPr>
                <w:tcW w:w="2060" w:type="dxa"/>
                <w:shd w:val="clear" w:color="auto" w:fill="auto"/>
                <w:noWrap/>
                <w:vAlign w:val="bottom"/>
                <w:hideMark/>
              </w:tcPr>
            </w:tcPrChange>
          </w:tcPr>
          <w:p w14:paraId="02CCFEAE"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RSP33434</w:t>
            </w:r>
          </w:p>
        </w:tc>
        <w:tc>
          <w:tcPr>
            <w:tcW w:w="4946" w:type="dxa"/>
            <w:gridSpan w:val="2"/>
            <w:shd w:val="clear" w:color="auto" w:fill="auto"/>
            <w:noWrap/>
            <w:vAlign w:val="bottom"/>
            <w:hideMark/>
            <w:tcPrChange w:id="1614" w:author="BENIWAL VIRENDER" w:date="2021-09-07T12:45:00Z">
              <w:tcPr>
                <w:tcW w:w="5140" w:type="dxa"/>
                <w:shd w:val="clear" w:color="auto" w:fill="auto"/>
                <w:noWrap/>
                <w:vAlign w:val="bottom"/>
                <w:hideMark/>
              </w:tcPr>
            </w:tcPrChange>
          </w:tcPr>
          <w:p w14:paraId="0D531D79" w14:textId="3CAEDCD6"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 xml:space="preserve">Transfers for free </w:t>
            </w:r>
            <w:commentRangeStart w:id="1615"/>
            <w:r w:rsidRPr="00A26B5B">
              <w:rPr>
                <w:rFonts w:ascii="Calibri" w:eastAsia="Times New Roman" w:hAnsi="Calibri" w:cs="Calibri"/>
                <w:color w:val="000000"/>
              </w:rPr>
              <w:t>b</w:t>
            </w:r>
            <w:ins w:id="1616" w:author="BENIWAL VIRENDER" w:date="2021-08-25T15:40:00Z">
              <w:r w:rsidR="00334F81">
                <w:rPr>
                  <w:rFonts w:ascii="Calibri" w:eastAsia="Times New Roman" w:hAnsi="Calibri" w:cs="Calibri"/>
                  <w:color w:val="000000"/>
                </w:rPr>
                <w:t>/</w:t>
              </w:r>
            </w:ins>
            <w:r w:rsidRPr="00A26B5B">
              <w:rPr>
                <w:rFonts w:ascii="Calibri" w:eastAsia="Times New Roman" w:hAnsi="Calibri" w:cs="Calibri"/>
                <w:color w:val="000000"/>
              </w:rPr>
              <w:t xml:space="preserve">w </w:t>
            </w:r>
            <w:commentRangeEnd w:id="1615"/>
            <w:r w:rsidR="00DD2DCE">
              <w:rPr>
                <w:rStyle w:val="CommentReference"/>
              </w:rPr>
              <w:commentReference w:id="1615"/>
            </w:r>
            <w:r w:rsidRPr="00A26B5B">
              <w:rPr>
                <w:rFonts w:ascii="Calibri" w:eastAsia="Times New Roman" w:hAnsi="Calibri" w:cs="Calibri"/>
                <w:color w:val="000000"/>
              </w:rPr>
              <w:t xml:space="preserve">relatives in Off </w:t>
            </w:r>
            <w:proofErr w:type="spellStart"/>
            <w:r w:rsidRPr="00A26B5B">
              <w:rPr>
                <w:rFonts w:ascii="Calibri" w:eastAsia="Times New Roman" w:hAnsi="Calibri" w:cs="Calibri"/>
                <w:color w:val="000000"/>
              </w:rPr>
              <w:t>exch</w:t>
            </w:r>
            <w:proofErr w:type="spellEnd"/>
            <w:r w:rsidRPr="00A26B5B">
              <w:rPr>
                <w:rFonts w:ascii="Calibri" w:eastAsia="Times New Roman" w:hAnsi="Calibri" w:cs="Calibri"/>
                <w:color w:val="000000"/>
              </w:rPr>
              <w:t xml:space="preserve"> </w:t>
            </w:r>
            <w:proofErr w:type="spellStart"/>
            <w:r w:rsidRPr="00A26B5B">
              <w:rPr>
                <w:rFonts w:ascii="Calibri" w:eastAsia="Times New Roman" w:hAnsi="Calibri" w:cs="Calibri"/>
                <w:color w:val="000000"/>
              </w:rPr>
              <w:t>txn</w:t>
            </w:r>
            <w:proofErr w:type="spellEnd"/>
            <w:ins w:id="1617" w:author="Hilla Rafalovitz" w:date="2021-10-07T13:05:00Z">
              <w:r w:rsidR="00E7667B">
                <w:rPr>
                  <w:rFonts w:ascii="Calibri" w:eastAsia="Times New Roman" w:hAnsi="Calibri" w:cs="Calibri" w:hint="cs"/>
                  <w:color w:val="000000"/>
                </w:rPr>
                <w:t xml:space="preserve"> I</w:t>
              </w:r>
              <w:r w:rsidR="00E7667B">
                <w:rPr>
                  <w:rFonts w:ascii="Calibri" w:eastAsia="Times New Roman" w:hAnsi="Calibri" w:cs="Calibri"/>
                  <w:color w:val="000000"/>
                </w:rPr>
                <w:t xml:space="preserve">ncluding </w:t>
              </w:r>
            </w:ins>
            <w:ins w:id="1618" w:author="Hilla Rafalovitz" w:date="2021-10-07T13:06:00Z">
              <w:r w:rsidR="00073656" w:rsidRPr="00A26B5B">
                <w:rPr>
                  <w:rFonts w:ascii="Calibri" w:eastAsia="Times New Roman" w:hAnsi="Calibri" w:cs="Calibri"/>
                  <w:color w:val="000000"/>
                </w:rPr>
                <w:t>Layer Details</w:t>
              </w:r>
              <w:r w:rsidR="00073656">
                <w:rPr>
                  <w:rFonts w:ascii="Calibri" w:eastAsia="Times New Roman" w:hAnsi="Calibri" w:cs="Calibri"/>
                  <w:color w:val="000000"/>
                </w:rPr>
                <w:t xml:space="preserve"> (</w:t>
              </w:r>
            </w:ins>
            <w:ins w:id="1619" w:author="Hilla Rafalovitz" w:date="2021-10-07T13:05:00Z">
              <w:r w:rsidR="00E7667B">
                <w:rPr>
                  <w:rFonts w:ascii="Calibri" w:eastAsia="Times New Roman" w:hAnsi="Calibri" w:cs="Calibri"/>
                  <w:color w:val="000000"/>
                </w:rPr>
                <w:t xml:space="preserve">tax impact </w:t>
              </w:r>
            </w:ins>
            <w:ins w:id="1620" w:author="Hilla Rafalovitz" w:date="2021-10-07T13:06:00Z">
              <w:r w:rsidR="00E7667B">
                <w:rPr>
                  <w:rFonts w:ascii="Calibri" w:eastAsia="Times New Roman" w:hAnsi="Calibri" w:cs="Calibri"/>
                  <w:color w:val="000000"/>
                </w:rPr>
                <w:t>and layers</w:t>
              </w:r>
              <w:r w:rsidR="00073656">
                <w:rPr>
                  <w:rFonts w:ascii="Calibri" w:eastAsia="Times New Roman" w:hAnsi="Calibri" w:cs="Calibri"/>
                  <w:color w:val="000000"/>
                </w:rPr>
                <w:t>)</w:t>
              </w:r>
              <w:r w:rsidR="00E7667B">
                <w:rPr>
                  <w:rFonts w:ascii="Calibri" w:eastAsia="Times New Roman" w:hAnsi="Calibri" w:cs="Calibri"/>
                  <w:color w:val="000000"/>
                </w:rPr>
                <w:t xml:space="preserve"> </w:t>
              </w:r>
            </w:ins>
            <w:ins w:id="1621" w:author="Hilla Rafalovitz" w:date="2021-10-07T13:05:00Z">
              <w:r w:rsidR="00E7667B">
                <w:rPr>
                  <w:rFonts w:ascii="Calibri" w:eastAsia="Times New Roman" w:hAnsi="Calibri" w:cs="Calibri"/>
                  <w:color w:val="000000"/>
                </w:rPr>
                <w:t>and commission.</w:t>
              </w:r>
            </w:ins>
          </w:p>
        </w:tc>
        <w:tc>
          <w:tcPr>
            <w:tcW w:w="1337" w:type="dxa"/>
            <w:tcPrChange w:id="1622" w:author="BENIWAL VIRENDER" w:date="2021-09-07T12:45:00Z">
              <w:tcPr>
                <w:tcW w:w="1190" w:type="dxa"/>
              </w:tcPr>
            </w:tcPrChange>
          </w:tcPr>
          <w:p w14:paraId="727CFFEF"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546AC700" w14:textId="5041ACAA" w:rsidTr="00D06430">
        <w:trPr>
          <w:trHeight w:val="300"/>
          <w:trPrChange w:id="1623" w:author="BENIWAL VIRENDER" w:date="2021-09-07T12:45:00Z">
            <w:trPr>
              <w:trHeight w:val="300"/>
            </w:trPr>
          </w:trPrChange>
        </w:trPr>
        <w:tc>
          <w:tcPr>
            <w:tcW w:w="1078" w:type="dxa"/>
            <w:gridSpan w:val="2"/>
            <w:shd w:val="clear" w:color="auto" w:fill="auto"/>
            <w:noWrap/>
            <w:vAlign w:val="bottom"/>
            <w:hideMark/>
            <w:tcPrChange w:id="1624" w:author="BENIWAL VIRENDER" w:date="2021-09-07T12:45:00Z">
              <w:tcPr>
                <w:tcW w:w="960" w:type="dxa"/>
                <w:shd w:val="clear" w:color="auto" w:fill="auto"/>
                <w:noWrap/>
                <w:vAlign w:val="bottom"/>
                <w:hideMark/>
              </w:tcPr>
            </w:tcPrChange>
          </w:tcPr>
          <w:p w14:paraId="01543191"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14</w:t>
            </w:r>
          </w:p>
        </w:tc>
        <w:tc>
          <w:tcPr>
            <w:tcW w:w="1989" w:type="dxa"/>
            <w:gridSpan w:val="2"/>
            <w:shd w:val="clear" w:color="auto" w:fill="auto"/>
            <w:noWrap/>
            <w:vAlign w:val="bottom"/>
            <w:hideMark/>
            <w:tcPrChange w:id="1625" w:author="BENIWAL VIRENDER" w:date="2021-09-07T12:45:00Z">
              <w:tcPr>
                <w:tcW w:w="2060" w:type="dxa"/>
                <w:shd w:val="clear" w:color="auto" w:fill="auto"/>
                <w:noWrap/>
                <w:vAlign w:val="bottom"/>
                <w:hideMark/>
              </w:tcPr>
            </w:tcPrChange>
          </w:tcPr>
          <w:p w14:paraId="15FE44BF"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RSP35540</w:t>
            </w:r>
          </w:p>
        </w:tc>
        <w:tc>
          <w:tcPr>
            <w:tcW w:w="4946" w:type="dxa"/>
            <w:gridSpan w:val="2"/>
            <w:shd w:val="clear" w:color="auto" w:fill="auto"/>
            <w:noWrap/>
            <w:vAlign w:val="bottom"/>
            <w:hideMark/>
            <w:tcPrChange w:id="1626" w:author="BENIWAL VIRENDER" w:date="2021-09-07T12:45:00Z">
              <w:tcPr>
                <w:tcW w:w="5140" w:type="dxa"/>
                <w:shd w:val="clear" w:color="auto" w:fill="auto"/>
                <w:noWrap/>
                <w:vAlign w:val="bottom"/>
                <w:hideMark/>
              </w:tcPr>
            </w:tcPrChange>
          </w:tcPr>
          <w:p w14:paraId="56A00849"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Security Transfer-Layer Details</w:t>
            </w:r>
          </w:p>
        </w:tc>
        <w:tc>
          <w:tcPr>
            <w:tcW w:w="1337" w:type="dxa"/>
            <w:tcPrChange w:id="1627" w:author="BENIWAL VIRENDER" w:date="2021-09-07T12:45:00Z">
              <w:tcPr>
                <w:tcW w:w="1190" w:type="dxa"/>
              </w:tcPr>
            </w:tcPrChange>
          </w:tcPr>
          <w:p w14:paraId="0289DFEF"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35EC7C71" w14:textId="2E9592B6" w:rsidTr="00D06430">
        <w:trPr>
          <w:trHeight w:val="300"/>
          <w:trPrChange w:id="1628" w:author="BENIWAL VIRENDER" w:date="2021-09-07T12:45:00Z">
            <w:trPr>
              <w:trHeight w:val="300"/>
            </w:trPr>
          </w:trPrChange>
        </w:trPr>
        <w:tc>
          <w:tcPr>
            <w:tcW w:w="1078" w:type="dxa"/>
            <w:gridSpan w:val="2"/>
            <w:shd w:val="clear" w:color="auto" w:fill="auto"/>
            <w:noWrap/>
            <w:vAlign w:val="bottom"/>
            <w:hideMark/>
            <w:tcPrChange w:id="1629" w:author="BENIWAL VIRENDER" w:date="2021-09-07T12:45:00Z">
              <w:tcPr>
                <w:tcW w:w="960" w:type="dxa"/>
                <w:shd w:val="clear" w:color="auto" w:fill="auto"/>
                <w:noWrap/>
                <w:vAlign w:val="bottom"/>
                <w:hideMark/>
              </w:tcPr>
            </w:tcPrChange>
          </w:tcPr>
          <w:p w14:paraId="4B72F95E"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19</w:t>
            </w:r>
          </w:p>
        </w:tc>
        <w:tc>
          <w:tcPr>
            <w:tcW w:w="1989" w:type="dxa"/>
            <w:gridSpan w:val="2"/>
            <w:shd w:val="clear" w:color="auto" w:fill="auto"/>
            <w:noWrap/>
            <w:vAlign w:val="bottom"/>
            <w:hideMark/>
            <w:tcPrChange w:id="1630" w:author="BENIWAL VIRENDER" w:date="2021-09-07T12:45:00Z">
              <w:tcPr>
                <w:tcW w:w="2060" w:type="dxa"/>
                <w:shd w:val="clear" w:color="auto" w:fill="auto"/>
                <w:noWrap/>
                <w:vAlign w:val="bottom"/>
                <w:hideMark/>
              </w:tcPr>
            </w:tcPrChange>
          </w:tcPr>
          <w:p w14:paraId="14D5666A"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RSP36700</w:t>
            </w:r>
          </w:p>
        </w:tc>
        <w:tc>
          <w:tcPr>
            <w:tcW w:w="4946" w:type="dxa"/>
            <w:gridSpan w:val="2"/>
            <w:shd w:val="clear" w:color="auto" w:fill="auto"/>
            <w:noWrap/>
            <w:vAlign w:val="bottom"/>
            <w:hideMark/>
            <w:tcPrChange w:id="1631" w:author="BENIWAL VIRENDER" w:date="2021-09-07T12:45:00Z">
              <w:tcPr>
                <w:tcW w:w="5140" w:type="dxa"/>
                <w:shd w:val="clear" w:color="auto" w:fill="auto"/>
                <w:noWrap/>
                <w:vAlign w:val="bottom"/>
                <w:hideMark/>
              </w:tcPr>
            </w:tcPrChange>
          </w:tcPr>
          <w:p w14:paraId="59C6AD20" w14:textId="6943DE7C"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 xml:space="preserve">Foreign Securities Trade </w:t>
            </w:r>
            <w:ins w:id="1632" w:author="Eran Dayan" w:date="2021-08-18T14:22:00Z">
              <w:r w:rsidR="007E1469" w:rsidRPr="00A26B5B">
                <w:rPr>
                  <w:rFonts w:ascii="Calibri" w:eastAsia="Times New Roman" w:hAnsi="Calibri" w:cs="Calibri"/>
                  <w:color w:val="000000"/>
                </w:rPr>
                <w:t>Reconciliation</w:t>
              </w:r>
            </w:ins>
          </w:p>
        </w:tc>
        <w:tc>
          <w:tcPr>
            <w:tcW w:w="1337" w:type="dxa"/>
            <w:tcPrChange w:id="1633" w:author="BENIWAL VIRENDER" w:date="2021-09-07T12:45:00Z">
              <w:tcPr>
                <w:tcW w:w="1190" w:type="dxa"/>
              </w:tcPr>
            </w:tcPrChange>
          </w:tcPr>
          <w:p w14:paraId="3B2A235D" w14:textId="62B88BE1" w:rsidR="00A26B5B" w:rsidRPr="00A26B5B" w:rsidRDefault="00B70CAC" w:rsidP="00A26B5B">
            <w:pPr>
              <w:spacing w:after="0" w:line="240" w:lineRule="auto"/>
              <w:rPr>
                <w:rFonts w:ascii="Calibri" w:eastAsia="Times New Roman" w:hAnsi="Calibri" w:cs="Calibri"/>
                <w:color w:val="000000"/>
              </w:rPr>
            </w:pPr>
            <w:ins w:id="1634" w:author="BENIWAL VIRENDER" w:date="2021-09-07T12:45:00Z">
              <w:r>
                <w:rPr>
                  <w:rFonts w:ascii="Calibri" w:eastAsia="Times New Roman" w:hAnsi="Calibri" w:cs="Calibri"/>
                  <w:color w:val="000000"/>
                </w:rPr>
                <w:t xml:space="preserve">To be reviewed </w:t>
              </w:r>
            </w:ins>
            <w:ins w:id="1635" w:author="BENIWAL VIRENDER" w:date="2021-09-07T12:46:00Z">
              <w:r>
                <w:rPr>
                  <w:rFonts w:ascii="Calibri" w:eastAsia="Times New Roman" w:hAnsi="Calibri" w:cs="Calibri"/>
                  <w:color w:val="000000"/>
                </w:rPr>
                <w:t>if it can re-used for FDB</w:t>
              </w:r>
            </w:ins>
          </w:p>
        </w:tc>
      </w:tr>
      <w:tr w:rsidR="00A26B5B" w:rsidRPr="00A26B5B" w14:paraId="4CB2B7E3" w14:textId="5D7AE38A" w:rsidTr="00D06430">
        <w:trPr>
          <w:trHeight w:val="300"/>
          <w:trPrChange w:id="1636" w:author="BENIWAL VIRENDER" w:date="2021-09-07T12:45:00Z">
            <w:trPr>
              <w:trHeight w:val="300"/>
            </w:trPr>
          </w:trPrChange>
        </w:trPr>
        <w:tc>
          <w:tcPr>
            <w:tcW w:w="1078" w:type="dxa"/>
            <w:gridSpan w:val="2"/>
            <w:shd w:val="clear" w:color="auto" w:fill="auto"/>
            <w:noWrap/>
            <w:vAlign w:val="bottom"/>
            <w:hideMark/>
            <w:tcPrChange w:id="1637" w:author="BENIWAL VIRENDER" w:date="2021-09-07T12:45:00Z">
              <w:tcPr>
                <w:tcW w:w="960" w:type="dxa"/>
                <w:shd w:val="clear" w:color="auto" w:fill="auto"/>
                <w:noWrap/>
                <w:vAlign w:val="bottom"/>
                <w:hideMark/>
              </w:tcPr>
            </w:tcPrChange>
          </w:tcPr>
          <w:p w14:paraId="4C6ED065"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20</w:t>
            </w:r>
          </w:p>
        </w:tc>
        <w:tc>
          <w:tcPr>
            <w:tcW w:w="1989" w:type="dxa"/>
            <w:gridSpan w:val="2"/>
            <w:shd w:val="clear" w:color="auto" w:fill="auto"/>
            <w:noWrap/>
            <w:vAlign w:val="bottom"/>
            <w:hideMark/>
            <w:tcPrChange w:id="1638" w:author="BENIWAL VIRENDER" w:date="2021-09-07T12:45:00Z">
              <w:tcPr>
                <w:tcW w:w="2060" w:type="dxa"/>
                <w:shd w:val="clear" w:color="auto" w:fill="auto"/>
                <w:noWrap/>
                <w:vAlign w:val="bottom"/>
                <w:hideMark/>
              </w:tcPr>
            </w:tcPrChange>
          </w:tcPr>
          <w:p w14:paraId="523D8842"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RSP35490</w:t>
            </w:r>
          </w:p>
        </w:tc>
        <w:tc>
          <w:tcPr>
            <w:tcW w:w="4946" w:type="dxa"/>
            <w:gridSpan w:val="2"/>
            <w:shd w:val="clear" w:color="auto" w:fill="auto"/>
            <w:noWrap/>
            <w:vAlign w:val="bottom"/>
            <w:hideMark/>
            <w:tcPrChange w:id="1639" w:author="BENIWAL VIRENDER" w:date="2021-09-07T12:45:00Z">
              <w:tcPr>
                <w:tcW w:w="5140" w:type="dxa"/>
                <w:shd w:val="clear" w:color="auto" w:fill="auto"/>
                <w:noWrap/>
                <w:vAlign w:val="bottom"/>
                <w:hideMark/>
              </w:tcPr>
            </w:tcPrChange>
          </w:tcPr>
          <w:p w14:paraId="1DA13674"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Distribution Fee - Daily fee report</w:t>
            </w:r>
          </w:p>
        </w:tc>
        <w:tc>
          <w:tcPr>
            <w:tcW w:w="1337" w:type="dxa"/>
            <w:tcPrChange w:id="1640" w:author="BENIWAL VIRENDER" w:date="2021-09-07T12:45:00Z">
              <w:tcPr>
                <w:tcW w:w="1190" w:type="dxa"/>
              </w:tcPr>
            </w:tcPrChange>
          </w:tcPr>
          <w:p w14:paraId="4E781A3F"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31133877" w14:textId="2174C859" w:rsidTr="00D06430">
        <w:trPr>
          <w:trHeight w:val="300"/>
          <w:trPrChange w:id="1641" w:author="BENIWAL VIRENDER" w:date="2021-09-07T12:45:00Z">
            <w:trPr>
              <w:trHeight w:val="300"/>
            </w:trPr>
          </w:trPrChange>
        </w:trPr>
        <w:tc>
          <w:tcPr>
            <w:tcW w:w="1078" w:type="dxa"/>
            <w:gridSpan w:val="2"/>
            <w:shd w:val="clear" w:color="auto" w:fill="auto"/>
            <w:noWrap/>
            <w:vAlign w:val="bottom"/>
            <w:hideMark/>
            <w:tcPrChange w:id="1642" w:author="BENIWAL VIRENDER" w:date="2021-09-07T12:45:00Z">
              <w:tcPr>
                <w:tcW w:w="960" w:type="dxa"/>
                <w:shd w:val="clear" w:color="auto" w:fill="auto"/>
                <w:noWrap/>
                <w:vAlign w:val="bottom"/>
                <w:hideMark/>
              </w:tcPr>
            </w:tcPrChange>
          </w:tcPr>
          <w:p w14:paraId="7F455EB2"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21</w:t>
            </w:r>
          </w:p>
        </w:tc>
        <w:tc>
          <w:tcPr>
            <w:tcW w:w="1989" w:type="dxa"/>
            <w:gridSpan w:val="2"/>
            <w:shd w:val="clear" w:color="auto" w:fill="auto"/>
            <w:noWrap/>
            <w:vAlign w:val="bottom"/>
            <w:hideMark/>
            <w:tcPrChange w:id="1643" w:author="BENIWAL VIRENDER" w:date="2021-09-07T12:45:00Z">
              <w:tcPr>
                <w:tcW w:w="2060" w:type="dxa"/>
                <w:shd w:val="clear" w:color="auto" w:fill="auto"/>
                <w:noWrap/>
                <w:vAlign w:val="bottom"/>
                <w:hideMark/>
              </w:tcPr>
            </w:tcPrChange>
          </w:tcPr>
          <w:p w14:paraId="234ECDB3"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RSP34360</w:t>
            </w:r>
          </w:p>
        </w:tc>
        <w:tc>
          <w:tcPr>
            <w:tcW w:w="4946" w:type="dxa"/>
            <w:gridSpan w:val="2"/>
            <w:shd w:val="clear" w:color="auto" w:fill="auto"/>
            <w:noWrap/>
            <w:vAlign w:val="bottom"/>
            <w:hideMark/>
            <w:tcPrChange w:id="1644" w:author="BENIWAL VIRENDER" w:date="2021-09-07T12:45:00Z">
              <w:tcPr>
                <w:tcW w:w="5140" w:type="dxa"/>
                <w:shd w:val="clear" w:color="auto" w:fill="auto"/>
                <w:noWrap/>
                <w:vAlign w:val="bottom"/>
                <w:hideMark/>
              </w:tcPr>
            </w:tcPrChange>
          </w:tcPr>
          <w:p w14:paraId="21360965"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Tase Securities position Recon exception reports</w:t>
            </w:r>
          </w:p>
        </w:tc>
        <w:tc>
          <w:tcPr>
            <w:tcW w:w="1337" w:type="dxa"/>
            <w:tcPrChange w:id="1645" w:author="BENIWAL VIRENDER" w:date="2021-09-07T12:45:00Z">
              <w:tcPr>
                <w:tcW w:w="1190" w:type="dxa"/>
              </w:tcPr>
            </w:tcPrChange>
          </w:tcPr>
          <w:p w14:paraId="1836C13F"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0F491CD1" w14:textId="46883EF3" w:rsidTr="00D06430">
        <w:trPr>
          <w:trHeight w:val="300"/>
          <w:trPrChange w:id="1646" w:author="BENIWAL VIRENDER" w:date="2021-09-07T12:45:00Z">
            <w:trPr>
              <w:trHeight w:val="300"/>
            </w:trPr>
          </w:trPrChange>
        </w:trPr>
        <w:tc>
          <w:tcPr>
            <w:tcW w:w="1078" w:type="dxa"/>
            <w:gridSpan w:val="2"/>
            <w:shd w:val="clear" w:color="auto" w:fill="auto"/>
            <w:noWrap/>
            <w:vAlign w:val="bottom"/>
            <w:hideMark/>
            <w:tcPrChange w:id="1647" w:author="BENIWAL VIRENDER" w:date="2021-09-07T12:45:00Z">
              <w:tcPr>
                <w:tcW w:w="960" w:type="dxa"/>
                <w:shd w:val="clear" w:color="auto" w:fill="auto"/>
                <w:noWrap/>
                <w:vAlign w:val="bottom"/>
                <w:hideMark/>
              </w:tcPr>
            </w:tcPrChange>
          </w:tcPr>
          <w:p w14:paraId="2E0C043E"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25</w:t>
            </w:r>
          </w:p>
        </w:tc>
        <w:tc>
          <w:tcPr>
            <w:tcW w:w="1989" w:type="dxa"/>
            <w:gridSpan w:val="2"/>
            <w:shd w:val="clear" w:color="auto" w:fill="auto"/>
            <w:noWrap/>
            <w:vAlign w:val="bottom"/>
            <w:hideMark/>
            <w:tcPrChange w:id="1648" w:author="BENIWAL VIRENDER" w:date="2021-09-07T12:45:00Z">
              <w:tcPr>
                <w:tcW w:w="2060" w:type="dxa"/>
                <w:shd w:val="clear" w:color="auto" w:fill="auto"/>
                <w:noWrap/>
                <w:vAlign w:val="bottom"/>
                <w:hideMark/>
              </w:tcPr>
            </w:tcPrChange>
          </w:tcPr>
          <w:p w14:paraId="1E0B78E5"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RSP37180</w:t>
            </w:r>
          </w:p>
        </w:tc>
        <w:tc>
          <w:tcPr>
            <w:tcW w:w="4946" w:type="dxa"/>
            <w:gridSpan w:val="2"/>
            <w:shd w:val="clear" w:color="auto" w:fill="auto"/>
            <w:noWrap/>
            <w:vAlign w:val="bottom"/>
            <w:hideMark/>
            <w:tcPrChange w:id="1649" w:author="BENIWAL VIRENDER" w:date="2021-09-07T12:45:00Z">
              <w:tcPr>
                <w:tcW w:w="5140" w:type="dxa"/>
                <w:shd w:val="clear" w:color="auto" w:fill="auto"/>
                <w:noWrap/>
                <w:vAlign w:val="bottom"/>
                <w:hideMark/>
              </w:tcPr>
            </w:tcPrChange>
          </w:tcPr>
          <w:p w14:paraId="3929AFC6"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Transactions and holdings for Foreign Securities</w:t>
            </w:r>
          </w:p>
        </w:tc>
        <w:tc>
          <w:tcPr>
            <w:tcW w:w="1337" w:type="dxa"/>
            <w:tcPrChange w:id="1650" w:author="BENIWAL VIRENDER" w:date="2021-09-07T12:45:00Z">
              <w:tcPr>
                <w:tcW w:w="1190" w:type="dxa"/>
              </w:tcPr>
            </w:tcPrChange>
          </w:tcPr>
          <w:p w14:paraId="73E3CB16"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5D064F75" w14:textId="392490B2" w:rsidTr="00D06430">
        <w:trPr>
          <w:trHeight w:val="300"/>
          <w:trPrChange w:id="1651" w:author="BENIWAL VIRENDER" w:date="2021-09-07T12:45:00Z">
            <w:trPr>
              <w:trHeight w:val="300"/>
            </w:trPr>
          </w:trPrChange>
        </w:trPr>
        <w:tc>
          <w:tcPr>
            <w:tcW w:w="1078" w:type="dxa"/>
            <w:gridSpan w:val="2"/>
            <w:shd w:val="clear" w:color="auto" w:fill="auto"/>
            <w:noWrap/>
            <w:vAlign w:val="bottom"/>
            <w:hideMark/>
            <w:tcPrChange w:id="1652" w:author="BENIWAL VIRENDER" w:date="2021-09-07T12:45:00Z">
              <w:tcPr>
                <w:tcW w:w="960" w:type="dxa"/>
                <w:shd w:val="clear" w:color="auto" w:fill="auto"/>
                <w:noWrap/>
                <w:vAlign w:val="bottom"/>
                <w:hideMark/>
              </w:tcPr>
            </w:tcPrChange>
          </w:tcPr>
          <w:p w14:paraId="02E34842"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26</w:t>
            </w:r>
          </w:p>
        </w:tc>
        <w:tc>
          <w:tcPr>
            <w:tcW w:w="1989" w:type="dxa"/>
            <w:gridSpan w:val="2"/>
            <w:shd w:val="clear" w:color="auto" w:fill="auto"/>
            <w:noWrap/>
            <w:vAlign w:val="bottom"/>
            <w:hideMark/>
            <w:tcPrChange w:id="1653" w:author="BENIWAL VIRENDER" w:date="2021-09-07T12:45:00Z">
              <w:tcPr>
                <w:tcW w:w="2060" w:type="dxa"/>
                <w:shd w:val="clear" w:color="auto" w:fill="auto"/>
                <w:noWrap/>
                <w:vAlign w:val="bottom"/>
                <w:hideMark/>
              </w:tcPr>
            </w:tcPrChange>
          </w:tcPr>
          <w:p w14:paraId="6457C6A5"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RSP34240</w:t>
            </w:r>
          </w:p>
        </w:tc>
        <w:tc>
          <w:tcPr>
            <w:tcW w:w="4946" w:type="dxa"/>
            <w:gridSpan w:val="2"/>
            <w:shd w:val="clear" w:color="auto" w:fill="auto"/>
            <w:noWrap/>
            <w:vAlign w:val="bottom"/>
            <w:hideMark/>
            <w:tcPrChange w:id="1654" w:author="BENIWAL VIRENDER" w:date="2021-09-07T12:45:00Z">
              <w:tcPr>
                <w:tcW w:w="5140" w:type="dxa"/>
                <w:shd w:val="clear" w:color="auto" w:fill="auto"/>
                <w:noWrap/>
                <w:vAlign w:val="bottom"/>
                <w:hideMark/>
              </w:tcPr>
            </w:tcPrChange>
          </w:tcPr>
          <w:p w14:paraId="166C8A67"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CASH CLEARING FOR TASE</w:t>
            </w:r>
          </w:p>
        </w:tc>
        <w:tc>
          <w:tcPr>
            <w:tcW w:w="1337" w:type="dxa"/>
            <w:tcPrChange w:id="1655" w:author="BENIWAL VIRENDER" w:date="2021-09-07T12:45:00Z">
              <w:tcPr>
                <w:tcW w:w="1190" w:type="dxa"/>
              </w:tcPr>
            </w:tcPrChange>
          </w:tcPr>
          <w:p w14:paraId="4ACFBD07"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45E14FAF" w14:textId="22C9AF2E" w:rsidTr="00D06430">
        <w:trPr>
          <w:trHeight w:val="300"/>
          <w:trPrChange w:id="1656" w:author="BENIWAL VIRENDER" w:date="2021-09-07T12:45:00Z">
            <w:trPr>
              <w:trHeight w:val="300"/>
            </w:trPr>
          </w:trPrChange>
        </w:trPr>
        <w:tc>
          <w:tcPr>
            <w:tcW w:w="1078" w:type="dxa"/>
            <w:gridSpan w:val="2"/>
            <w:shd w:val="clear" w:color="auto" w:fill="auto"/>
            <w:noWrap/>
            <w:vAlign w:val="bottom"/>
            <w:hideMark/>
            <w:tcPrChange w:id="1657" w:author="BENIWAL VIRENDER" w:date="2021-09-07T12:45:00Z">
              <w:tcPr>
                <w:tcW w:w="960" w:type="dxa"/>
                <w:shd w:val="clear" w:color="auto" w:fill="auto"/>
                <w:noWrap/>
                <w:vAlign w:val="bottom"/>
                <w:hideMark/>
              </w:tcPr>
            </w:tcPrChange>
          </w:tcPr>
          <w:p w14:paraId="562324A1"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27</w:t>
            </w:r>
          </w:p>
        </w:tc>
        <w:tc>
          <w:tcPr>
            <w:tcW w:w="1989" w:type="dxa"/>
            <w:gridSpan w:val="2"/>
            <w:shd w:val="clear" w:color="auto" w:fill="auto"/>
            <w:noWrap/>
            <w:vAlign w:val="bottom"/>
            <w:hideMark/>
            <w:tcPrChange w:id="1658" w:author="BENIWAL VIRENDER" w:date="2021-09-07T12:45:00Z">
              <w:tcPr>
                <w:tcW w:w="2060" w:type="dxa"/>
                <w:shd w:val="clear" w:color="auto" w:fill="auto"/>
                <w:noWrap/>
                <w:vAlign w:val="bottom"/>
                <w:hideMark/>
              </w:tcPr>
            </w:tcPrChange>
          </w:tcPr>
          <w:p w14:paraId="1D410843"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RSP36720</w:t>
            </w:r>
          </w:p>
        </w:tc>
        <w:tc>
          <w:tcPr>
            <w:tcW w:w="4946" w:type="dxa"/>
            <w:gridSpan w:val="2"/>
            <w:shd w:val="clear" w:color="auto" w:fill="auto"/>
            <w:noWrap/>
            <w:vAlign w:val="bottom"/>
            <w:hideMark/>
            <w:tcPrChange w:id="1659" w:author="BENIWAL VIRENDER" w:date="2021-09-07T12:45:00Z">
              <w:tcPr>
                <w:tcW w:w="5140" w:type="dxa"/>
                <w:shd w:val="clear" w:color="auto" w:fill="auto"/>
                <w:noWrap/>
                <w:vAlign w:val="bottom"/>
                <w:hideMark/>
              </w:tcPr>
            </w:tcPrChange>
          </w:tcPr>
          <w:p w14:paraId="62E6A8A9"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PORTFOLIO POSITION REPORT</w:t>
            </w:r>
          </w:p>
        </w:tc>
        <w:tc>
          <w:tcPr>
            <w:tcW w:w="1337" w:type="dxa"/>
            <w:tcPrChange w:id="1660" w:author="BENIWAL VIRENDER" w:date="2021-09-07T12:45:00Z">
              <w:tcPr>
                <w:tcW w:w="1190" w:type="dxa"/>
              </w:tcPr>
            </w:tcPrChange>
          </w:tcPr>
          <w:p w14:paraId="2E524B8F"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6E77AFB4" w14:textId="0309153C" w:rsidTr="00D06430">
        <w:trPr>
          <w:trHeight w:val="300"/>
          <w:trPrChange w:id="1661" w:author="BENIWAL VIRENDER" w:date="2021-09-07T12:45:00Z">
            <w:trPr>
              <w:trHeight w:val="300"/>
            </w:trPr>
          </w:trPrChange>
        </w:trPr>
        <w:tc>
          <w:tcPr>
            <w:tcW w:w="1078" w:type="dxa"/>
            <w:gridSpan w:val="2"/>
            <w:shd w:val="clear" w:color="auto" w:fill="auto"/>
            <w:noWrap/>
            <w:vAlign w:val="bottom"/>
            <w:hideMark/>
            <w:tcPrChange w:id="1662" w:author="BENIWAL VIRENDER" w:date="2021-09-07T12:45:00Z">
              <w:tcPr>
                <w:tcW w:w="960" w:type="dxa"/>
                <w:shd w:val="clear" w:color="auto" w:fill="auto"/>
                <w:noWrap/>
                <w:vAlign w:val="bottom"/>
                <w:hideMark/>
              </w:tcPr>
            </w:tcPrChange>
          </w:tcPr>
          <w:p w14:paraId="3F4315A1"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lastRenderedPageBreak/>
              <w:t>32</w:t>
            </w:r>
          </w:p>
        </w:tc>
        <w:tc>
          <w:tcPr>
            <w:tcW w:w="1989" w:type="dxa"/>
            <w:gridSpan w:val="2"/>
            <w:shd w:val="clear" w:color="auto" w:fill="auto"/>
            <w:noWrap/>
            <w:vAlign w:val="bottom"/>
            <w:hideMark/>
            <w:tcPrChange w:id="1663" w:author="BENIWAL VIRENDER" w:date="2021-09-07T12:45:00Z">
              <w:tcPr>
                <w:tcW w:w="2060" w:type="dxa"/>
                <w:shd w:val="clear" w:color="auto" w:fill="auto"/>
                <w:noWrap/>
                <w:vAlign w:val="bottom"/>
                <w:hideMark/>
              </w:tcPr>
            </w:tcPrChange>
          </w:tcPr>
          <w:p w14:paraId="0BA19F87"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RSP34101</w:t>
            </w:r>
          </w:p>
        </w:tc>
        <w:tc>
          <w:tcPr>
            <w:tcW w:w="4946" w:type="dxa"/>
            <w:gridSpan w:val="2"/>
            <w:shd w:val="clear" w:color="auto" w:fill="auto"/>
            <w:noWrap/>
            <w:vAlign w:val="bottom"/>
            <w:hideMark/>
            <w:tcPrChange w:id="1664" w:author="BENIWAL VIRENDER" w:date="2021-09-07T12:45:00Z">
              <w:tcPr>
                <w:tcW w:w="5140" w:type="dxa"/>
                <w:shd w:val="clear" w:color="auto" w:fill="auto"/>
                <w:noWrap/>
                <w:vAlign w:val="bottom"/>
                <w:hideMark/>
              </w:tcPr>
            </w:tcPrChange>
          </w:tcPr>
          <w:p w14:paraId="5271AFF2"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Incoming Security Transfers report</w:t>
            </w:r>
          </w:p>
        </w:tc>
        <w:tc>
          <w:tcPr>
            <w:tcW w:w="1337" w:type="dxa"/>
            <w:tcPrChange w:id="1665" w:author="BENIWAL VIRENDER" w:date="2021-09-07T12:45:00Z">
              <w:tcPr>
                <w:tcW w:w="1190" w:type="dxa"/>
              </w:tcPr>
            </w:tcPrChange>
          </w:tcPr>
          <w:p w14:paraId="0E805FC3"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7F8AF13B" w14:textId="7EAA4DFC" w:rsidTr="00D06430">
        <w:trPr>
          <w:trHeight w:val="300"/>
          <w:trPrChange w:id="1666" w:author="BENIWAL VIRENDER" w:date="2021-09-07T12:45:00Z">
            <w:trPr>
              <w:trHeight w:val="300"/>
            </w:trPr>
          </w:trPrChange>
        </w:trPr>
        <w:tc>
          <w:tcPr>
            <w:tcW w:w="1078" w:type="dxa"/>
            <w:gridSpan w:val="2"/>
            <w:shd w:val="clear" w:color="auto" w:fill="auto"/>
            <w:noWrap/>
            <w:vAlign w:val="bottom"/>
            <w:hideMark/>
            <w:tcPrChange w:id="1667" w:author="BENIWAL VIRENDER" w:date="2021-09-07T12:45:00Z">
              <w:tcPr>
                <w:tcW w:w="960" w:type="dxa"/>
                <w:shd w:val="clear" w:color="auto" w:fill="auto"/>
                <w:noWrap/>
                <w:vAlign w:val="bottom"/>
                <w:hideMark/>
              </w:tcPr>
            </w:tcPrChange>
          </w:tcPr>
          <w:p w14:paraId="3F60ABE4"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39</w:t>
            </w:r>
          </w:p>
        </w:tc>
        <w:tc>
          <w:tcPr>
            <w:tcW w:w="1989" w:type="dxa"/>
            <w:gridSpan w:val="2"/>
            <w:shd w:val="clear" w:color="auto" w:fill="auto"/>
            <w:noWrap/>
            <w:vAlign w:val="bottom"/>
            <w:hideMark/>
            <w:tcPrChange w:id="1668" w:author="BENIWAL VIRENDER" w:date="2021-09-07T12:45:00Z">
              <w:tcPr>
                <w:tcW w:w="2060" w:type="dxa"/>
                <w:shd w:val="clear" w:color="auto" w:fill="auto"/>
                <w:noWrap/>
                <w:vAlign w:val="bottom"/>
                <w:hideMark/>
              </w:tcPr>
            </w:tcPrChange>
          </w:tcPr>
          <w:p w14:paraId="7AAF32B9"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RSP32250</w:t>
            </w:r>
          </w:p>
        </w:tc>
        <w:tc>
          <w:tcPr>
            <w:tcW w:w="4946" w:type="dxa"/>
            <w:gridSpan w:val="2"/>
            <w:shd w:val="clear" w:color="auto" w:fill="auto"/>
            <w:noWrap/>
            <w:vAlign w:val="bottom"/>
            <w:hideMark/>
            <w:tcPrChange w:id="1669" w:author="BENIWAL VIRENDER" w:date="2021-09-07T12:45:00Z">
              <w:tcPr>
                <w:tcW w:w="5140" w:type="dxa"/>
                <w:shd w:val="clear" w:color="auto" w:fill="auto"/>
                <w:noWrap/>
                <w:vAlign w:val="bottom"/>
                <w:hideMark/>
              </w:tcPr>
            </w:tcPrChange>
          </w:tcPr>
          <w:p w14:paraId="2E39EECD"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Exchange rates for foreign currency</w:t>
            </w:r>
          </w:p>
        </w:tc>
        <w:tc>
          <w:tcPr>
            <w:tcW w:w="1337" w:type="dxa"/>
            <w:tcPrChange w:id="1670" w:author="BENIWAL VIRENDER" w:date="2021-09-07T12:45:00Z">
              <w:tcPr>
                <w:tcW w:w="1190" w:type="dxa"/>
              </w:tcPr>
            </w:tcPrChange>
          </w:tcPr>
          <w:p w14:paraId="667EB631"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2DB66530" w14:textId="5443AE76" w:rsidTr="00D06430">
        <w:trPr>
          <w:trHeight w:val="300"/>
          <w:trPrChange w:id="1671" w:author="BENIWAL VIRENDER" w:date="2021-09-07T12:45:00Z">
            <w:trPr>
              <w:trHeight w:val="300"/>
            </w:trPr>
          </w:trPrChange>
        </w:trPr>
        <w:tc>
          <w:tcPr>
            <w:tcW w:w="1078" w:type="dxa"/>
            <w:gridSpan w:val="2"/>
            <w:shd w:val="clear" w:color="auto" w:fill="auto"/>
            <w:noWrap/>
            <w:vAlign w:val="bottom"/>
            <w:hideMark/>
            <w:tcPrChange w:id="1672" w:author="BENIWAL VIRENDER" w:date="2021-09-07T12:45:00Z">
              <w:tcPr>
                <w:tcW w:w="960" w:type="dxa"/>
                <w:shd w:val="clear" w:color="auto" w:fill="auto"/>
                <w:noWrap/>
                <w:vAlign w:val="bottom"/>
                <w:hideMark/>
              </w:tcPr>
            </w:tcPrChange>
          </w:tcPr>
          <w:p w14:paraId="6D1D8849"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41</w:t>
            </w:r>
          </w:p>
        </w:tc>
        <w:tc>
          <w:tcPr>
            <w:tcW w:w="1989" w:type="dxa"/>
            <w:gridSpan w:val="2"/>
            <w:shd w:val="clear" w:color="auto" w:fill="auto"/>
            <w:noWrap/>
            <w:vAlign w:val="bottom"/>
            <w:hideMark/>
            <w:tcPrChange w:id="1673" w:author="BENIWAL VIRENDER" w:date="2021-09-07T12:45:00Z">
              <w:tcPr>
                <w:tcW w:w="2060" w:type="dxa"/>
                <w:shd w:val="clear" w:color="auto" w:fill="auto"/>
                <w:noWrap/>
                <w:vAlign w:val="bottom"/>
                <w:hideMark/>
              </w:tcPr>
            </w:tcPrChange>
          </w:tcPr>
          <w:p w14:paraId="2102573A"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RSP31780</w:t>
            </w:r>
          </w:p>
        </w:tc>
        <w:tc>
          <w:tcPr>
            <w:tcW w:w="4946" w:type="dxa"/>
            <w:gridSpan w:val="2"/>
            <w:shd w:val="clear" w:color="auto" w:fill="auto"/>
            <w:noWrap/>
            <w:vAlign w:val="bottom"/>
            <w:hideMark/>
            <w:tcPrChange w:id="1674" w:author="BENIWAL VIRENDER" w:date="2021-09-07T12:45:00Z">
              <w:tcPr>
                <w:tcW w:w="5140" w:type="dxa"/>
                <w:shd w:val="clear" w:color="auto" w:fill="auto"/>
                <w:noWrap/>
                <w:vAlign w:val="bottom"/>
                <w:hideMark/>
              </w:tcPr>
            </w:tcPrChange>
          </w:tcPr>
          <w:p w14:paraId="71D9058A"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Transactions and holdings for Foreign Securities</w:t>
            </w:r>
          </w:p>
        </w:tc>
        <w:tc>
          <w:tcPr>
            <w:tcW w:w="1337" w:type="dxa"/>
            <w:tcPrChange w:id="1675" w:author="BENIWAL VIRENDER" w:date="2021-09-07T12:45:00Z">
              <w:tcPr>
                <w:tcW w:w="1190" w:type="dxa"/>
              </w:tcPr>
            </w:tcPrChange>
          </w:tcPr>
          <w:p w14:paraId="4388C453"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33FBAC39" w14:textId="5BB25487" w:rsidTr="00D06430">
        <w:trPr>
          <w:trHeight w:val="300"/>
          <w:trPrChange w:id="1676" w:author="BENIWAL VIRENDER" w:date="2021-09-07T12:45:00Z">
            <w:trPr>
              <w:trHeight w:val="300"/>
            </w:trPr>
          </w:trPrChange>
        </w:trPr>
        <w:tc>
          <w:tcPr>
            <w:tcW w:w="1078" w:type="dxa"/>
            <w:gridSpan w:val="2"/>
            <w:shd w:val="clear" w:color="auto" w:fill="auto"/>
            <w:noWrap/>
            <w:vAlign w:val="bottom"/>
            <w:hideMark/>
            <w:tcPrChange w:id="1677" w:author="BENIWAL VIRENDER" w:date="2021-09-07T12:45:00Z">
              <w:tcPr>
                <w:tcW w:w="960" w:type="dxa"/>
                <w:shd w:val="clear" w:color="auto" w:fill="auto"/>
                <w:noWrap/>
                <w:vAlign w:val="bottom"/>
                <w:hideMark/>
              </w:tcPr>
            </w:tcPrChange>
          </w:tcPr>
          <w:p w14:paraId="4EC25143"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49</w:t>
            </w:r>
          </w:p>
        </w:tc>
        <w:tc>
          <w:tcPr>
            <w:tcW w:w="1989" w:type="dxa"/>
            <w:gridSpan w:val="2"/>
            <w:shd w:val="clear" w:color="auto" w:fill="auto"/>
            <w:noWrap/>
            <w:vAlign w:val="bottom"/>
            <w:hideMark/>
            <w:tcPrChange w:id="1678" w:author="BENIWAL VIRENDER" w:date="2021-09-07T12:45:00Z">
              <w:tcPr>
                <w:tcW w:w="2060" w:type="dxa"/>
                <w:shd w:val="clear" w:color="auto" w:fill="auto"/>
                <w:noWrap/>
                <w:vAlign w:val="bottom"/>
                <w:hideMark/>
              </w:tcPr>
            </w:tcPrChange>
          </w:tcPr>
          <w:p w14:paraId="0FB44CE9"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RSP35491</w:t>
            </w:r>
          </w:p>
        </w:tc>
        <w:tc>
          <w:tcPr>
            <w:tcW w:w="4946" w:type="dxa"/>
            <w:gridSpan w:val="2"/>
            <w:shd w:val="clear" w:color="auto" w:fill="auto"/>
            <w:noWrap/>
            <w:vAlign w:val="bottom"/>
            <w:hideMark/>
            <w:tcPrChange w:id="1679" w:author="BENIWAL VIRENDER" w:date="2021-09-07T12:45:00Z">
              <w:tcPr>
                <w:tcW w:w="5140" w:type="dxa"/>
                <w:shd w:val="clear" w:color="auto" w:fill="auto"/>
                <w:noWrap/>
                <w:vAlign w:val="bottom"/>
                <w:hideMark/>
              </w:tcPr>
            </w:tcPrChange>
          </w:tcPr>
          <w:p w14:paraId="12F74AC2" w14:textId="2889291F" w:rsidR="00A26B5B" w:rsidRPr="00073656" w:rsidRDefault="00A26B5B">
            <w:pPr>
              <w:pStyle w:val="CommentText"/>
              <w:rPr>
                <w:lang w:bidi="he-IL"/>
                <w:rPrChange w:id="1680" w:author="Hilla Rafalovitz" w:date="2021-10-07T13:06:00Z">
                  <w:rPr>
                    <w:rFonts w:ascii="Calibri" w:eastAsia="Times New Roman" w:hAnsi="Calibri" w:cs="Calibri"/>
                    <w:color w:val="000000"/>
                  </w:rPr>
                </w:rPrChange>
              </w:rPr>
              <w:pPrChange w:id="1681" w:author="Hilla Rafalovitz" w:date="2021-10-07T13:06:00Z">
                <w:pPr>
                  <w:spacing w:after="0" w:line="240" w:lineRule="auto"/>
                </w:pPr>
              </w:pPrChange>
            </w:pPr>
            <w:r w:rsidRPr="00A26B5B">
              <w:rPr>
                <w:rFonts w:ascii="Calibri" w:eastAsia="Times New Roman" w:hAnsi="Calibri" w:cs="Calibri"/>
                <w:color w:val="000000"/>
              </w:rPr>
              <w:t xml:space="preserve">Distribution Fee - </w:t>
            </w:r>
            <w:commentRangeStart w:id="1682"/>
            <w:r w:rsidRPr="00A26B5B">
              <w:rPr>
                <w:rFonts w:ascii="Calibri" w:eastAsia="Times New Roman" w:hAnsi="Calibri" w:cs="Calibri"/>
                <w:color w:val="000000"/>
              </w:rPr>
              <w:t>Monthly</w:t>
            </w:r>
            <w:commentRangeEnd w:id="1682"/>
            <w:r w:rsidR="00010AEA">
              <w:rPr>
                <w:rStyle w:val="CommentReference"/>
                <w:rtl/>
              </w:rPr>
              <w:commentReference w:id="1682"/>
            </w:r>
            <w:r w:rsidRPr="00A26B5B">
              <w:rPr>
                <w:rFonts w:ascii="Calibri" w:eastAsia="Times New Roman" w:hAnsi="Calibri" w:cs="Calibri"/>
                <w:color w:val="000000"/>
              </w:rPr>
              <w:t xml:space="preserve"> Fee Report</w:t>
            </w:r>
            <w:ins w:id="1683" w:author="Hilla Rafalovitz" w:date="2021-10-07T13:06:00Z">
              <w:r w:rsidR="00073656">
                <w:rPr>
                  <w:rFonts w:ascii="Calibri" w:eastAsia="Times New Roman" w:hAnsi="Calibri" w:cs="Calibri"/>
                  <w:color w:val="000000"/>
                </w:rPr>
                <w:t xml:space="preserve"> (</w:t>
              </w:r>
              <w:r w:rsidR="00073656">
                <w:rPr>
                  <w:rStyle w:val="CommentReference"/>
                </w:rPr>
                <w:annotationRef/>
              </w:r>
              <w:r w:rsidR="00073656">
                <w:rPr>
                  <w:rFonts w:hint="cs"/>
                </w:rPr>
                <w:t>O</w:t>
              </w:r>
              <w:r w:rsidR="00073656">
                <w:rPr>
                  <w:lang w:bidi="he-IL"/>
                </w:rPr>
                <w:t>ne for each MF manager and one for the FDB</w:t>
              </w:r>
            </w:ins>
          </w:p>
        </w:tc>
        <w:tc>
          <w:tcPr>
            <w:tcW w:w="1337" w:type="dxa"/>
            <w:tcPrChange w:id="1684" w:author="BENIWAL VIRENDER" w:date="2021-09-07T12:45:00Z">
              <w:tcPr>
                <w:tcW w:w="1190" w:type="dxa"/>
              </w:tcPr>
            </w:tcPrChange>
          </w:tcPr>
          <w:p w14:paraId="6361B953"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4E011C44" w14:textId="786528B4" w:rsidTr="00D06430">
        <w:trPr>
          <w:trHeight w:val="300"/>
          <w:trPrChange w:id="1685" w:author="BENIWAL VIRENDER" w:date="2021-09-07T12:45:00Z">
            <w:trPr>
              <w:trHeight w:val="300"/>
            </w:trPr>
          </w:trPrChange>
        </w:trPr>
        <w:tc>
          <w:tcPr>
            <w:tcW w:w="1078" w:type="dxa"/>
            <w:gridSpan w:val="2"/>
            <w:shd w:val="clear" w:color="auto" w:fill="auto"/>
            <w:noWrap/>
            <w:vAlign w:val="bottom"/>
            <w:hideMark/>
            <w:tcPrChange w:id="1686" w:author="BENIWAL VIRENDER" w:date="2021-09-07T12:45:00Z">
              <w:tcPr>
                <w:tcW w:w="960" w:type="dxa"/>
                <w:shd w:val="clear" w:color="auto" w:fill="auto"/>
                <w:noWrap/>
                <w:vAlign w:val="bottom"/>
                <w:hideMark/>
              </w:tcPr>
            </w:tcPrChange>
          </w:tcPr>
          <w:p w14:paraId="646E44FA"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55</w:t>
            </w:r>
          </w:p>
        </w:tc>
        <w:tc>
          <w:tcPr>
            <w:tcW w:w="1989" w:type="dxa"/>
            <w:gridSpan w:val="2"/>
            <w:shd w:val="clear" w:color="auto" w:fill="auto"/>
            <w:noWrap/>
            <w:vAlign w:val="bottom"/>
            <w:hideMark/>
            <w:tcPrChange w:id="1687" w:author="BENIWAL VIRENDER" w:date="2021-09-07T12:45:00Z">
              <w:tcPr>
                <w:tcW w:w="2060" w:type="dxa"/>
                <w:shd w:val="clear" w:color="auto" w:fill="auto"/>
                <w:noWrap/>
                <w:vAlign w:val="bottom"/>
                <w:hideMark/>
              </w:tcPr>
            </w:tcPrChange>
          </w:tcPr>
          <w:p w14:paraId="7559288C"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RSP34390</w:t>
            </w:r>
          </w:p>
        </w:tc>
        <w:tc>
          <w:tcPr>
            <w:tcW w:w="4946" w:type="dxa"/>
            <w:gridSpan w:val="2"/>
            <w:shd w:val="clear" w:color="auto" w:fill="auto"/>
            <w:noWrap/>
            <w:vAlign w:val="bottom"/>
            <w:hideMark/>
            <w:tcPrChange w:id="1688" w:author="BENIWAL VIRENDER" w:date="2021-09-07T12:45:00Z">
              <w:tcPr>
                <w:tcW w:w="5140" w:type="dxa"/>
                <w:shd w:val="clear" w:color="auto" w:fill="auto"/>
                <w:noWrap/>
                <w:vAlign w:val="bottom"/>
                <w:hideMark/>
              </w:tcPr>
            </w:tcPrChange>
          </w:tcPr>
          <w:p w14:paraId="78757B1E"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Custody Fee Report</w:t>
            </w:r>
          </w:p>
        </w:tc>
        <w:tc>
          <w:tcPr>
            <w:tcW w:w="1337" w:type="dxa"/>
            <w:tcPrChange w:id="1689" w:author="BENIWAL VIRENDER" w:date="2021-09-07T12:45:00Z">
              <w:tcPr>
                <w:tcW w:w="1190" w:type="dxa"/>
              </w:tcPr>
            </w:tcPrChange>
          </w:tcPr>
          <w:p w14:paraId="5BD76DF6"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62DB7E4E" w14:textId="7D15D855" w:rsidTr="00D06430">
        <w:trPr>
          <w:trHeight w:val="300"/>
          <w:trPrChange w:id="1690" w:author="BENIWAL VIRENDER" w:date="2021-09-07T12:45:00Z">
            <w:trPr>
              <w:trHeight w:val="300"/>
            </w:trPr>
          </w:trPrChange>
        </w:trPr>
        <w:tc>
          <w:tcPr>
            <w:tcW w:w="1078" w:type="dxa"/>
            <w:gridSpan w:val="2"/>
            <w:shd w:val="clear" w:color="auto" w:fill="auto"/>
            <w:noWrap/>
            <w:vAlign w:val="bottom"/>
            <w:hideMark/>
            <w:tcPrChange w:id="1691" w:author="BENIWAL VIRENDER" w:date="2021-09-07T12:45:00Z">
              <w:tcPr>
                <w:tcW w:w="960" w:type="dxa"/>
                <w:shd w:val="clear" w:color="auto" w:fill="auto"/>
                <w:noWrap/>
                <w:vAlign w:val="bottom"/>
                <w:hideMark/>
              </w:tcPr>
            </w:tcPrChange>
          </w:tcPr>
          <w:p w14:paraId="1BA64BF9"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56</w:t>
            </w:r>
          </w:p>
        </w:tc>
        <w:tc>
          <w:tcPr>
            <w:tcW w:w="1989" w:type="dxa"/>
            <w:gridSpan w:val="2"/>
            <w:shd w:val="clear" w:color="auto" w:fill="auto"/>
            <w:noWrap/>
            <w:vAlign w:val="bottom"/>
            <w:hideMark/>
            <w:tcPrChange w:id="1692" w:author="BENIWAL VIRENDER" w:date="2021-09-07T12:45:00Z">
              <w:tcPr>
                <w:tcW w:w="2060" w:type="dxa"/>
                <w:shd w:val="clear" w:color="auto" w:fill="auto"/>
                <w:noWrap/>
                <w:vAlign w:val="bottom"/>
                <w:hideMark/>
              </w:tcPr>
            </w:tcPrChange>
          </w:tcPr>
          <w:p w14:paraId="55BD5F2E"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RSP31150</w:t>
            </w:r>
          </w:p>
        </w:tc>
        <w:tc>
          <w:tcPr>
            <w:tcW w:w="4946" w:type="dxa"/>
            <w:gridSpan w:val="2"/>
            <w:shd w:val="clear" w:color="auto" w:fill="auto"/>
            <w:noWrap/>
            <w:vAlign w:val="bottom"/>
            <w:hideMark/>
            <w:tcPrChange w:id="1693" w:author="BENIWAL VIRENDER" w:date="2021-09-07T12:45:00Z">
              <w:tcPr>
                <w:tcW w:w="5140" w:type="dxa"/>
                <w:shd w:val="clear" w:color="auto" w:fill="auto"/>
                <w:noWrap/>
                <w:vAlign w:val="bottom"/>
                <w:hideMark/>
              </w:tcPr>
            </w:tcPrChange>
          </w:tcPr>
          <w:p w14:paraId="5CF94BBD"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Daily balance in securities - exceptions report</w:t>
            </w:r>
          </w:p>
        </w:tc>
        <w:tc>
          <w:tcPr>
            <w:tcW w:w="1337" w:type="dxa"/>
            <w:tcPrChange w:id="1694" w:author="BENIWAL VIRENDER" w:date="2021-09-07T12:45:00Z">
              <w:tcPr>
                <w:tcW w:w="1190" w:type="dxa"/>
              </w:tcPr>
            </w:tcPrChange>
          </w:tcPr>
          <w:p w14:paraId="4A192951"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4D6ABBD1" w14:textId="0D3250F6" w:rsidTr="00D06430">
        <w:trPr>
          <w:trHeight w:val="300"/>
          <w:trPrChange w:id="1695" w:author="BENIWAL VIRENDER" w:date="2021-09-07T12:45:00Z">
            <w:trPr>
              <w:trHeight w:val="300"/>
            </w:trPr>
          </w:trPrChange>
        </w:trPr>
        <w:tc>
          <w:tcPr>
            <w:tcW w:w="1078" w:type="dxa"/>
            <w:gridSpan w:val="2"/>
            <w:shd w:val="clear" w:color="auto" w:fill="auto"/>
            <w:noWrap/>
            <w:vAlign w:val="bottom"/>
            <w:hideMark/>
            <w:tcPrChange w:id="1696" w:author="BENIWAL VIRENDER" w:date="2021-09-07T12:45:00Z">
              <w:tcPr>
                <w:tcW w:w="960" w:type="dxa"/>
                <w:shd w:val="clear" w:color="auto" w:fill="auto"/>
                <w:noWrap/>
                <w:vAlign w:val="bottom"/>
                <w:hideMark/>
              </w:tcPr>
            </w:tcPrChange>
          </w:tcPr>
          <w:p w14:paraId="19895EB7"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57</w:t>
            </w:r>
          </w:p>
        </w:tc>
        <w:tc>
          <w:tcPr>
            <w:tcW w:w="1989" w:type="dxa"/>
            <w:gridSpan w:val="2"/>
            <w:shd w:val="clear" w:color="auto" w:fill="auto"/>
            <w:noWrap/>
            <w:vAlign w:val="bottom"/>
            <w:hideMark/>
            <w:tcPrChange w:id="1697" w:author="BENIWAL VIRENDER" w:date="2021-09-07T12:45:00Z">
              <w:tcPr>
                <w:tcW w:w="2060" w:type="dxa"/>
                <w:shd w:val="clear" w:color="auto" w:fill="auto"/>
                <w:noWrap/>
                <w:vAlign w:val="bottom"/>
                <w:hideMark/>
              </w:tcPr>
            </w:tcPrChange>
          </w:tcPr>
          <w:p w14:paraId="460346EE"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RSP19009</w:t>
            </w:r>
          </w:p>
        </w:tc>
        <w:tc>
          <w:tcPr>
            <w:tcW w:w="4946" w:type="dxa"/>
            <w:gridSpan w:val="2"/>
            <w:shd w:val="clear" w:color="auto" w:fill="auto"/>
            <w:noWrap/>
            <w:vAlign w:val="bottom"/>
            <w:hideMark/>
            <w:tcPrChange w:id="1698" w:author="BENIWAL VIRENDER" w:date="2021-09-07T12:45:00Z">
              <w:tcPr>
                <w:tcW w:w="5140" w:type="dxa"/>
                <w:shd w:val="clear" w:color="auto" w:fill="auto"/>
                <w:noWrap/>
                <w:vAlign w:val="bottom"/>
                <w:hideMark/>
              </w:tcPr>
            </w:tcPrChange>
          </w:tcPr>
          <w:p w14:paraId="06C4F800"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Tax Control Report</w:t>
            </w:r>
          </w:p>
        </w:tc>
        <w:tc>
          <w:tcPr>
            <w:tcW w:w="1337" w:type="dxa"/>
            <w:tcPrChange w:id="1699" w:author="BENIWAL VIRENDER" w:date="2021-09-07T12:45:00Z">
              <w:tcPr>
                <w:tcW w:w="1190" w:type="dxa"/>
              </w:tcPr>
            </w:tcPrChange>
          </w:tcPr>
          <w:p w14:paraId="5E58A351"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7F52AF2D" w14:textId="3B1691C2" w:rsidTr="00D06430">
        <w:trPr>
          <w:trHeight w:val="300"/>
          <w:trPrChange w:id="1700" w:author="BENIWAL VIRENDER" w:date="2021-09-07T12:45:00Z">
            <w:trPr>
              <w:trHeight w:val="300"/>
            </w:trPr>
          </w:trPrChange>
        </w:trPr>
        <w:tc>
          <w:tcPr>
            <w:tcW w:w="1078" w:type="dxa"/>
            <w:gridSpan w:val="2"/>
            <w:shd w:val="clear" w:color="auto" w:fill="auto"/>
            <w:noWrap/>
            <w:vAlign w:val="bottom"/>
            <w:hideMark/>
            <w:tcPrChange w:id="1701" w:author="BENIWAL VIRENDER" w:date="2021-09-07T12:45:00Z">
              <w:tcPr>
                <w:tcW w:w="960" w:type="dxa"/>
                <w:shd w:val="clear" w:color="auto" w:fill="auto"/>
                <w:noWrap/>
                <w:vAlign w:val="bottom"/>
                <w:hideMark/>
              </w:tcPr>
            </w:tcPrChange>
          </w:tcPr>
          <w:p w14:paraId="12B41406"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58</w:t>
            </w:r>
          </w:p>
        </w:tc>
        <w:tc>
          <w:tcPr>
            <w:tcW w:w="1989" w:type="dxa"/>
            <w:gridSpan w:val="2"/>
            <w:shd w:val="clear" w:color="auto" w:fill="auto"/>
            <w:noWrap/>
            <w:vAlign w:val="bottom"/>
            <w:hideMark/>
            <w:tcPrChange w:id="1702" w:author="BENIWAL VIRENDER" w:date="2021-09-07T12:45:00Z">
              <w:tcPr>
                <w:tcW w:w="2060" w:type="dxa"/>
                <w:shd w:val="clear" w:color="auto" w:fill="auto"/>
                <w:noWrap/>
                <w:vAlign w:val="bottom"/>
                <w:hideMark/>
              </w:tcPr>
            </w:tcPrChange>
          </w:tcPr>
          <w:p w14:paraId="2170EE84"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RSP34570</w:t>
            </w:r>
          </w:p>
        </w:tc>
        <w:tc>
          <w:tcPr>
            <w:tcW w:w="4946" w:type="dxa"/>
            <w:gridSpan w:val="2"/>
            <w:shd w:val="clear" w:color="auto" w:fill="auto"/>
            <w:noWrap/>
            <w:vAlign w:val="bottom"/>
            <w:hideMark/>
            <w:tcPrChange w:id="1703" w:author="BENIWAL VIRENDER" w:date="2021-09-07T12:45:00Z">
              <w:tcPr>
                <w:tcW w:w="5140" w:type="dxa"/>
                <w:shd w:val="clear" w:color="auto" w:fill="auto"/>
                <w:noWrap/>
                <w:vAlign w:val="bottom"/>
                <w:hideMark/>
              </w:tcPr>
            </w:tcPrChange>
          </w:tcPr>
          <w:p w14:paraId="047B0A9C"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Transaction Control Report</w:t>
            </w:r>
          </w:p>
        </w:tc>
        <w:tc>
          <w:tcPr>
            <w:tcW w:w="1337" w:type="dxa"/>
            <w:tcPrChange w:id="1704" w:author="BENIWAL VIRENDER" w:date="2021-09-07T12:45:00Z">
              <w:tcPr>
                <w:tcW w:w="1190" w:type="dxa"/>
              </w:tcPr>
            </w:tcPrChange>
          </w:tcPr>
          <w:p w14:paraId="6BE286BB"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47BC7A4C" w14:textId="713C8FB6" w:rsidTr="00D06430">
        <w:trPr>
          <w:trHeight w:val="300"/>
          <w:trPrChange w:id="1705" w:author="BENIWAL VIRENDER" w:date="2021-09-07T12:45:00Z">
            <w:trPr>
              <w:trHeight w:val="300"/>
            </w:trPr>
          </w:trPrChange>
        </w:trPr>
        <w:tc>
          <w:tcPr>
            <w:tcW w:w="1078" w:type="dxa"/>
            <w:gridSpan w:val="2"/>
            <w:shd w:val="clear" w:color="auto" w:fill="auto"/>
            <w:noWrap/>
            <w:vAlign w:val="bottom"/>
            <w:hideMark/>
            <w:tcPrChange w:id="1706" w:author="BENIWAL VIRENDER" w:date="2021-09-07T12:45:00Z">
              <w:tcPr>
                <w:tcW w:w="960" w:type="dxa"/>
                <w:shd w:val="clear" w:color="auto" w:fill="auto"/>
                <w:noWrap/>
                <w:vAlign w:val="bottom"/>
                <w:hideMark/>
              </w:tcPr>
            </w:tcPrChange>
          </w:tcPr>
          <w:p w14:paraId="22174D82"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59</w:t>
            </w:r>
          </w:p>
        </w:tc>
        <w:tc>
          <w:tcPr>
            <w:tcW w:w="1989" w:type="dxa"/>
            <w:gridSpan w:val="2"/>
            <w:shd w:val="clear" w:color="auto" w:fill="auto"/>
            <w:noWrap/>
            <w:vAlign w:val="bottom"/>
            <w:hideMark/>
            <w:tcPrChange w:id="1707" w:author="BENIWAL VIRENDER" w:date="2021-09-07T12:45:00Z">
              <w:tcPr>
                <w:tcW w:w="2060" w:type="dxa"/>
                <w:shd w:val="clear" w:color="auto" w:fill="auto"/>
                <w:noWrap/>
                <w:vAlign w:val="bottom"/>
                <w:hideMark/>
              </w:tcPr>
            </w:tcPrChange>
          </w:tcPr>
          <w:p w14:paraId="730526F3"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RSP319010</w:t>
            </w:r>
          </w:p>
        </w:tc>
        <w:tc>
          <w:tcPr>
            <w:tcW w:w="4946" w:type="dxa"/>
            <w:gridSpan w:val="2"/>
            <w:shd w:val="clear" w:color="auto" w:fill="auto"/>
            <w:noWrap/>
            <w:vAlign w:val="bottom"/>
            <w:hideMark/>
            <w:tcPrChange w:id="1708" w:author="BENIWAL VIRENDER" w:date="2021-09-07T12:45:00Z">
              <w:tcPr>
                <w:tcW w:w="5140" w:type="dxa"/>
                <w:shd w:val="clear" w:color="auto" w:fill="auto"/>
                <w:noWrap/>
                <w:vAlign w:val="bottom"/>
                <w:hideMark/>
              </w:tcPr>
            </w:tcPrChange>
          </w:tcPr>
          <w:p w14:paraId="27B4375C"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Tax control reports</w:t>
            </w:r>
          </w:p>
        </w:tc>
        <w:tc>
          <w:tcPr>
            <w:tcW w:w="1337" w:type="dxa"/>
            <w:tcPrChange w:id="1709" w:author="BENIWAL VIRENDER" w:date="2021-09-07T12:45:00Z">
              <w:tcPr>
                <w:tcW w:w="1190" w:type="dxa"/>
              </w:tcPr>
            </w:tcPrChange>
          </w:tcPr>
          <w:p w14:paraId="3B62210B"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594AA747" w14:textId="14275266" w:rsidTr="00D06430">
        <w:trPr>
          <w:trHeight w:val="300"/>
          <w:trPrChange w:id="1710" w:author="BENIWAL VIRENDER" w:date="2021-09-07T12:45:00Z">
            <w:trPr>
              <w:trHeight w:val="300"/>
            </w:trPr>
          </w:trPrChange>
        </w:trPr>
        <w:tc>
          <w:tcPr>
            <w:tcW w:w="1078" w:type="dxa"/>
            <w:gridSpan w:val="2"/>
            <w:shd w:val="clear" w:color="auto" w:fill="auto"/>
            <w:noWrap/>
            <w:vAlign w:val="bottom"/>
            <w:hideMark/>
            <w:tcPrChange w:id="1711" w:author="BENIWAL VIRENDER" w:date="2021-09-07T12:45:00Z">
              <w:tcPr>
                <w:tcW w:w="960" w:type="dxa"/>
                <w:shd w:val="clear" w:color="auto" w:fill="auto"/>
                <w:noWrap/>
                <w:vAlign w:val="bottom"/>
                <w:hideMark/>
              </w:tcPr>
            </w:tcPrChange>
          </w:tcPr>
          <w:p w14:paraId="24AC8017"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60</w:t>
            </w:r>
          </w:p>
        </w:tc>
        <w:tc>
          <w:tcPr>
            <w:tcW w:w="1989" w:type="dxa"/>
            <w:gridSpan w:val="2"/>
            <w:shd w:val="clear" w:color="auto" w:fill="auto"/>
            <w:noWrap/>
            <w:vAlign w:val="bottom"/>
            <w:hideMark/>
            <w:tcPrChange w:id="1712" w:author="BENIWAL VIRENDER" w:date="2021-09-07T12:45:00Z">
              <w:tcPr>
                <w:tcW w:w="2060" w:type="dxa"/>
                <w:shd w:val="clear" w:color="auto" w:fill="auto"/>
                <w:noWrap/>
                <w:vAlign w:val="bottom"/>
                <w:hideMark/>
              </w:tcPr>
            </w:tcPrChange>
          </w:tcPr>
          <w:p w14:paraId="08BABAF7"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RSP33434_1</w:t>
            </w:r>
          </w:p>
        </w:tc>
        <w:tc>
          <w:tcPr>
            <w:tcW w:w="4946" w:type="dxa"/>
            <w:gridSpan w:val="2"/>
            <w:shd w:val="clear" w:color="auto" w:fill="auto"/>
            <w:noWrap/>
            <w:vAlign w:val="bottom"/>
            <w:hideMark/>
            <w:tcPrChange w:id="1713" w:author="BENIWAL VIRENDER" w:date="2021-09-07T12:45:00Z">
              <w:tcPr>
                <w:tcW w:w="5140" w:type="dxa"/>
                <w:shd w:val="clear" w:color="auto" w:fill="auto"/>
                <w:noWrap/>
                <w:vAlign w:val="bottom"/>
                <w:hideMark/>
              </w:tcPr>
            </w:tcPrChange>
          </w:tcPr>
          <w:p w14:paraId="7EA34994" w14:textId="77777777" w:rsidR="00A26B5B" w:rsidRPr="00A26B5B" w:rsidRDefault="00A26B5B" w:rsidP="00A26B5B">
            <w:pPr>
              <w:spacing w:after="0" w:line="240" w:lineRule="auto"/>
              <w:rPr>
                <w:rFonts w:ascii="Calibri" w:eastAsia="Times New Roman" w:hAnsi="Calibri" w:cs="Calibri"/>
                <w:color w:val="000000"/>
              </w:rPr>
            </w:pPr>
            <w:commentRangeStart w:id="1714"/>
            <w:commentRangeStart w:id="1715"/>
            <w:r w:rsidRPr="00A26B5B">
              <w:rPr>
                <w:rFonts w:ascii="Calibri" w:eastAsia="Times New Roman" w:hAnsi="Calibri" w:cs="Calibri"/>
                <w:color w:val="000000"/>
              </w:rPr>
              <w:t xml:space="preserve">Transfers for free </w:t>
            </w:r>
            <w:proofErr w:type="spellStart"/>
            <w:r w:rsidRPr="00A26B5B">
              <w:rPr>
                <w:rFonts w:ascii="Calibri" w:eastAsia="Times New Roman" w:hAnsi="Calibri" w:cs="Calibri"/>
                <w:color w:val="000000"/>
              </w:rPr>
              <w:t>bw</w:t>
            </w:r>
            <w:proofErr w:type="spellEnd"/>
            <w:r w:rsidRPr="00A26B5B">
              <w:rPr>
                <w:rFonts w:ascii="Calibri" w:eastAsia="Times New Roman" w:hAnsi="Calibri" w:cs="Calibri"/>
                <w:color w:val="000000"/>
              </w:rPr>
              <w:t xml:space="preserve"> relatives in Off </w:t>
            </w:r>
            <w:proofErr w:type="spellStart"/>
            <w:r w:rsidRPr="00A26B5B">
              <w:rPr>
                <w:rFonts w:ascii="Calibri" w:eastAsia="Times New Roman" w:hAnsi="Calibri" w:cs="Calibri"/>
                <w:color w:val="000000"/>
              </w:rPr>
              <w:t>exch</w:t>
            </w:r>
            <w:proofErr w:type="spellEnd"/>
            <w:r w:rsidRPr="00A26B5B">
              <w:rPr>
                <w:rFonts w:ascii="Calibri" w:eastAsia="Times New Roman" w:hAnsi="Calibri" w:cs="Calibri"/>
                <w:color w:val="000000"/>
              </w:rPr>
              <w:t xml:space="preserve"> </w:t>
            </w:r>
            <w:proofErr w:type="spellStart"/>
            <w:r w:rsidRPr="00A26B5B">
              <w:rPr>
                <w:rFonts w:ascii="Calibri" w:eastAsia="Times New Roman" w:hAnsi="Calibri" w:cs="Calibri"/>
                <w:color w:val="000000"/>
              </w:rPr>
              <w:t>txn</w:t>
            </w:r>
            <w:commentRangeEnd w:id="1714"/>
            <w:proofErr w:type="spellEnd"/>
            <w:r w:rsidR="00B9312A">
              <w:rPr>
                <w:rStyle w:val="CommentReference"/>
              </w:rPr>
              <w:commentReference w:id="1714"/>
            </w:r>
            <w:commentRangeEnd w:id="1715"/>
            <w:r w:rsidR="006741F2">
              <w:rPr>
                <w:rStyle w:val="CommentReference"/>
              </w:rPr>
              <w:commentReference w:id="1715"/>
            </w:r>
          </w:p>
        </w:tc>
        <w:tc>
          <w:tcPr>
            <w:tcW w:w="1337" w:type="dxa"/>
            <w:tcPrChange w:id="1716" w:author="BENIWAL VIRENDER" w:date="2021-09-07T12:45:00Z">
              <w:tcPr>
                <w:tcW w:w="1190" w:type="dxa"/>
              </w:tcPr>
            </w:tcPrChange>
          </w:tcPr>
          <w:p w14:paraId="4390D54B"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4FB236EE" w14:textId="6127605B" w:rsidTr="00D06430">
        <w:trPr>
          <w:trHeight w:val="300"/>
          <w:trPrChange w:id="1717" w:author="BENIWAL VIRENDER" w:date="2021-09-07T12:45:00Z">
            <w:trPr>
              <w:trHeight w:val="300"/>
            </w:trPr>
          </w:trPrChange>
        </w:trPr>
        <w:tc>
          <w:tcPr>
            <w:tcW w:w="1078" w:type="dxa"/>
            <w:gridSpan w:val="2"/>
            <w:shd w:val="clear" w:color="auto" w:fill="auto"/>
            <w:noWrap/>
            <w:vAlign w:val="bottom"/>
            <w:hideMark/>
            <w:tcPrChange w:id="1718" w:author="BENIWAL VIRENDER" w:date="2021-09-07T12:45:00Z">
              <w:tcPr>
                <w:tcW w:w="960" w:type="dxa"/>
                <w:shd w:val="clear" w:color="auto" w:fill="auto"/>
                <w:noWrap/>
                <w:vAlign w:val="bottom"/>
                <w:hideMark/>
              </w:tcPr>
            </w:tcPrChange>
          </w:tcPr>
          <w:p w14:paraId="67D1D68F"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62</w:t>
            </w:r>
          </w:p>
        </w:tc>
        <w:tc>
          <w:tcPr>
            <w:tcW w:w="1989" w:type="dxa"/>
            <w:gridSpan w:val="2"/>
            <w:shd w:val="clear" w:color="auto" w:fill="auto"/>
            <w:noWrap/>
            <w:vAlign w:val="bottom"/>
            <w:hideMark/>
            <w:tcPrChange w:id="1719" w:author="BENIWAL VIRENDER" w:date="2021-09-07T12:45:00Z">
              <w:tcPr>
                <w:tcW w:w="2060" w:type="dxa"/>
                <w:shd w:val="clear" w:color="auto" w:fill="auto"/>
                <w:noWrap/>
                <w:vAlign w:val="bottom"/>
                <w:hideMark/>
              </w:tcPr>
            </w:tcPrChange>
          </w:tcPr>
          <w:p w14:paraId="78212D46"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RSP34210</w:t>
            </w:r>
          </w:p>
        </w:tc>
        <w:tc>
          <w:tcPr>
            <w:tcW w:w="4946" w:type="dxa"/>
            <w:gridSpan w:val="2"/>
            <w:shd w:val="clear" w:color="auto" w:fill="auto"/>
            <w:noWrap/>
            <w:vAlign w:val="bottom"/>
            <w:hideMark/>
            <w:tcPrChange w:id="1720" w:author="BENIWAL VIRENDER" w:date="2021-09-07T12:45:00Z">
              <w:tcPr>
                <w:tcW w:w="5140" w:type="dxa"/>
                <w:shd w:val="clear" w:color="auto" w:fill="auto"/>
                <w:noWrap/>
                <w:vAlign w:val="bottom"/>
                <w:hideMark/>
              </w:tcPr>
            </w:tcPrChange>
          </w:tcPr>
          <w:p w14:paraId="2BD2C3E7"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Security Transfer Details</w:t>
            </w:r>
          </w:p>
        </w:tc>
        <w:tc>
          <w:tcPr>
            <w:tcW w:w="1337" w:type="dxa"/>
            <w:tcPrChange w:id="1721" w:author="BENIWAL VIRENDER" w:date="2021-09-07T12:45:00Z">
              <w:tcPr>
                <w:tcW w:w="1190" w:type="dxa"/>
              </w:tcPr>
            </w:tcPrChange>
          </w:tcPr>
          <w:p w14:paraId="3EA87FE4"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1C0B38BF" w14:textId="75D30AC8" w:rsidTr="00D06430">
        <w:trPr>
          <w:trHeight w:val="300"/>
          <w:trPrChange w:id="1722" w:author="BENIWAL VIRENDER" w:date="2021-09-07T12:45:00Z">
            <w:trPr>
              <w:trHeight w:val="300"/>
            </w:trPr>
          </w:trPrChange>
        </w:trPr>
        <w:tc>
          <w:tcPr>
            <w:tcW w:w="1078" w:type="dxa"/>
            <w:gridSpan w:val="2"/>
            <w:shd w:val="clear" w:color="auto" w:fill="auto"/>
            <w:noWrap/>
            <w:vAlign w:val="bottom"/>
            <w:hideMark/>
            <w:tcPrChange w:id="1723" w:author="BENIWAL VIRENDER" w:date="2021-09-07T12:45:00Z">
              <w:tcPr>
                <w:tcW w:w="960" w:type="dxa"/>
                <w:shd w:val="clear" w:color="auto" w:fill="auto"/>
                <w:noWrap/>
                <w:vAlign w:val="bottom"/>
                <w:hideMark/>
              </w:tcPr>
            </w:tcPrChange>
          </w:tcPr>
          <w:p w14:paraId="02F22347"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63</w:t>
            </w:r>
          </w:p>
        </w:tc>
        <w:tc>
          <w:tcPr>
            <w:tcW w:w="1989" w:type="dxa"/>
            <w:gridSpan w:val="2"/>
            <w:shd w:val="clear" w:color="auto" w:fill="auto"/>
            <w:noWrap/>
            <w:vAlign w:val="bottom"/>
            <w:hideMark/>
            <w:tcPrChange w:id="1724" w:author="BENIWAL VIRENDER" w:date="2021-09-07T12:45:00Z">
              <w:tcPr>
                <w:tcW w:w="2060" w:type="dxa"/>
                <w:shd w:val="clear" w:color="auto" w:fill="auto"/>
                <w:noWrap/>
                <w:vAlign w:val="bottom"/>
                <w:hideMark/>
              </w:tcPr>
            </w:tcPrChange>
          </w:tcPr>
          <w:p w14:paraId="1E4013F7"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RSP33435_1</w:t>
            </w:r>
          </w:p>
        </w:tc>
        <w:tc>
          <w:tcPr>
            <w:tcW w:w="4946" w:type="dxa"/>
            <w:gridSpan w:val="2"/>
            <w:shd w:val="clear" w:color="auto" w:fill="auto"/>
            <w:noWrap/>
            <w:vAlign w:val="bottom"/>
            <w:hideMark/>
            <w:tcPrChange w:id="1725" w:author="BENIWAL VIRENDER" w:date="2021-09-07T12:45:00Z">
              <w:tcPr>
                <w:tcW w:w="5140" w:type="dxa"/>
                <w:shd w:val="clear" w:color="auto" w:fill="auto"/>
                <w:noWrap/>
                <w:vAlign w:val="bottom"/>
                <w:hideMark/>
              </w:tcPr>
            </w:tcPrChange>
          </w:tcPr>
          <w:p w14:paraId="1B4AB4EA" w14:textId="031992D4"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Report fro</w:t>
            </w:r>
            <w:r w:rsidR="004C5733">
              <w:rPr>
                <w:rFonts w:ascii="Calibri" w:eastAsia="Times New Roman" w:hAnsi="Calibri" w:cs="Calibri"/>
                <w:color w:val="000000"/>
              </w:rPr>
              <w:t>m</w:t>
            </w:r>
            <w:r w:rsidRPr="00A26B5B">
              <w:rPr>
                <w:rFonts w:ascii="Calibri" w:eastAsia="Times New Roman" w:hAnsi="Calibri" w:cs="Calibri"/>
                <w:color w:val="000000"/>
              </w:rPr>
              <w:t xml:space="preserve"> TASE  of transfer between relatives</w:t>
            </w:r>
          </w:p>
        </w:tc>
        <w:tc>
          <w:tcPr>
            <w:tcW w:w="1337" w:type="dxa"/>
            <w:tcPrChange w:id="1726" w:author="BENIWAL VIRENDER" w:date="2021-09-07T12:45:00Z">
              <w:tcPr>
                <w:tcW w:w="1190" w:type="dxa"/>
              </w:tcPr>
            </w:tcPrChange>
          </w:tcPr>
          <w:p w14:paraId="3C5191CB"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49DF2A5A" w14:textId="212CA112" w:rsidTr="00D06430">
        <w:trPr>
          <w:trHeight w:val="300"/>
          <w:trPrChange w:id="1727" w:author="BENIWAL VIRENDER" w:date="2021-09-07T12:45:00Z">
            <w:trPr>
              <w:trHeight w:val="300"/>
            </w:trPr>
          </w:trPrChange>
        </w:trPr>
        <w:tc>
          <w:tcPr>
            <w:tcW w:w="1078" w:type="dxa"/>
            <w:gridSpan w:val="2"/>
            <w:shd w:val="clear" w:color="auto" w:fill="auto"/>
            <w:noWrap/>
            <w:vAlign w:val="bottom"/>
            <w:hideMark/>
            <w:tcPrChange w:id="1728" w:author="BENIWAL VIRENDER" w:date="2021-09-07T12:45:00Z">
              <w:tcPr>
                <w:tcW w:w="960" w:type="dxa"/>
                <w:shd w:val="clear" w:color="auto" w:fill="auto"/>
                <w:noWrap/>
                <w:vAlign w:val="bottom"/>
                <w:hideMark/>
              </w:tcPr>
            </w:tcPrChange>
          </w:tcPr>
          <w:p w14:paraId="40EF0A48"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65</w:t>
            </w:r>
          </w:p>
        </w:tc>
        <w:tc>
          <w:tcPr>
            <w:tcW w:w="1989" w:type="dxa"/>
            <w:gridSpan w:val="2"/>
            <w:shd w:val="clear" w:color="auto" w:fill="auto"/>
            <w:noWrap/>
            <w:vAlign w:val="bottom"/>
            <w:hideMark/>
            <w:tcPrChange w:id="1729" w:author="BENIWAL VIRENDER" w:date="2021-09-07T12:45:00Z">
              <w:tcPr>
                <w:tcW w:w="2060" w:type="dxa"/>
                <w:shd w:val="clear" w:color="auto" w:fill="auto"/>
                <w:noWrap/>
                <w:vAlign w:val="bottom"/>
                <w:hideMark/>
              </w:tcPr>
            </w:tcPrChange>
          </w:tcPr>
          <w:p w14:paraId="2D6A3E47"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RSP3939</w:t>
            </w:r>
          </w:p>
        </w:tc>
        <w:tc>
          <w:tcPr>
            <w:tcW w:w="4946" w:type="dxa"/>
            <w:gridSpan w:val="2"/>
            <w:shd w:val="clear" w:color="auto" w:fill="auto"/>
            <w:noWrap/>
            <w:vAlign w:val="bottom"/>
            <w:hideMark/>
            <w:tcPrChange w:id="1730" w:author="BENIWAL VIRENDER" w:date="2021-09-07T12:45:00Z">
              <w:tcPr>
                <w:tcW w:w="5140" w:type="dxa"/>
                <w:shd w:val="clear" w:color="auto" w:fill="auto"/>
                <w:noWrap/>
                <w:vAlign w:val="bottom"/>
                <w:hideMark/>
              </w:tcPr>
            </w:tcPrChange>
          </w:tcPr>
          <w:p w14:paraId="5FE406A1"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Daily Control Reports</w:t>
            </w:r>
          </w:p>
        </w:tc>
        <w:tc>
          <w:tcPr>
            <w:tcW w:w="1337" w:type="dxa"/>
            <w:tcPrChange w:id="1731" w:author="BENIWAL VIRENDER" w:date="2021-09-07T12:45:00Z">
              <w:tcPr>
                <w:tcW w:w="1190" w:type="dxa"/>
              </w:tcPr>
            </w:tcPrChange>
          </w:tcPr>
          <w:p w14:paraId="482BFD64"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7932895A" w14:textId="2C25CDAB" w:rsidTr="00D06430">
        <w:trPr>
          <w:trHeight w:val="300"/>
          <w:trPrChange w:id="1732" w:author="BENIWAL VIRENDER" w:date="2021-09-07T12:45:00Z">
            <w:trPr>
              <w:trHeight w:val="300"/>
            </w:trPr>
          </w:trPrChange>
        </w:trPr>
        <w:tc>
          <w:tcPr>
            <w:tcW w:w="1078" w:type="dxa"/>
            <w:gridSpan w:val="2"/>
            <w:shd w:val="clear" w:color="auto" w:fill="auto"/>
            <w:noWrap/>
            <w:vAlign w:val="bottom"/>
            <w:hideMark/>
            <w:tcPrChange w:id="1733" w:author="BENIWAL VIRENDER" w:date="2021-09-07T12:45:00Z">
              <w:tcPr>
                <w:tcW w:w="960" w:type="dxa"/>
                <w:shd w:val="clear" w:color="auto" w:fill="auto"/>
                <w:noWrap/>
                <w:vAlign w:val="bottom"/>
                <w:hideMark/>
              </w:tcPr>
            </w:tcPrChange>
          </w:tcPr>
          <w:p w14:paraId="0275E91E"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67</w:t>
            </w:r>
          </w:p>
        </w:tc>
        <w:tc>
          <w:tcPr>
            <w:tcW w:w="1989" w:type="dxa"/>
            <w:gridSpan w:val="2"/>
            <w:shd w:val="clear" w:color="auto" w:fill="auto"/>
            <w:noWrap/>
            <w:vAlign w:val="bottom"/>
            <w:hideMark/>
            <w:tcPrChange w:id="1734" w:author="BENIWAL VIRENDER" w:date="2021-09-07T12:45:00Z">
              <w:tcPr>
                <w:tcW w:w="2060" w:type="dxa"/>
                <w:shd w:val="clear" w:color="auto" w:fill="auto"/>
                <w:noWrap/>
                <w:vAlign w:val="bottom"/>
                <w:hideMark/>
              </w:tcPr>
            </w:tcPrChange>
          </w:tcPr>
          <w:p w14:paraId="007CE684"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RSP33435</w:t>
            </w:r>
          </w:p>
        </w:tc>
        <w:tc>
          <w:tcPr>
            <w:tcW w:w="4946" w:type="dxa"/>
            <w:gridSpan w:val="2"/>
            <w:shd w:val="clear" w:color="auto" w:fill="auto"/>
            <w:noWrap/>
            <w:vAlign w:val="bottom"/>
            <w:hideMark/>
            <w:tcPrChange w:id="1735" w:author="BENIWAL VIRENDER" w:date="2021-09-07T12:45:00Z">
              <w:tcPr>
                <w:tcW w:w="5140" w:type="dxa"/>
                <w:shd w:val="clear" w:color="auto" w:fill="auto"/>
                <w:noWrap/>
                <w:vAlign w:val="bottom"/>
                <w:hideMark/>
              </w:tcPr>
            </w:tcPrChange>
          </w:tcPr>
          <w:p w14:paraId="52A403CC" w14:textId="77777777" w:rsidR="00A26B5B" w:rsidRPr="00A26B5B" w:rsidRDefault="00A26B5B" w:rsidP="00A26B5B">
            <w:pPr>
              <w:spacing w:after="0" w:line="240" w:lineRule="auto"/>
              <w:rPr>
                <w:rFonts w:ascii="Calibri" w:eastAsia="Times New Roman" w:hAnsi="Calibri" w:cs="Calibri"/>
                <w:color w:val="000000"/>
              </w:rPr>
            </w:pPr>
            <w:commentRangeStart w:id="1736"/>
            <w:r w:rsidRPr="00A26B5B">
              <w:rPr>
                <w:rFonts w:ascii="Calibri" w:eastAsia="Times New Roman" w:hAnsi="Calibri" w:cs="Calibri"/>
                <w:color w:val="000000"/>
              </w:rPr>
              <w:t>Report for TASE  of transfer between relatives</w:t>
            </w:r>
            <w:commentRangeEnd w:id="1736"/>
            <w:r w:rsidR="003E29AA">
              <w:rPr>
                <w:rStyle w:val="CommentReference"/>
              </w:rPr>
              <w:commentReference w:id="1736"/>
            </w:r>
          </w:p>
        </w:tc>
        <w:tc>
          <w:tcPr>
            <w:tcW w:w="1337" w:type="dxa"/>
            <w:tcPrChange w:id="1737" w:author="BENIWAL VIRENDER" w:date="2021-09-07T12:45:00Z">
              <w:tcPr>
                <w:tcW w:w="1190" w:type="dxa"/>
              </w:tcPr>
            </w:tcPrChange>
          </w:tcPr>
          <w:p w14:paraId="414FE2C7"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0196D303" w14:textId="12EB7E9C" w:rsidTr="00D06430">
        <w:trPr>
          <w:trHeight w:val="300"/>
          <w:trPrChange w:id="1738" w:author="BENIWAL VIRENDER" w:date="2021-09-07T12:45:00Z">
            <w:trPr>
              <w:trHeight w:val="300"/>
            </w:trPr>
          </w:trPrChange>
        </w:trPr>
        <w:tc>
          <w:tcPr>
            <w:tcW w:w="1078" w:type="dxa"/>
            <w:gridSpan w:val="2"/>
            <w:shd w:val="clear" w:color="auto" w:fill="auto"/>
            <w:noWrap/>
            <w:vAlign w:val="bottom"/>
            <w:hideMark/>
            <w:tcPrChange w:id="1739" w:author="BENIWAL VIRENDER" w:date="2021-09-07T12:45:00Z">
              <w:tcPr>
                <w:tcW w:w="960" w:type="dxa"/>
                <w:shd w:val="clear" w:color="auto" w:fill="auto"/>
                <w:noWrap/>
                <w:vAlign w:val="bottom"/>
                <w:hideMark/>
              </w:tcPr>
            </w:tcPrChange>
          </w:tcPr>
          <w:p w14:paraId="22CC2F64"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68</w:t>
            </w:r>
          </w:p>
        </w:tc>
        <w:tc>
          <w:tcPr>
            <w:tcW w:w="1989" w:type="dxa"/>
            <w:gridSpan w:val="2"/>
            <w:shd w:val="clear" w:color="auto" w:fill="auto"/>
            <w:noWrap/>
            <w:vAlign w:val="bottom"/>
            <w:hideMark/>
            <w:tcPrChange w:id="1740" w:author="BENIWAL VIRENDER" w:date="2021-09-07T12:45:00Z">
              <w:tcPr>
                <w:tcW w:w="2060" w:type="dxa"/>
                <w:shd w:val="clear" w:color="auto" w:fill="auto"/>
                <w:noWrap/>
                <w:vAlign w:val="bottom"/>
                <w:hideMark/>
              </w:tcPr>
            </w:tcPrChange>
          </w:tcPr>
          <w:p w14:paraId="0E42E62C"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RSP37960</w:t>
            </w:r>
          </w:p>
        </w:tc>
        <w:tc>
          <w:tcPr>
            <w:tcW w:w="4946" w:type="dxa"/>
            <w:gridSpan w:val="2"/>
            <w:shd w:val="clear" w:color="auto" w:fill="auto"/>
            <w:noWrap/>
            <w:vAlign w:val="bottom"/>
            <w:hideMark/>
            <w:tcPrChange w:id="1741" w:author="BENIWAL VIRENDER" w:date="2021-09-07T12:45:00Z">
              <w:tcPr>
                <w:tcW w:w="5140" w:type="dxa"/>
                <w:shd w:val="clear" w:color="auto" w:fill="auto"/>
                <w:noWrap/>
                <w:vAlign w:val="bottom"/>
                <w:hideMark/>
              </w:tcPr>
            </w:tcPrChange>
          </w:tcPr>
          <w:p w14:paraId="3784ED78"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Accounts with Securities/Deposits under foreclosure</w:t>
            </w:r>
          </w:p>
        </w:tc>
        <w:tc>
          <w:tcPr>
            <w:tcW w:w="1337" w:type="dxa"/>
            <w:tcPrChange w:id="1742" w:author="BENIWAL VIRENDER" w:date="2021-09-07T12:45:00Z">
              <w:tcPr>
                <w:tcW w:w="1190" w:type="dxa"/>
              </w:tcPr>
            </w:tcPrChange>
          </w:tcPr>
          <w:p w14:paraId="6F64EBD4"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1BA0F361" w14:textId="6D44DDEF" w:rsidTr="00D06430">
        <w:trPr>
          <w:trHeight w:val="300"/>
          <w:trPrChange w:id="1743" w:author="BENIWAL VIRENDER" w:date="2021-09-07T12:45:00Z">
            <w:trPr>
              <w:trHeight w:val="300"/>
            </w:trPr>
          </w:trPrChange>
        </w:trPr>
        <w:tc>
          <w:tcPr>
            <w:tcW w:w="1078" w:type="dxa"/>
            <w:gridSpan w:val="2"/>
            <w:shd w:val="clear" w:color="auto" w:fill="auto"/>
            <w:noWrap/>
            <w:vAlign w:val="bottom"/>
            <w:hideMark/>
            <w:tcPrChange w:id="1744" w:author="BENIWAL VIRENDER" w:date="2021-09-07T12:45:00Z">
              <w:tcPr>
                <w:tcW w:w="960" w:type="dxa"/>
                <w:shd w:val="clear" w:color="auto" w:fill="auto"/>
                <w:noWrap/>
                <w:vAlign w:val="bottom"/>
                <w:hideMark/>
              </w:tcPr>
            </w:tcPrChange>
          </w:tcPr>
          <w:p w14:paraId="1229D955"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69</w:t>
            </w:r>
          </w:p>
        </w:tc>
        <w:tc>
          <w:tcPr>
            <w:tcW w:w="1989" w:type="dxa"/>
            <w:gridSpan w:val="2"/>
            <w:shd w:val="clear" w:color="auto" w:fill="auto"/>
            <w:noWrap/>
            <w:vAlign w:val="bottom"/>
            <w:hideMark/>
            <w:tcPrChange w:id="1745" w:author="BENIWAL VIRENDER" w:date="2021-09-07T12:45:00Z">
              <w:tcPr>
                <w:tcW w:w="2060" w:type="dxa"/>
                <w:shd w:val="clear" w:color="auto" w:fill="auto"/>
                <w:noWrap/>
                <w:vAlign w:val="bottom"/>
                <w:hideMark/>
              </w:tcPr>
            </w:tcPrChange>
          </w:tcPr>
          <w:p w14:paraId="6A83510B"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RSP3939_1</w:t>
            </w:r>
          </w:p>
        </w:tc>
        <w:tc>
          <w:tcPr>
            <w:tcW w:w="4946" w:type="dxa"/>
            <w:gridSpan w:val="2"/>
            <w:shd w:val="clear" w:color="auto" w:fill="auto"/>
            <w:noWrap/>
            <w:vAlign w:val="bottom"/>
            <w:hideMark/>
            <w:tcPrChange w:id="1746" w:author="BENIWAL VIRENDER" w:date="2021-09-07T12:45:00Z">
              <w:tcPr>
                <w:tcW w:w="5140" w:type="dxa"/>
                <w:shd w:val="clear" w:color="auto" w:fill="auto"/>
                <w:noWrap/>
                <w:vAlign w:val="bottom"/>
                <w:hideMark/>
              </w:tcPr>
            </w:tcPrChange>
          </w:tcPr>
          <w:p w14:paraId="4AC8FD0F"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Daily Control Reports</w:t>
            </w:r>
          </w:p>
        </w:tc>
        <w:tc>
          <w:tcPr>
            <w:tcW w:w="1337" w:type="dxa"/>
            <w:tcPrChange w:id="1747" w:author="BENIWAL VIRENDER" w:date="2021-09-07T12:45:00Z">
              <w:tcPr>
                <w:tcW w:w="1190" w:type="dxa"/>
              </w:tcPr>
            </w:tcPrChange>
          </w:tcPr>
          <w:p w14:paraId="06031097" w14:textId="77777777" w:rsidR="00A26B5B" w:rsidRPr="00A26B5B" w:rsidRDefault="00A26B5B" w:rsidP="00A26B5B">
            <w:pPr>
              <w:spacing w:after="0" w:line="240" w:lineRule="auto"/>
              <w:rPr>
                <w:rFonts w:ascii="Calibri" w:eastAsia="Times New Roman" w:hAnsi="Calibri" w:cs="Calibri"/>
                <w:color w:val="000000"/>
              </w:rPr>
            </w:pPr>
          </w:p>
        </w:tc>
      </w:tr>
      <w:tr w:rsidR="00A26B5B" w:rsidRPr="00A26B5B" w14:paraId="2DEB88AF" w14:textId="770E2613" w:rsidTr="00D06430">
        <w:trPr>
          <w:trHeight w:val="300"/>
          <w:trPrChange w:id="1748" w:author="BENIWAL VIRENDER" w:date="2021-09-07T12:45:00Z">
            <w:trPr>
              <w:trHeight w:val="300"/>
            </w:trPr>
          </w:trPrChange>
        </w:trPr>
        <w:tc>
          <w:tcPr>
            <w:tcW w:w="1078" w:type="dxa"/>
            <w:gridSpan w:val="2"/>
            <w:shd w:val="clear" w:color="auto" w:fill="auto"/>
            <w:noWrap/>
            <w:vAlign w:val="bottom"/>
            <w:hideMark/>
            <w:tcPrChange w:id="1749" w:author="BENIWAL VIRENDER" w:date="2021-09-07T12:45:00Z">
              <w:tcPr>
                <w:tcW w:w="960" w:type="dxa"/>
                <w:shd w:val="clear" w:color="auto" w:fill="auto"/>
                <w:noWrap/>
                <w:vAlign w:val="bottom"/>
                <w:hideMark/>
              </w:tcPr>
            </w:tcPrChange>
          </w:tcPr>
          <w:p w14:paraId="08A59C4B" w14:textId="77777777" w:rsidR="00A26B5B" w:rsidRPr="00A26B5B" w:rsidRDefault="00A26B5B" w:rsidP="00A26B5B">
            <w:pPr>
              <w:spacing w:after="0" w:line="240" w:lineRule="auto"/>
              <w:jc w:val="right"/>
              <w:rPr>
                <w:rFonts w:ascii="Calibri" w:eastAsia="Times New Roman" w:hAnsi="Calibri" w:cs="Calibri"/>
                <w:color w:val="000000"/>
              </w:rPr>
            </w:pPr>
            <w:r w:rsidRPr="00A26B5B">
              <w:rPr>
                <w:rFonts w:ascii="Calibri" w:eastAsia="Times New Roman" w:hAnsi="Calibri" w:cs="Calibri"/>
                <w:color w:val="000000"/>
              </w:rPr>
              <w:t>70</w:t>
            </w:r>
          </w:p>
        </w:tc>
        <w:tc>
          <w:tcPr>
            <w:tcW w:w="1989" w:type="dxa"/>
            <w:gridSpan w:val="2"/>
            <w:shd w:val="clear" w:color="auto" w:fill="auto"/>
            <w:noWrap/>
            <w:vAlign w:val="bottom"/>
            <w:hideMark/>
            <w:tcPrChange w:id="1750" w:author="BENIWAL VIRENDER" w:date="2021-09-07T12:45:00Z">
              <w:tcPr>
                <w:tcW w:w="2060" w:type="dxa"/>
                <w:shd w:val="clear" w:color="auto" w:fill="auto"/>
                <w:noWrap/>
                <w:vAlign w:val="bottom"/>
                <w:hideMark/>
              </w:tcPr>
            </w:tcPrChange>
          </w:tcPr>
          <w:p w14:paraId="5469AABC"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RSP2505</w:t>
            </w:r>
          </w:p>
        </w:tc>
        <w:tc>
          <w:tcPr>
            <w:tcW w:w="4946" w:type="dxa"/>
            <w:gridSpan w:val="2"/>
            <w:shd w:val="clear" w:color="auto" w:fill="auto"/>
            <w:noWrap/>
            <w:vAlign w:val="bottom"/>
            <w:hideMark/>
            <w:tcPrChange w:id="1751" w:author="BENIWAL VIRENDER" w:date="2021-09-07T12:45:00Z">
              <w:tcPr>
                <w:tcW w:w="5140" w:type="dxa"/>
                <w:shd w:val="clear" w:color="auto" w:fill="auto"/>
                <w:noWrap/>
                <w:vAlign w:val="bottom"/>
                <w:hideMark/>
              </w:tcPr>
            </w:tcPrChange>
          </w:tcPr>
          <w:p w14:paraId="74C7BEB1" w14:textId="77777777" w:rsidR="00A26B5B" w:rsidRPr="00A26B5B" w:rsidRDefault="00A26B5B" w:rsidP="00A26B5B">
            <w:pPr>
              <w:spacing w:after="0" w:line="240" w:lineRule="auto"/>
              <w:rPr>
                <w:rFonts w:ascii="Calibri" w:eastAsia="Times New Roman" w:hAnsi="Calibri" w:cs="Calibri"/>
                <w:color w:val="000000"/>
              </w:rPr>
            </w:pPr>
            <w:r w:rsidRPr="00A26B5B">
              <w:rPr>
                <w:rFonts w:ascii="Calibri" w:eastAsia="Times New Roman" w:hAnsi="Calibri" w:cs="Calibri"/>
                <w:color w:val="000000"/>
              </w:rPr>
              <w:t>Fees for TASE real time rates requests</w:t>
            </w:r>
          </w:p>
        </w:tc>
        <w:tc>
          <w:tcPr>
            <w:tcW w:w="1337" w:type="dxa"/>
            <w:tcPrChange w:id="1752" w:author="BENIWAL VIRENDER" w:date="2021-09-07T12:45:00Z">
              <w:tcPr>
                <w:tcW w:w="1190" w:type="dxa"/>
              </w:tcPr>
            </w:tcPrChange>
          </w:tcPr>
          <w:p w14:paraId="74D7AF1E" w14:textId="77777777" w:rsidR="00A26B5B" w:rsidRPr="00A26B5B" w:rsidRDefault="00A26B5B" w:rsidP="00A26B5B">
            <w:pPr>
              <w:spacing w:after="0" w:line="240" w:lineRule="auto"/>
              <w:rPr>
                <w:rFonts w:ascii="Calibri" w:eastAsia="Times New Roman" w:hAnsi="Calibri" w:cs="Calibri"/>
                <w:color w:val="000000"/>
              </w:rPr>
            </w:pPr>
          </w:p>
        </w:tc>
      </w:tr>
      <w:tr w:rsidR="001520AD" w:rsidRPr="00A26B5B" w14:paraId="76B15991" w14:textId="77777777" w:rsidTr="00D06430">
        <w:trPr>
          <w:trHeight w:val="300"/>
          <w:ins w:id="1753" w:author="Hilla Rafalovitz" w:date="2021-08-20T10:58:00Z"/>
          <w:trPrChange w:id="1754" w:author="BENIWAL VIRENDER" w:date="2021-09-07T12:45:00Z">
            <w:trPr>
              <w:trHeight w:val="300"/>
            </w:trPr>
          </w:trPrChange>
        </w:trPr>
        <w:tc>
          <w:tcPr>
            <w:tcW w:w="1078" w:type="dxa"/>
            <w:shd w:val="clear" w:color="auto" w:fill="auto"/>
            <w:noWrap/>
            <w:vAlign w:val="bottom"/>
            <w:tcPrChange w:id="1755" w:author="BENIWAL VIRENDER" w:date="2021-09-07T12:45:00Z">
              <w:tcPr>
                <w:tcW w:w="960" w:type="dxa"/>
                <w:shd w:val="clear" w:color="auto" w:fill="auto"/>
                <w:noWrap/>
                <w:vAlign w:val="bottom"/>
              </w:tcPr>
            </w:tcPrChange>
          </w:tcPr>
          <w:p w14:paraId="24835C28" w14:textId="77777777" w:rsidR="001520AD" w:rsidRPr="00A26B5B" w:rsidRDefault="001520AD" w:rsidP="001520AD">
            <w:pPr>
              <w:spacing w:after="0" w:line="240" w:lineRule="auto"/>
              <w:jc w:val="right"/>
              <w:rPr>
                <w:ins w:id="1756" w:author="Hilla Rafalovitz" w:date="2021-08-20T10:58:00Z"/>
                <w:rFonts w:ascii="Calibri" w:eastAsia="Times New Roman" w:hAnsi="Calibri" w:cs="Calibri"/>
                <w:color w:val="000000"/>
              </w:rPr>
            </w:pPr>
          </w:p>
        </w:tc>
        <w:tc>
          <w:tcPr>
            <w:tcW w:w="1989" w:type="dxa"/>
            <w:gridSpan w:val="2"/>
            <w:shd w:val="clear" w:color="auto" w:fill="auto"/>
            <w:noWrap/>
            <w:vAlign w:val="bottom"/>
            <w:tcPrChange w:id="1757" w:author="BENIWAL VIRENDER" w:date="2021-09-07T12:45:00Z">
              <w:tcPr>
                <w:tcW w:w="2060" w:type="dxa"/>
                <w:shd w:val="clear" w:color="auto" w:fill="auto"/>
                <w:noWrap/>
                <w:vAlign w:val="bottom"/>
              </w:tcPr>
            </w:tcPrChange>
          </w:tcPr>
          <w:p w14:paraId="5E7326D9" w14:textId="77777777" w:rsidR="001520AD" w:rsidRPr="00A26B5B" w:rsidRDefault="001520AD" w:rsidP="001520AD">
            <w:pPr>
              <w:spacing w:after="0" w:line="240" w:lineRule="auto"/>
              <w:rPr>
                <w:ins w:id="1758" w:author="Hilla Rafalovitz" w:date="2021-08-20T10:58:00Z"/>
                <w:rFonts w:ascii="Calibri" w:eastAsia="Times New Roman" w:hAnsi="Calibri" w:cs="Calibri"/>
                <w:color w:val="000000"/>
              </w:rPr>
            </w:pPr>
          </w:p>
        </w:tc>
        <w:tc>
          <w:tcPr>
            <w:tcW w:w="4946" w:type="dxa"/>
            <w:gridSpan w:val="2"/>
            <w:shd w:val="clear" w:color="auto" w:fill="auto"/>
            <w:noWrap/>
            <w:vAlign w:val="bottom"/>
            <w:tcPrChange w:id="1759" w:author="BENIWAL VIRENDER" w:date="2021-09-07T12:45:00Z">
              <w:tcPr>
                <w:tcW w:w="5140" w:type="dxa"/>
                <w:shd w:val="clear" w:color="auto" w:fill="auto"/>
                <w:noWrap/>
                <w:vAlign w:val="bottom"/>
              </w:tcPr>
            </w:tcPrChange>
          </w:tcPr>
          <w:p w14:paraId="02A63524" w14:textId="0A8FCDB3" w:rsidR="001520AD" w:rsidRPr="00A26B5B" w:rsidRDefault="001520AD" w:rsidP="001520AD">
            <w:pPr>
              <w:spacing w:after="0" w:line="240" w:lineRule="auto"/>
              <w:rPr>
                <w:ins w:id="1760" w:author="Hilla Rafalovitz" w:date="2021-08-20T10:58:00Z"/>
                <w:rFonts w:ascii="Calibri" w:eastAsia="Times New Roman" w:hAnsi="Calibri" w:cs="Calibri"/>
                <w:color w:val="000000"/>
              </w:rPr>
            </w:pPr>
            <w:ins w:id="1761" w:author="Hilla Rafalovitz" w:date="2021-08-20T10:58:00Z">
              <w:r w:rsidRPr="00A26B5B">
                <w:rPr>
                  <w:rFonts w:ascii="Calibri" w:eastAsia="Times New Roman" w:hAnsi="Calibri" w:cs="Calibri"/>
                  <w:color w:val="000000"/>
                </w:rPr>
                <w:t xml:space="preserve">Fees for </w:t>
              </w:r>
              <w:r>
                <w:rPr>
                  <w:rFonts w:ascii="Calibri" w:eastAsia="Times New Roman" w:hAnsi="Calibri" w:cs="Calibri" w:hint="cs"/>
                  <w:color w:val="000000"/>
                </w:rPr>
                <w:t>CBOE</w:t>
              </w:r>
              <w:r w:rsidRPr="00A26B5B">
                <w:rPr>
                  <w:rFonts w:ascii="Calibri" w:eastAsia="Times New Roman" w:hAnsi="Calibri" w:cs="Calibri"/>
                  <w:color w:val="000000"/>
                </w:rPr>
                <w:t xml:space="preserve"> real time rates requests</w:t>
              </w:r>
            </w:ins>
          </w:p>
        </w:tc>
        <w:tc>
          <w:tcPr>
            <w:tcW w:w="1337" w:type="dxa"/>
            <w:gridSpan w:val="2"/>
            <w:tcPrChange w:id="1762" w:author="BENIWAL VIRENDER" w:date="2021-09-07T12:45:00Z">
              <w:tcPr>
                <w:tcW w:w="1190" w:type="dxa"/>
              </w:tcPr>
            </w:tcPrChange>
          </w:tcPr>
          <w:p w14:paraId="3D51658B" w14:textId="3835B79D" w:rsidR="001520AD" w:rsidRPr="00A26B5B" w:rsidRDefault="00746E5B" w:rsidP="001520AD">
            <w:pPr>
              <w:spacing w:after="0" w:line="240" w:lineRule="auto"/>
              <w:rPr>
                <w:ins w:id="1763" w:author="Hilla Rafalovitz" w:date="2021-08-20T10:58:00Z"/>
                <w:rFonts w:ascii="Calibri" w:eastAsia="Times New Roman" w:hAnsi="Calibri" w:cs="Calibri"/>
                <w:color w:val="000000"/>
              </w:rPr>
            </w:pPr>
            <w:commentRangeStart w:id="1764"/>
            <w:commentRangeStart w:id="1765"/>
            <w:ins w:id="1766" w:author="BENIWAL VIRENDER" w:date="2021-09-05T18:26:00Z">
              <w:r>
                <w:rPr>
                  <w:rFonts w:ascii="Calibri" w:eastAsia="Times New Roman" w:hAnsi="Calibri" w:cs="Calibri"/>
                  <w:color w:val="000000"/>
                </w:rPr>
                <w:t>RSP2505</w:t>
              </w:r>
            </w:ins>
            <w:commentRangeEnd w:id="1764"/>
            <w:r w:rsidR="00297C6F">
              <w:rPr>
                <w:rStyle w:val="CommentReference"/>
              </w:rPr>
              <w:commentReference w:id="1764"/>
            </w:r>
            <w:commentRangeEnd w:id="1765"/>
            <w:r w:rsidR="00741593">
              <w:rPr>
                <w:rStyle w:val="CommentReference"/>
              </w:rPr>
              <w:commentReference w:id="1765"/>
            </w:r>
          </w:p>
        </w:tc>
      </w:tr>
      <w:tr w:rsidR="00010AEA" w:rsidRPr="00A26B5B" w14:paraId="5C527C4B" w14:textId="77777777" w:rsidTr="00D06430">
        <w:trPr>
          <w:trHeight w:val="300"/>
          <w:ins w:id="1768" w:author="Hilla Rafalovitz" w:date="2021-08-20T10:58:00Z"/>
          <w:trPrChange w:id="1769" w:author="BENIWAL VIRENDER" w:date="2021-09-07T12:45:00Z">
            <w:trPr>
              <w:trHeight w:val="300"/>
            </w:trPr>
          </w:trPrChange>
        </w:trPr>
        <w:tc>
          <w:tcPr>
            <w:tcW w:w="1078" w:type="dxa"/>
            <w:shd w:val="clear" w:color="auto" w:fill="auto"/>
            <w:noWrap/>
            <w:vAlign w:val="bottom"/>
            <w:tcPrChange w:id="1770" w:author="BENIWAL VIRENDER" w:date="2021-09-07T12:45:00Z">
              <w:tcPr>
                <w:tcW w:w="960" w:type="dxa"/>
                <w:shd w:val="clear" w:color="auto" w:fill="auto"/>
                <w:noWrap/>
                <w:vAlign w:val="bottom"/>
              </w:tcPr>
            </w:tcPrChange>
          </w:tcPr>
          <w:p w14:paraId="67049E04" w14:textId="77777777" w:rsidR="00010AEA" w:rsidRPr="00A26B5B" w:rsidRDefault="00010AEA" w:rsidP="001520AD">
            <w:pPr>
              <w:spacing w:after="0" w:line="240" w:lineRule="auto"/>
              <w:jc w:val="right"/>
              <w:rPr>
                <w:ins w:id="1771" w:author="Hilla Rafalovitz" w:date="2021-08-20T10:58:00Z"/>
                <w:rFonts w:ascii="Calibri" w:eastAsia="Times New Roman" w:hAnsi="Calibri" w:cs="Calibri"/>
                <w:color w:val="000000"/>
              </w:rPr>
            </w:pPr>
          </w:p>
        </w:tc>
        <w:tc>
          <w:tcPr>
            <w:tcW w:w="1989" w:type="dxa"/>
            <w:gridSpan w:val="2"/>
            <w:shd w:val="clear" w:color="auto" w:fill="auto"/>
            <w:noWrap/>
            <w:vAlign w:val="bottom"/>
            <w:tcPrChange w:id="1772" w:author="BENIWAL VIRENDER" w:date="2021-09-07T12:45:00Z">
              <w:tcPr>
                <w:tcW w:w="2060" w:type="dxa"/>
                <w:shd w:val="clear" w:color="auto" w:fill="auto"/>
                <w:noWrap/>
                <w:vAlign w:val="bottom"/>
              </w:tcPr>
            </w:tcPrChange>
          </w:tcPr>
          <w:p w14:paraId="372EFAA3" w14:textId="77777777" w:rsidR="00010AEA" w:rsidRPr="00A26B5B" w:rsidRDefault="00010AEA" w:rsidP="001520AD">
            <w:pPr>
              <w:spacing w:after="0" w:line="240" w:lineRule="auto"/>
              <w:rPr>
                <w:ins w:id="1773" w:author="Hilla Rafalovitz" w:date="2021-08-20T10:58:00Z"/>
                <w:rFonts w:ascii="Calibri" w:eastAsia="Times New Roman" w:hAnsi="Calibri" w:cs="Calibri"/>
                <w:color w:val="000000"/>
              </w:rPr>
            </w:pPr>
          </w:p>
        </w:tc>
        <w:tc>
          <w:tcPr>
            <w:tcW w:w="4946" w:type="dxa"/>
            <w:gridSpan w:val="2"/>
            <w:shd w:val="clear" w:color="auto" w:fill="auto"/>
            <w:noWrap/>
            <w:vAlign w:val="bottom"/>
            <w:tcPrChange w:id="1774" w:author="BENIWAL VIRENDER" w:date="2021-09-07T12:45:00Z">
              <w:tcPr>
                <w:tcW w:w="5140" w:type="dxa"/>
                <w:shd w:val="clear" w:color="auto" w:fill="auto"/>
                <w:noWrap/>
                <w:vAlign w:val="bottom"/>
              </w:tcPr>
            </w:tcPrChange>
          </w:tcPr>
          <w:p w14:paraId="20520A5F" w14:textId="73DFB65B" w:rsidR="00010AEA" w:rsidRPr="00A26B5B" w:rsidRDefault="00A22892" w:rsidP="001520AD">
            <w:pPr>
              <w:spacing w:after="0" w:line="240" w:lineRule="auto"/>
              <w:rPr>
                <w:ins w:id="1775" w:author="Hilla Rafalovitz" w:date="2021-08-20T10:58:00Z"/>
                <w:rFonts w:ascii="Calibri" w:eastAsia="Times New Roman" w:hAnsi="Calibri" w:cs="Calibri"/>
                <w:color w:val="000000"/>
              </w:rPr>
            </w:pPr>
            <w:ins w:id="1776" w:author="Hilla Rafalovitz" w:date="2021-08-20T11:00:00Z">
              <w:r>
                <w:rPr>
                  <w:rFonts w:ascii="Calibri" w:eastAsia="Times New Roman" w:hAnsi="Calibri" w:cs="Calibri"/>
                  <w:color w:val="000000"/>
                </w:rPr>
                <w:t xml:space="preserve">Foreign securities reports  </w:t>
              </w:r>
            </w:ins>
            <w:ins w:id="1777" w:author="Hilla Rafalovitz" w:date="2021-08-20T11:01:00Z">
              <w:r w:rsidR="00F469D1">
                <w:rPr>
                  <w:rFonts w:ascii="Calibri" w:eastAsia="Times New Roman" w:hAnsi="Calibri" w:cs="Calibri"/>
                  <w:color w:val="000000"/>
                </w:rPr>
                <w:t>(872,</w:t>
              </w:r>
              <w:r w:rsidR="00BA4AFA">
                <w:rPr>
                  <w:rFonts w:ascii="Calibri" w:eastAsia="Times New Roman" w:hAnsi="Calibri" w:cs="Calibri"/>
                  <w:color w:val="000000"/>
                </w:rPr>
                <w:t xml:space="preserve"> </w:t>
              </w:r>
            </w:ins>
            <w:ins w:id="1778" w:author="Hilla Rafalovitz" w:date="2021-10-07T13:14:00Z">
              <w:r w:rsidR="00125AF7">
                <w:rPr>
                  <w:rFonts w:ascii="Calibri" w:eastAsia="Times New Roman" w:hAnsi="Calibri" w:cs="Calibri"/>
                  <w:color w:val="000000"/>
                </w:rPr>
                <w:t xml:space="preserve">870, </w:t>
              </w:r>
            </w:ins>
            <w:ins w:id="1779" w:author="Hilla Rafalovitz" w:date="2021-08-20T11:01:00Z">
              <w:r w:rsidR="00BA4AFA">
                <w:rPr>
                  <w:rFonts w:ascii="Calibri" w:eastAsia="Times New Roman" w:hAnsi="Calibri" w:cs="Calibri"/>
                  <w:color w:val="000000"/>
                </w:rPr>
                <w:t>active report)</w:t>
              </w:r>
            </w:ins>
          </w:p>
        </w:tc>
        <w:tc>
          <w:tcPr>
            <w:tcW w:w="1337" w:type="dxa"/>
            <w:gridSpan w:val="2"/>
            <w:tcPrChange w:id="1780" w:author="BENIWAL VIRENDER" w:date="2021-09-07T12:45:00Z">
              <w:tcPr>
                <w:tcW w:w="1190" w:type="dxa"/>
              </w:tcPr>
            </w:tcPrChange>
          </w:tcPr>
          <w:p w14:paraId="0664991C" w14:textId="3443403E" w:rsidR="00010AEA" w:rsidRPr="00A26B5B" w:rsidRDefault="00297C6F" w:rsidP="001520AD">
            <w:pPr>
              <w:spacing w:after="0" w:line="240" w:lineRule="auto"/>
              <w:rPr>
                <w:ins w:id="1781" w:author="Hilla Rafalovitz" w:date="2021-08-20T10:58:00Z"/>
                <w:rFonts w:ascii="Calibri" w:eastAsia="Times New Roman" w:hAnsi="Calibri" w:cs="Calibri"/>
                <w:color w:val="000000"/>
              </w:rPr>
            </w:pPr>
            <w:ins w:id="1782" w:author="Sandip Sharma" w:date="2021-09-08T13:09:00Z">
              <w:r>
                <w:rPr>
                  <w:rFonts w:ascii="Calibri" w:eastAsia="Times New Roman" w:hAnsi="Calibri" w:cs="Calibri"/>
                  <w:color w:val="000000"/>
                </w:rPr>
                <w:t>Data extract as mentioned in the foreign settlement section</w:t>
              </w:r>
            </w:ins>
          </w:p>
        </w:tc>
      </w:tr>
      <w:tr w:rsidR="00010AEA" w:rsidRPr="00A26B5B" w14:paraId="1F218069" w14:textId="77777777" w:rsidTr="00D06430">
        <w:trPr>
          <w:trHeight w:val="300"/>
          <w:ins w:id="1783" w:author="Hilla Rafalovitz" w:date="2021-08-20T10:58:00Z"/>
          <w:trPrChange w:id="1784" w:author="BENIWAL VIRENDER" w:date="2021-09-07T12:45:00Z">
            <w:trPr>
              <w:trHeight w:val="300"/>
            </w:trPr>
          </w:trPrChange>
        </w:trPr>
        <w:tc>
          <w:tcPr>
            <w:tcW w:w="1078" w:type="dxa"/>
            <w:shd w:val="clear" w:color="auto" w:fill="auto"/>
            <w:noWrap/>
            <w:vAlign w:val="bottom"/>
            <w:tcPrChange w:id="1785" w:author="BENIWAL VIRENDER" w:date="2021-09-07T12:45:00Z">
              <w:tcPr>
                <w:tcW w:w="960" w:type="dxa"/>
                <w:shd w:val="clear" w:color="auto" w:fill="auto"/>
                <w:noWrap/>
                <w:vAlign w:val="bottom"/>
              </w:tcPr>
            </w:tcPrChange>
          </w:tcPr>
          <w:p w14:paraId="236CE85F" w14:textId="77777777" w:rsidR="00010AEA" w:rsidRPr="00A26B5B" w:rsidRDefault="00010AEA" w:rsidP="001520AD">
            <w:pPr>
              <w:spacing w:after="0" w:line="240" w:lineRule="auto"/>
              <w:jc w:val="right"/>
              <w:rPr>
                <w:ins w:id="1786" w:author="Hilla Rafalovitz" w:date="2021-08-20T10:58:00Z"/>
                <w:rFonts w:ascii="Calibri" w:eastAsia="Times New Roman" w:hAnsi="Calibri" w:cs="Calibri"/>
                <w:color w:val="000000"/>
              </w:rPr>
            </w:pPr>
          </w:p>
        </w:tc>
        <w:tc>
          <w:tcPr>
            <w:tcW w:w="1989" w:type="dxa"/>
            <w:gridSpan w:val="2"/>
            <w:shd w:val="clear" w:color="auto" w:fill="auto"/>
            <w:noWrap/>
            <w:vAlign w:val="bottom"/>
            <w:tcPrChange w:id="1787" w:author="BENIWAL VIRENDER" w:date="2021-09-07T12:45:00Z">
              <w:tcPr>
                <w:tcW w:w="2060" w:type="dxa"/>
                <w:shd w:val="clear" w:color="auto" w:fill="auto"/>
                <w:noWrap/>
                <w:vAlign w:val="bottom"/>
              </w:tcPr>
            </w:tcPrChange>
          </w:tcPr>
          <w:p w14:paraId="241B39CA" w14:textId="77777777" w:rsidR="00010AEA" w:rsidRPr="00A26B5B" w:rsidRDefault="00010AEA" w:rsidP="001520AD">
            <w:pPr>
              <w:spacing w:after="0" w:line="240" w:lineRule="auto"/>
              <w:rPr>
                <w:ins w:id="1788" w:author="Hilla Rafalovitz" w:date="2021-08-20T10:58:00Z"/>
                <w:rFonts w:ascii="Calibri" w:eastAsia="Times New Roman" w:hAnsi="Calibri" w:cs="Calibri"/>
                <w:color w:val="000000"/>
              </w:rPr>
            </w:pPr>
          </w:p>
        </w:tc>
        <w:tc>
          <w:tcPr>
            <w:tcW w:w="4946" w:type="dxa"/>
            <w:gridSpan w:val="2"/>
            <w:shd w:val="clear" w:color="auto" w:fill="auto"/>
            <w:noWrap/>
            <w:vAlign w:val="bottom"/>
            <w:tcPrChange w:id="1789" w:author="BENIWAL VIRENDER" w:date="2021-09-07T12:45:00Z">
              <w:tcPr>
                <w:tcW w:w="5140" w:type="dxa"/>
                <w:shd w:val="clear" w:color="auto" w:fill="auto"/>
                <w:noWrap/>
                <w:vAlign w:val="bottom"/>
              </w:tcPr>
            </w:tcPrChange>
          </w:tcPr>
          <w:p w14:paraId="4384B37A" w14:textId="1CB3D116" w:rsidR="00010AEA" w:rsidRPr="00A26B5B" w:rsidRDefault="008733ED" w:rsidP="001520AD">
            <w:pPr>
              <w:spacing w:after="0" w:line="240" w:lineRule="auto"/>
              <w:rPr>
                <w:ins w:id="1790" w:author="Hilla Rafalovitz" w:date="2021-08-20T10:58:00Z"/>
                <w:rFonts w:ascii="Calibri" w:eastAsia="Times New Roman" w:hAnsi="Calibri" w:cs="Calibri"/>
                <w:color w:val="000000"/>
              </w:rPr>
            </w:pPr>
            <w:ins w:id="1791" w:author="Hilla Rafalovitz" w:date="2021-08-20T11:02:00Z">
              <w:r>
                <w:rPr>
                  <w:rFonts w:ascii="Calibri" w:eastAsia="Times New Roman" w:hAnsi="Calibri" w:cs="Calibri"/>
                  <w:color w:val="000000"/>
                </w:rPr>
                <w:t>Self (c</w:t>
              </w:r>
            </w:ins>
            <w:ins w:id="1792" w:author="Hilla Rafalovitz" w:date="2021-08-20T11:03:00Z">
              <w:r>
                <w:rPr>
                  <w:rFonts w:ascii="Calibri" w:eastAsia="Times New Roman" w:hAnsi="Calibri" w:cs="Calibri"/>
                  <w:color w:val="000000"/>
                </w:rPr>
                <w:t>ross) transaction block</w:t>
              </w:r>
            </w:ins>
          </w:p>
        </w:tc>
        <w:tc>
          <w:tcPr>
            <w:tcW w:w="1337" w:type="dxa"/>
            <w:gridSpan w:val="2"/>
            <w:tcPrChange w:id="1793" w:author="BENIWAL VIRENDER" w:date="2021-09-07T12:45:00Z">
              <w:tcPr>
                <w:tcW w:w="1190" w:type="dxa"/>
              </w:tcPr>
            </w:tcPrChange>
          </w:tcPr>
          <w:p w14:paraId="54E638E5" w14:textId="4D5ED243" w:rsidR="00010AEA" w:rsidRPr="00A26B5B" w:rsidRDefault="00E35054" w:rsidP="001520AD">
            <w:pPr>
              <w:spacing w:after="0" w:line="240" w:lineRule="auto"/>
              <w:rPr>
                <w:ins w:id="1794" w:author="Hilla Rafalovitz" w:date="2021-08-20T10:58:00Z"/>
                <w:rFonts w:ascii="Calibri" w:eastAsia="Times New Roman" w:hAnsi="Calibri" w:cs="Calibri"/>
                <w:color w:val="000000"/>
              </w:rPr>
            </w:pPr>
            <w:ins w:id="1795" w:author="BENIWAL VIRENDER" w:date="2021-09-05T18:29:00Z">
              <w:r>
                <w:rPr>
                  <w:rFonts w:ascii="Calibri" w:eastAsia="Times New Roman" w:hAnsi="Calibri" w:cs="Calibri"/>
                  <w:color w:val="000000"/>
                </w:rPr>
                <w:t xml:space="preserve">--NA </w:t>
              </w:r>
              <w:proofErr w:type="spellStart"/>
              <w:r>
                <w:rPr>
                  <w:rFonts w:ascii="Calibri" w:eastAsia="Times New Roman" w:hAnsi="Calibri" w:cs="Calibri"/>
                  <w:color w:val="000000"/>
                </w:rPr>
                <w:t>fo</w:t>
              </w:r>
              <w:proofErr w:type="spellEnd"/>
              <w:r>
                <w:rPr>
                  <w:rFonts w:ascii="Calibri" w:eastAsia="Times New Roman" w:hAnsi="Calibri" w:cs="Calibri"/>
                  <w:color w:val="000000"/>
                </w:rPr>
                <w:t xml:space="preserve"> </w:t>
              </w:r>
              <w:commentRangeStart w:id="1796"/>
              <w:commentRangeStart w:id="1797"/>
              <w:commentRangeStart w:id="1798"/>
              <w:commentRangeStart w:id="1799"/>
              <w:r>
                <w:rPr>
                  <w:rFonts w:ascii="Calibri" w:eastAsia="Times New Roman" w:hAnsi="Calibri" w:cs="Calibri"/>
                  <w:color w:val="000000"/>
                </w:rPr>
                <w:t>BO</w:t>
              </w:r>
            </w:ins>
            <w:commentRangeEnd w:id="1796"/>
            <w:r w:rsidR="00297C6F">
              <w:rPr>
                <w:rStyle w:val="CommentReference"/>
              </w:rPr>
              <w:commentReference w:id="1796"/>
            </w:r>
            <w:commentRangeEnd w:id="1797"/>
            <w:r w:rsidR="00D04B5C">
              <w:rPr>
                <w:rStyle w:val="CommentReference"/>
              </w:rPr>
              <w:commentReference w:id="1797"/>
            </w:r>
            <w:commentRangeEnd w:id="1798"/>
            <w:r w:rsidR="00944C5F">
              <w:rPr>
                <w:rStyle w:val="CommentReference"/>
              </w:rPr>
              <w:commentReference w:id="1798"/>
            </w:r>
            <w:commentRangeEnd w:id="1799"/>
            <w:r w:rsidR="007A6264">
              <w:rPr>
                <w:rStyle w:val="CommentReference"/>
              </w:rPr>
              <w:commentReference w:id="1799"/>
            </w:r>
          </w:p>
        </w:tc>
      </w:tr>
      <w:tr w:rsidR="008733ED" w:rsidRPr="00A26B5B" w14:paraId="067ECA6F" w14:textId="77777777" w:rsidTr="00D06430">
        <w:trPr>
          <w:trHeight w:val="300"/>
          <w:ins w:id="1800" w:author="Hilla Rafalovitz" w:date="2021-08-20T11:03:00Z"/>
          <w:trPrChange w:id="1801" w:author="BENIWAL VIRENDER" w:date="2021-09-07T12:45:00Z">
            <w:trPr>
              <w:trHeight w:val="300"/>
            </w:trPr>
          </w:trPrChange>
        </w:trPr>
        <w:tc>
          <w:tcPr>
            <w:tcW w:w="1078" w:type="dxa"/>
            <w:shd w:val="clear" w:color="auto" w:fill="auto"/>
            <w:noWrap/>
            <w:vAlign w:val="bottom"/>
            <w:tcPrChange w:id="1802" w:author="BENIWAL VIRENDER" w:date="2021-09-07T12:45:00Z">
              <w:tcPr>
                <w:tcW w:w="960" w:type="dxa"/>
                <w:shd w:val="clear" w:color="auto" w:fill="auto"/>
                <w:noWrap/>
                <w:vAlign w:val="bottom"/>
              </w:tcPr>
            </w:tcPrChange>
          </w:tcPr>
          <w:p w14:paraId="49F6751E" w14:textId="77777777" w:rsidR="008733ED" w:rsidRPr="00A26B5B" w:rsidRDefault="008733ED" w:rsidP="001520AD">
            <w:pPr>
              <w:spacing w:after="0" w:line="240" w:lineRule="auto"/>
              <w:jc w:val="right"/>
              <w:rPr>
                <w:ins w:id="1803" w:author="Hilla Rafalovitz" w:date="2021-08-20T11:03:00Z"/>
                <w:rFonts w:ascii="Calibri" w:eastAsia="Times New Roman" w:hAnsi="Calibri" w:cs="Calibri"/>
                <w:color w:val="000000"/>
              </w:rPr>
            </w:pPr>
          </w:p>
        </w:tc>
        <w:tc>
          <w:tcPr>
            <w:tcW w:w="1989" w:type="dxa"/>
            <w:gridSpan w:val="2"/>
            <w:shd w:val="clear" w:color="auto" w:fill="auto"/>
            <w:noWrap/>
            <w:vAlign w:val="bottom"/>
            <w:tcPrChange w:id="1804" w:author="BENIWAL VIRENDER" w:date="2021-09-07T12:45:00Z">
              <w:tcPr>
                <w:tcW w:w="2060" w:type="dxa"/>
                <w:shd w:val="clear" w:color="auto" w:fill="auto"/>
                <w:noWrap/>
                <w:vAlign w:val="bottom"/>
              </w:tcPr>
            </w:tcPrChange>
          </w:tcPr>
          <w:p w14:paraId="0EF7EDBF" w14:textId="77777777" w:rsidR="008733ED" w:rsidRPr="00A26B5B" w:rsidRDefault="008733ED" w:rsidP="001520AD">
            <w:pPr>
              <w:spacing w:after="0" w:line="240" w:lineRule="auto"/>
              <w:rPr>
                <w:ins w:id="1805" w:author="Hilla Rafalovitz" w:date="2021-08-20T11:03:00Z"/>
                <w:rFonts w:ascii="Calibri" w:eastAsia="Times New Roman" w:hAnsi="Calibri" w:cs="Calibri"/>
                <w:color w:val="000000"/>
              </w:rPr>
            </w:pPr>
          </w:p>
        </w:tc>
        <w:tc>
          <w:tcPr>
            <w:tcW w:w="4946" w:type="dxa"/>
            <w:gridSpan w:val="2"/>
            <w:shd w:val="clear" w:color="auto" w:fill="auto"/>
            <w:noWrap/>
            <w:vAlign w:val="bottom"/>
            <w:tcPrChange w:id="1806" w:author="BENIWAL VIRENDER" w:date="2021-09-07T12:45:00Z">
              <w:tcPr>
                <w:tcW w:w="5140" w:type="dxa"/>
                <w:shd w:val="clear" w:color="auto" w:fill="auto"/>
                <w:noWrap/>
                <w:vAlign w:val="bottom"/>
              </w:tcPr>
            </w:tcPrChange>
          </w:tcPr>
          <w:p w14:paraId="586876CD" w14:textId="45937FBC" w:rsidR="008733ED" w:rsidRDefault="006C478E" w:rsidP="001520AD">
            <w:pPr>
              <w:spacing w:after="0" w:line="240" w:lineRule="auto"/>
              <w:rPr>
                <w:ins w:id="1807" w:author="Hilla Rafalovitz" w:date="2021-08-20T11:03:00Z"/>
                <w:rFonts w:ascii="Calibri" w:eastAsia="Times New Roman" w:hAnsi="Calibri" w:cs="Calibri"/>
                <w:color w:val="000000"/>
              </w:rPr>
            </w:pPr>
            <w:ins w:id="1808" w:author="Sandip Sharma" w:date="2021-09-08T16:13:00Z">
              <w:r>
                <w:rPr>
                  <w:rFonts w:ascii="Calibri" w:eastAsia="Times New Roman" w:hAnsi="Calibri" w:cs="Calibri"/>
                  <w:color w:val="000000"/>
                </w:rPr>
                <w:t xml:space="preserve"> </w:t>
              </w:r>
            </w:ins>
            <w:ins w:id="1809" w:author="Hilla Rafalovitz" w:date="2021-08-20T11:03:00Z">
              <w:r w:rsidR="002F613C" w:rsidRPr="002F613C">
                <w:rPr>
                  <w:rFonts w:ascii="Calibri" w:eastAsia="Times New Roman" w:hAnsi="Calibri" w:cs="Calibri"/>
                  <w:color w:val="000000"/>
                </w:rPr>
                <w:t xml:space="preserve">Commissions- Fees for debiting the bank </w:t>
              </w:r>
            </w:ins>
            <w:ins w:id="1810" w:author="Hilla Rafalovitz" w:date="2021-08-20T11:04:00Z">
              <w:r w:rsidR="002F613C">
                <w:rPr>
                  <w:rFonts w:ascii="Calibri" w:eastAsia="Times New Roman" w:hAnsi="Calibri" w:cs="Calibri"/>
                  <w:color w:val="000000"/>
                </w:rPr>
                <w:t xml:space="preserve">from foreign </w:t>
              </w:r>
              <w:commentRangeStart w:id="1811"/>
              <w:r w:rsidR="002F613C">
                <w:rPr>
                  <w:rFonts w:ascii="Calibri" w:eastAsia="Times New Roman" w:hAnsi="Calibri" w:cs="Calibri"/>
                  <w:color w:val="000000"/>
                </w:rPr>
                <w:t>securities</w:t>
              </w:r>
            </w:ins>
            <w:commentRangeEnd w:id="1811"/>
            <w:ins w:id="1812" w:author="Hilla Rafalovitz" w:date="2021-08-20T11:08:00Z">
              <w:r w:rsidR="00696EAD">
                <w:rPr>
                  <w:rStyle w:val="CommentReference"/>
                </w:rPr>
                <w:commentReference w:id="1811"/>
              </w:r>
            </w:ins>
          </w:p>
        </w:tc>
        <w:tc>
          <w:tcPr>
            <w:tcW w:w="1337" w:type="dxa"/>
            <w:gridSpan w:val="2"/>
            <w:tcPrChange w:id="1813" w:author="BENIWAL VIRENDER" w:date="2021-09-07T12:45:00Z">
              <w:tcPr>
                <w:tcW w:w="1190" w:type="dxa"/>
              </w:tcPr>
            </w:tcPrChange>
          </w:tcPr>
          <w:p w14:paraId="3AA27C13" w14:textId="69E28601" w:rsidR="008733ED" w:rsidRPr="00A26B5B" w:rsidRDefault="001D2974" w:rsidP="001520AD">
            <w:pPr>
              <w:spacing w:after="0" w:line="240" w:lineRule="auto"/>
              <w:rPr>
                <w:ins w:id="1814" w:author="Hilla Rafalovitz" w:date="2021-08-20T11:03:00Z"/>
                <w:rFonts w:ascii="Calibri" w:eastAsia="Times New Roman" w:hAnsi="Calibri" w:cs="Calibri"/>
                <w:color w:val="000000"/>
              </w:rPr>
            </w:pPr>
            <w:ins w:id="1815" w:author="BENIWAL VIRENDER" w:date="2021-09-05T18:30:00Z">
              <w:r>
                <w:rPr>
                  <w:rFonts w:ascii="Calibri" w:eastAsia="Times New Roman" w:hAnsi="Calibri" w:cs="Calibri"/>
                  <w:color w:val="000000"/>
                </w:rPr>
                <w:t>Dat</w:t>
              </w:r>
            </w:ins>
            <w:ins w:id="1816" w:author="BENIWAL VIRENDER" w:date="2021-09-05T18:31:00Z">
              <w:r w:rsidR="000349B9">
                <w:rPr>
                  <w:rFonts w:ascii="Calibri" w:eastAsia="Times New Roman" w:hAnsi="Calibri" w:cs="Calibri"/>
                  <w:color w:val="000000"/>
                </w:rPr>
                <w:t>a-extract</w:t>
              </w:r>
              <w:r w:rsidR="005304F1">
                <w:rPr>
                  <w:rFonts w:ascii="Calibri" w:eastAsia="Times New Roman" w:hAnsi="Calibri" w:cs="Calibri"/>
                  <w:color w:val="000000"/>
                </w:rPr>
                <w:t xml:space="preserve"> EOM.</w:t>
              </w:r>
            </w:ins>
            <w:ins w:id="1817" w:author="BENIWAL VIRENDER" w:date="2021-09-05T18:32:00Z">
              <w:r w:rsidR="000A4CC9">
                <w:rPr>
                  <w:rFonts w:ascii="Calibri" w:eastAsia="Times New Roman" w:hAnsi="Calibri" w:cs="Calibri"/>
                  <w:color w:val="000000"/>
                </w:rPr>
                <w:t xml:space="preserve"> Fields to be decided later</w:t>
              </w:r>
            </w:ins>
          </w:p>
        </w:tc>
      </w:tr>
      <w:tr w:rsidR="008733ED" w:rsidRPr="00A26B5B" w14:paraId="78BBEBE8" w14:textId="77777777" w:rsidTr="00D06430">
        <w:trPr>
          <w:trHeight w:val="300"/>
          <w:ins w:id="1818" w:author="Hilla Rafalovitz" w:date="2021-08-20T11:03:00Z"/>
          <w:trPrChange w:id="1819" w:author="BENIWAL VIRENDER" w:date="2021-09-07T12:45:00Z">
            <w:trPr>
              <w:trHeight w:val="300"/>
            </w:trPr>
          </w:trPrChange>
        </w:trPr>
        <w:tc>
          <w:tcPr>
            <w:tcW w:w="1078" w:type="dxa"/>
            <w:shd w:val="clear" w:color="auto" w:fill="auto"/>
            <w:noWrap/>
            <w:vAlign w:val="bottom"/>
            <w:tcPrChange w:id="1820" w:author="BENIWAL VIRENDER" w:date="2021-09-07T12:45:00Z">
              <w:tcPr>
                <w:tcW w:w="960" w:type="dxa"/>
                <w:shd w:val="clear" w:color="auto" w:fill="auto"/>
                <w:noWrap/>
                <w:vAlign w:val="bottom"/>
              </w:tcPr>
            </w:tcPrChange>
          </w:tcPr>
          <w:p w14:paraId="763AD84E" w14:textId="77777777" w:rsidR="008733ED" w:rsidRPr="00A26B5B" w:rsidRDefault="008733ED" w:rsidP="001520AD">
            <w:pPr>
              <w:spacing w:after="0" w:line="240" w:lineRule="auto"/>
              <w:jc w:val="right"/>
              <w:rPr>
                <w:ins w:id="1821" w:author="Hilla Rafalovitz" w:date="2021-08-20T11:03:00Z"/>
                <w:rFonts w:ascii="Calibri" w:eastAsia="Times New Roman" w:hAnsi="Calibri" w:cs="Calibri"/>
                <w:color w:val="000000"/>
              </w:rPr>
            </w:pPr>
          </w:p>
        </w:tc>
        <w:tc>
          <w:tcPr>
            <w:tcW w:w="1989" w:type="dxa"/>
            <w:gridSpan w:val="2"/>
            <w:shd w:val="clear" w:color="auto" w:fill="auto"/>
            <w:noWrap/>
            <w:vAlign w:val="bottom"/>
            <w:tcPrChange w:id="1822" w:author="BENIWAL VIRENDER" w:date="2021-09-07T12:45:00Z">
              <w:tcPr>
                <w:tcW w:w="2060" w:type="dxa"/>
                <w:shd w:val="clear" w:color="auto" w:fill="auto"/>
                <w:noWrap/>
                <w:vAlign w:val="bottom"/>
              </w:tcPr>
            </w:tcPrChange>
          </w:tcPr>
          <w:p w14:paraId="4A89210C" w14:textId="77777777" w:rsidR="008733ED" w:rsidRPr="00A26B5B" w:rsidRDefault="008733ED" w:rsidP="001520AD">
            <w:pPr>
              <w:spacing w:after="0" w:line="240" w:lineRule="auto"/>
              <w:rPr>
                <w:ins w:id="1823" w:author="Hilla Rafalovitz" w:date="2021-08-20T11:03:00Z"/>
                <w:rFonts w:ascii="Calibri" w:eastAsia="Times New Roman" w:hAnsi="Calibri" w:cs="Calibri"/>
                <w:color w:val="000000"/>
              </w:rPr>
            </w:pPr>
          </w:p>
        </w:tc>
        <w:tc>
          <w:tcPr>
            <w:tcW w:w="4946" w:type="dxa"/>
            <w:gridSpan w:val="2"/>
            <w:shd w:val="clear" w:color="auto" w:fill="auto"/>
            <w:noWrap/>
            <w:vAlign w:val="bottom"/>
            <w:tcPrChange w:id="1824" w:author="BENIWAL VIRENDER" w:date="2021-09-07T12:45:00Z">
              <w:tcPr>
                <w:tcW w:w="5140" w:type="dxa"/>
                <w:shd w:val="clear" w:color="auto" w:fill="auto"/>
                <w:noWrap/>
                <w:vAlign w:val="bottom"/>
              </w:tcPr>
            </w:tcPrChange>
          </w:tcPr>
          <w:p w14:paraId="09C594D1" w14:textId="752230E7" w:rsidR="008733ED" w:rsidRDefault="00752768" w:rsidP="001520AD">
            <w:pPr>
              <w:spacing w:after="0" w:line="240" w:lineRule="auto"/>
              <w:rPr>
                <w:ins w:id="1825" w:author="Hilla Rafalovitz" w:date="2021-08-20T11:03:00Z"/>
                <w:rFonts w:ascii="Calibri" w:eastAsia="Times New Roman" w:hAnsi="Calibri" w:cs="Calibri"/>
                <w:color w:val="000000"/>
              </w:rPr>
            </w:pPr>
            <w:ins w:id="1826" w:author="Hilla Rafalovitz" w:date="2021-08-22T09:39:00Z">
              <w:r>
                <w:rPr>
                  <w:rFonts w:ascii="Calibri" w:eastAsia="Times New Roman" w:hAnsi="Calibri" w:cs="Calibri"/>
                  <w:color w:val="000000"/>
                </w:rPr>
                <w:t xml:space="preserve">DF / RF </w:t>
              </w:r>
              <w:r w:rsidR="00A52E11">
                <w:t>instructions for the custodian</w:t>
              </w:r>
            </w:ins>
          </w:p>
        </w:tc>
        <w:tc>
          <w:tcPr>
            <w:tcW w:w="1337" w:type="dxa"/>
            <w:gridSpan w:val="2"/>
            <w:tcPrChange w:id="1827" w:author="BENIWAL VIRENDER" w:date="2021-09-07T12:45:00Z">
              <w:tcPr>
                <w:tcW w:w="1190" w:type="dxa"/>
              </w:tcPr>
            </w:tcPrChange>
          </w:tcPr>
          <w:p w14:paraId="7BEAC607" w14:textId="00EA9EEC" w:rsidR="008733ED" w:rsidRPr="00A26B5B" w:rsidRDefault="00A81D1D" w:rsidP="001520AD">
            <w:pPr>
              <w:spacing w:after="0" w:line="240" w:lineRule="auto"/>
              <w:rPr>
                <w:ins w:id="1828" w:author="Hilla Rafalovitz" w:date="2021-08-20T11:03:00Z"/>
                <w:rFonts w:ascii="Calibri" w:eastAsia="Times New Roman" w:hAnsi="Calibri" w:cs="Calibri"/>
                <w:color w:val="000000"/>
              </w:rPr>
            </w:pPr>
            <w:ins w:id="1829" w:author="BENIWAL VIRENDER" w:date="2021-09-05T18:36:00Z">
              <w:r>
                <w:rPr>
                  <w:rFonts w:ascii="Calibri" w:eastAsia="Times New Roman" w:hAnsi="Calibri" w:cs="Calibri"/>
                  <w:color w:val="000000"/>
                </w:rPr>
                <w:t xml:space="preserve">Jasper Report - </w:t>
              </w:r>
            </w:ins>
          </w:p>
        </w:tc>
      </w:tr>
      <w:tr w:rsidR="00155748" w:rsidRPr="00A26B5B" w14:paraId="03527DE0" w14:textId="77777777" w:rsidTr="00D06430">
        <w:trPr>
          <w:trHeight w:val="300"/>
          <w:ins w:id="1830" w:author="Hilla Rafalovitz" w:date="2021-08-22T11:04:00Z"/>
          <w:trPrChange w:id="1831" w:author="BENIWAL VIRENDER" w:date="2021-09-07T12:45:00Z">
            <w:trPr>
              <w:trHeight w:val="300"/>
            </w:trPr>
          </w:trPrChange>
        </w:trPr>
        <w:tc>
          <w:tcPr>
            <w:tcW w:w="1078" w:type="dxa"/>
            <w:shd w:val="clear" w:color="auto" w:fill="auto"/>
            <w:noWrap/>
            <w:vAlign w:val="bottom"/>
            <w:tcPrChange w:id="1832" w:author="BENIWAL VIRENDER" w:date="2021-09-07T12:45:00Z">
              <w:tcPr>
                <w:tcW w:w="960" w:type="dxa"/>
                <w:shd w:val="clear" w:color="auto" w:fill="auto"/>
                <w:noWrap/>
                <w:vAlign w:val="bottom"/>
              </w:tcPr>
            </w:tcPrChange>
          </w:tcPr>
          <w:p w14:paraId="4352B3D1" w14:textId="77777777" w:rsidR="00155748" w:rsidRPr="00A26B5B" w:rsidRDefault="00155748" w:rsidP="001520AD">
            <w:pPr>
              <w:spacing w:after="0" w:line="240" w:lineRule="auto"/>
              <w:jc w:val="right"/>
              <w:rPr>
                <w:ins w:id="1833" w:author="Hilla Rafalovitz" w:date="2021-08-22T11:04:00Z"/>
                <w:rFonts w:ascii="Calibri" w:eastAsia="Times New Roman" w:hAnsi="Calibri" w:cs="Calibri"/>
                <w:color w:val="000000"/>
              </w:rPr>
            </w:pPr>
          </w:p>
        </w:tc>
        <w:tc>
          <w:tcPr>
            <w:tcW w:w="1989" w:type="dxa"/>
            <w:gridSpan w:val="2"/>
            <w:shd w:val="clear" w:color="auto" w:fill="auto"/>
            <w:noWrap/>
            <w:vAlign w:val="bottom"/>
            <w:tcPrChange w:id="1834" w:author="BENIWAL VIRENDER" w:date="2021-09-07T12:45:00Z">
              <w:tcPr>
                <w:tcW w:w="2060" w:type="dxa"/>
                <w:shd w:val="clear" w:color="auto" w:fill="auto"/>
                <w:noWrap/>
                <w:vAlign w:val="bottom"/>
              </w:tcPr>
            </w:tcPrChange>
          </w:tcPr>
          <w:p w14:paraId="56C92E7E" w14:textId="77777777" w:rsidR="00155748" w:rsidRPr="00A26B5B" w:rsidRDefault="00155748" w:rsidP="001520AD">
            <w:pPr>
              <w:spacing w:after="0" w:line="240" w:lineRule="auto"/>
              <w:rPr>
                <w:ins w:id="1835" w:author="Hilla Rafalovitz" w:date="2021-08-22T11:04:00Z"/>
                <w:rFonts w:ascii="Calibri" w:eastAsia="Times New Roman" w:hAnsi="Calibri" w:cs="Calibri"/>
                <w:color w:val="000000"/>
              </w:rPr>
            </w:pPr>
          </w:p>
        </w:tc>
        <w:tc>
          <w:tcPr>
            <w:tcW w:w="4946" w:type="dxa"/>
            <w:gridSpan w:val="2"/>
            <w:shd w:val="clear" w:color="auto" w:fill="auto"/>
            <w:noWrap/>
            <w:vAlign w:val="bottom"/>
            <w:tcPrChange w:id="1836" w:author="BENIWAL VIRENDER" w:date="2021-09-07T12:45:00Z">
              <w:tcPr>
                <w:tcW w:w="5140" w:type="dxa"/>
                <w:shd w:val="clear" w:color="auto" w:fill="auto"/>
                <w:noWrap/>
                <w:vAlign w:val="bottom"/>
              </w:tcPr>
            </w:tcPrChange>
          </w:tcPr>
          <w:p w14:paraId="7F09823E" w14:textId="74C2E04C" w:rsidR="00155748" w:rsidRDefault="00155748" w:rsidP="001520AD">
            <w:pPr>
              <w:spacing w:after="0" w:line="240" w:lineRule="auto"/>
              <w:rPr>
                <w:ins w:id="1837" w:author="Hilla Rafalovitz" w:date="2021-08-22T11:04:00Z"/>
                <w:rFonts w:ascii="Calibri" w:eastAsia="Times New Roman" w:hAnsi="Calibri" w:cs="Calibri"/>
                <w:color w:val="000000"/>
              </w:rPr>
            </w:pPr>
            <w:ins w:id="1838" w:author="Hilla Rafalovitz" w:date="2021-08-22T11:04:00Z">
              <w:r>
                <w:rPr>
                  <w:rFonts w:ascii="Calibri" w:eastAsia="Times New Roman" w:hAnsi="Calibri" w:cs="Calibri"/>
                  <w:color w:val="000000"/>
                </w:rPr>
                <w:t>Commission to TASE</w:t>
              </w:r>
            </w:ins>
          </w:p>
        </w:tc>
        <w:tc>
          <w:tcPr>
            <w:tcW w:w="1337" w:type="dxa"/>
            <w:gridSpan w:val="2"/>
            <w:tcPrChange w:id="1839" w:author="BENIWAL VIRENDER" w:date="2021-09-07T12:45:00Z">
              <w:tcPr>
                <w:tcW w:w="1190" w:type="dxa"/>
              </w:tcPr>
            </w:tcPrChange>
          </w:tcPr>
          <w:p w14:paraId="2AD68900" w14:textId="26295F2A" w:rsidR="00155748" w:rsidRPr="00A26B5B" w:rsidRDefault="00834E11" w:rsidP="001520AD">
            <w:pPr>
              <w:spacing w:after="0" w:line="240" w:lineRule="auto"/>
              <w:rPr>
                <w:ins w:id="1840" w:author="Hilla Rafalovitz" w:date="2021-08-22T11:04:00Z"/>
                <w:rFonts w:ascii="Calibri" w:eastAsia="Times New Roman" w:hAnsi="Calibri" w:cs="Calibri"/>
                <w:color w:val="000000"/>
              </w:rPr>
            </w:pPr>
            <w:ins w:id="1841" w:author="BENIWAL VIRENDER" w:date="2021-09-05T18:57:00Z">
              <w:r>
                <w:rPr>
                  <w:rFonts w:ascii="Calibri" w:eastAsia="Times New Roman" w:hAnsi="Calibri" w:cs="Calibri"/>
                  <w:color w:val="000000"/>
                </w:rPr>
                <w:t>814/815</w:t>
              </w:r>
            </w:ins>
          </w:p>
        </w:tc>
      </w:tr>
      <w:tr w:rsidR="00155748" w:rsidRPr="00A26B5B" w14:paraId="20A64145" w14:textId="77777777" w:rsidTr="00D06430">
        <w:trPr>
          <w:trHeight w:val="300"/>
          <w:ins w:id="1842" w:author="Hilla Rafalovitz" w:date="2021-08-22T11:04:00Z"/>
          <w:trPrChange w:id="1843" w:author="BENIWAL VIRENDER" w:date="2021-09-07T12:45:00Z">
            <w:trPr>
              <w:trHeight w:val="300"/>
            </w:trPr>
          </w:trPrChange>
        </w:trPr>
        <w:tc>
          <w:tcPr>
            <w:tcW w:w="1078" w:type="dxa"/>
            <w:shd w:val="clear" w:color="auto" w:fill="auto"/>
            <w:noWrap/>
            <w:vAlign w:val="bottom"/>
            <w:tcPrChange w:id="1844" w:author="BENIWAL VIRENDER" w:date="2021-09-07T12:45:00Z">
              <w:tcPr>
                <w:tcW w:w="960" w:type="dxa"/>
                <w:shd w:val="clear" w:color="auto" w:fill="auto"/>
                <w:noWrap/>
                <w:vAlign w:val="bottom"/>
              </w:tcPr>
            </w:tcPrChange>
          </w:tcPr>
          <w:p w14:paraId="627F7FEE" w14:textId="77777777" w:rsidR="00155748" w:rsidRPr="00A26B5B" w:rsidRDefault="00155748" w:rsidP="001520AD">
            <w:pPr>
              <w:spacing w:after="0" w:line="240" w:lineRule="auto"/>
              <w:jc w:val="right"/>
              <w:rPr>
                <w:ins w:id="1845" w:author="Hilla Rafalovitz" w:date="2021-08-22T11:04:00Z"/>
                <w:rFonts w:ascii="Calibri" w:eastAsia="Times New Roman" w:hAnsi="Calibri" w:cs="Calibri"/>
                <w:color w:val="000000"/>
              </w:rPr>
            </w:pPr>
          </w:p>
        </w:tc>
        <w:tc>
          <w:tcPr>
            <w:tcW w:w="1989" w:type="dxa"/>
            <w:gridSpan w:val="2"/>
            <w:shd w:val="clear" w:color="auto" w:fill="auto"/>
            <w:noWrap/>
            <w:vAlign w:val="bottom"/>
            <w:tcPrChange w:id="1846" w:author="BENIWAL VIRENDER" w:date="2021-09-07T12:45:00Z">
              <w:tcPr>
                <w:tcW w:w="2060" w:type="dxa"/>
                <w:shd w:val="clear" w:color="auto" w:fill="auto"/>
                <w:noWrap/>
                <w:vAlign w:val="bottom"/>
              </w:tcPr>
            </w:tcPrChange>
          </w:tcPr>
          <w:p w14:paraId="505BB682" w14:textId="77777777" w:rsidR="00155748" w:rsidRPr="00A26B5B" w:rsidRDefault="00155748" w:rsidP="001520AD">
            <w:pPr>
              <w:spacing w:after="0" w:line="240" w:lineRule="auto"/>
              <w:rPr>
                <w:ins w:id="1847" w:author="Hilla Rafalovitz" w:date="2021-08-22T11:04:00Z"/>
                <w:rFonts w:ascii="Calibri" w:eastAsia="Times New Roman" w:hAnsi="Calibri" w:cs="Calibri"/>
                <w:color w:val="000000"/>
              </w:rPr>
            </w:pPr>
          </w:p>
        </w:tc>
        <w:tc>
          <w:tcPr>
            <w:tcW w:w="4946" w:type="dxa"/>
            <w:gridSpan w:val="2"/>
            <w:shd w:val="clear" w:color="auto" w:fill="auto"/>
            <w:noWrap/>
            <w:vAlign w:val="bottom"/>
            <w:tcPrChange w:id="1848" w:author="BENIWAL VIRENDER" w:date="2021-09-07T12:45:00Z">
              <w:tcPr>
                <w:tcW w:w="5140" w:type="dxa"/>
                <w:shd w:val="clear" w:color="auto" w:fill="auto"/>
                <w:noWrap/>
                <w:vAlign w:val="bottom"/>
              </w:tcPr>
            </w:tcPrChange>
          </w:tcPr>
          <w:p w14:paraId="69758C64" w14:textId="315C85A4" w:rsidR="00155748" w:rsidRDefault="00155748" w:rsidP="001520AD">
            <w:pPr>
              <w:spacing w:after="0" w:line="240" w:lineRule="auto"/>
              <w:rPr>
                <w:ins w:id="1849" w:author="Hilla Rafalovitz" w:date="2021-08-22T11:04:00Z"/>
                <w:rFonts w:ascii="Calibri" w:eastAsia="Times New Roman" w:hAnsi="Calibri" w:cs="Calibri"/>
                <w:color w:val="000000"/>
              </w:rPr>
            </w:pPr>
            <w:ins w:id="1850" w:author="Hilla Rafalovitz" w:date="2021-08-22T11:04:00Z">
              <w:r>
                <w:rPr>
                  <w:rFonts w:ascii="Calibri" w:eastAsia="Times New Roman" w:hAnsi="Calibri" w:cs="Calibri"/>
                  <w:color w:val="000000"/>
                </w:rPr>
                <w:t>Commission to BOI</w:t>
              </w:r>
            </w:ins>
          </w:p>
        </w:tc>
        <w:tc>
          <w:tcPr>
            <w:tcW w:w="1337" w:type="dxa"/>
            <w:gridSpan w:val="2"/>
            <w:tcPrChange w:id="1851" w:author="BENIWAL VIRENDER" w:date="2021-09-07T12:45:00Z">
              <w:tcPr>
                <w:tcW w:w="1190" w:type="dxa"/>
              </w:tcPr>
            </w:tcPrChange>
          </w:tcPr>
          <w:p w14:paraId="5D97B922" w14:textId="107418AF" w:rsidR="00155748" w:rsidRPr="00A26B5B" w:rsidRDefault="00834E11" w:rsidP="001520AD">
            <w:pPr>
              <w:spacing w:after="0" w:line="240" w:lineRule="auto"/>
              <w:rPr>
                <w:ins w:id="1852" w:author="Hilla Rafalovitz" w:date="2021-08-22T11:04:00Z"/>
                <w:rFonts w:ascii="Calibri" w:eastAsia="Times New Roman" w:hAnsi="Calibri" w:cs="Calibri"/>
                <w:color w:val="000000"/>
              </w:rPr>
            </w:pPr>
            <w:ins w:id="1853" w:author="BENIWAL VIRENDER" w:date="2021-09-05T18:57:00Z">
              <w:r>
                <w:rPr>
                  <w:rFonts w:ascii="Calibri" w:eastAsia="Times New Roman" w:hAnsi="Calibri" w:cs="Calibri"/>
                  <w:color w:val="000000"/>
                </w:rPr>
                <w:t xml:space="preserve">Nothing for BOI </w:t>
              </w:r>
              <w:commentRangeStart w:id="1854"/>
              <w:commentRangeStart w:id="1855"/>
              <w:commentRangeStart w:id="1856"/>
              <w:r>
                <w:rPr>
                  <w:rFonts w:ascii="Calibri" w:eastAsia="Times New Roman" w:hAnsi="Calibri" w:cs="Calibri"/>
                  <w:color w:val="000000"/>
                </w:rPr>
                <w:t>w</w:t>
              </w:r>
            </w:ins>
            <w:commentRangeEnd w:id="1854"/>
            <w:r w:rsidR="00297C6F">
              <w:rPr>
                <w:rStyle w:val="CommentReference"/>
              </w:rPr>
              <w:commentReference w:id="1854"/>
            </w:r>
            <w:commentRangeEnd w:id="1855"/>
            <w:r w:rsidR="00246B8C">
              <w:rPr>
                <w:rStyle w:val="CommentReference"/>
              </w:rPr>
              <w:commentReference w:id="1855"/>
            </w:r>
            <w:commentRangeEnd w:id="1856"/>
            <w:r w:rsidR="00D150B4">
              <w:rPr>
                <w:rStyle w:val="CommentReference"/>
              </w:rPr>
              <w:commentReference w:id="1856"/>
            </w:r>
            <w:ins w:id="1857" w:author="BENIWAL VIRENDER" w:date="2021-09-05T18:57:00Z">
              <w:r>
                <w:rPr>
                  <w:rFonts w:ascii="Calibri" w:eastAsia="Times New Roman" w:hAnsi="Calibri" w:cs="Calibri"/>
                  <w:color w:val="000000"/>
                </w:rPr>
                <w:t>.r.t commission.</w:t>
              </w:r>
            </w:ins>
          </w:p>
        </w:tc>
      </w:tr>
      <w:tr w:rsidR="00A25181" w:rsidRPr="00A26B5B" w14:paraId="6F45FC56" w14:textId="77777777" w:rsidTr="00D06430">
        <w:trPr>
          <w:trHeight w:val="300"/>
          <w:ins w:id="1858" w:author="Hilla Rafalovitz" w:date="2021-08-22T12:30:00Z"/>
          <w:trPrChange w:id="1859" w:author="BENIWAL VIRENDER" w:date="2021-09-07T12:45:00Z">
            <w:trPr>
              <w:trHeight w:val="300"/>
            </w:trPr>
          </w:trPrChange>
        </w:trPr>
        <w:tc>
          <w:tcPr>
            <w:tcW w:w="1078" w:type="dxa"/>
            <w:shd w:val="clear" w:color="auto" w:fill="auto"/>
            <w:noWrap/>
            <w:vAlign w:val="bottom"/>
            <w:tcPrChange w:id="1860" w:author="BENIWAL VIRENDER" w:date="2021-09-07T12:45:00Z">
              <w:tcPr>
                <w:tcW w:w="960" w:type="dxa"/>
                <w:shd w:val="clear" w:color="auto" w:fill="auto"/>
                <w:noWrap/>
                <w:vAlign w:val="bottom"/>
              </w:tcPr>
            </w:tcPrChange>
          </w:tcPr>
          <w:p w14:paraId="0A0FEEA3" w14:textId="77777777" w:rsidR="00A25181" w:rsidRPr="00A26B5B" w:rsidRDefault="00A25181" w:rsidP="001520AD">
            <w:pPr>
              <w:spacing w:after="0" w:line="240" w:lineRule="auto"/>
              <w:jc w:val="right"/>
              <w:rPr>
                <w:ins w:id="1861" w:author="Hilla Rafalovitz" w:date="2021-08-22T12:30:00Z"/>
                <w:rFonts w:ascii="Calibri" w:eastAsia="Times New Roman" w:hAnsi="Calibri" w:cs="Calibri"/>
                <w:color w:val="000000"/>
              </w:rPr>
            </w:pPr>
          </w:p>
        </w:tc>
        <w:tc>
          <w:tcPr>
            <w:tcW w:w="1989" w:type="dxa"/>
            <w:gridSpan w:val="2"/>
            <w:shd w:val="clear" w:color="auto" w:fill="auto"/>
            <w:noWrap/>
            <w:vAlign w:val="bottom"/>
            <w:tcPrChange w:id="1862" w:author="BENIWAL VIRENDER" w:date="2021-09-07T12:45:00Z">
              <w:tcPr>
                <w:tcW w:w="2060" w:type="dxa"/>
                <w:shd w:val="clear" w:color="auto" w:fill="auto"/>
                <w:noWrap/>
                <w:vAlign w:val="bottom"/>
              </w:tcPr>
            </w:tcPrChange>
          </w:tcPr>
          <w:p w14:paraId="20429379" w14:textId="77777777" w:rsidR="00A25181" w:rsidRPr="00A26B5B" w:rsidRDefault="00A25181" w:rsidP="001520AD">
            <w:pPr>
              <w:spacing w:after="0" w:line="240" w:lineRule="auto"/>
              <w:rPr>
                <w:ins w:id="1863" w:author="Hilla Rafalovitz" w:date="2021-08-22T12:30:00Z"/>
                <w:rFonts w:ascii="Calibri" w:eastAsia="Times New Roman" w:hAnsi="Calibri" w:cs="Calibri"/>
                <w:color w:val="000000"/>
              </w:rPr>
            </w:pPr>
          </w:p>
        </w:tc>
        <w:tc>
          <w:tcPr>
            <w:tcW w:w="4946" w:type="dxa"/>
            <w:gridSpan w:val="2"/>
            <w:shd w:val="clear" w:color="auto" w:fill="auto"/>
            <w:noWrap/>
            <w:vAlign w:val="bottom"/>
            <w:tcPrChange w:id="1864" w:author="BENIWAL VIRENDER" w:date="2021-09-07T12:45:00Z">
              <w:tcPr>
                <w:tcW w:w="5140" w:type="dxa"/>
                <w:shd w:val="clear" w:color="auto" w:fill="auto"/>
                <w:noWrap/>
                <w:vAlign w:val="bottom"/>
              </w:tcPr>
            </w:tcPrChange>
          </w:tcPr>
          <w:p w14:paraId="35203B89" w14:textId="6537F622" w:rsidR="00A25181" w:rsidRDefault="00A25181" w:rsidP="001520AD">
            <w:pPr>
              <w:spacing w:after="0" w:line="240" w:lineRule="auto"/>
              <w:rPr>
                <w:ins w:id="1865" w:author="Hilla Rafalovitz" w:date="2021-08-22T12:30:00Z"/>
                <w:rFonts w:ascii="Calibri" w:eastAsia="Times New Roman" w:hAnsi="Calibri" w:cs="Calibri"/>
                <w:color w:val="000000"/>
              </w:rPr>
            </w:pPr>
            <w:ins w:id="1866" w:author="Hilla Rafalovitz" w:date="2021-08-22T12:31:00Z">
              <w:r w:rsidRPr="00A25181">
                <w:rPr>
                  <w:rFonts w:ascii="Calibri" w:eastAsia="Times New Roman" w:hAnsi="Calibri" w:cs="Calibri"/>
                  <w:color w:val="000000"/>
                </w:rPr>
                <w:t>Report to match orders as reported by broker (EOD) including the ones not executed, with orders captured in BaNCS (both through the app and CC system)</w:t>
              </w:r>
            </w:ins>
          </w:p>
        </w:tc>
        <w:tc>
          <w:tcPr>
            <w:tcW w:w="1337" w:type="dxa"/>
            <w:gridSpan w:val="2"/>
            <w:tcPrChange w:id="1867" w:author="BENIWAL VIRENDER" w:date="2021-09-07T12:45:00Z">
              <w:tcPr>
                <w:tcW w:w="1190" w:type="dxa"/>
              </w:tcPr>
            </w:tcPrChange>
          </w:tcPr>
          <w:p w14:paraId="3098C18D" w14:textId="5CF5E259" w:rsidR="00A25181" w:rsidRPr="00A26B5B" w:rsidRDefault="00297C6F" w:rsidP="00297C6F">
            <w:pPr>
              <w:spacing w:after="0" w:line="240" w:lineRule="auto"/>
              <w:rPr>
                <w:ins w:id="1868" w:author="Hilla Rafalovitz" w:date="2021-08-22T12:30:00Z"/>
                <w:rFonts w:ascii="Calibri" w:eastAsia="Times New Roman" w:hAnsi="Calibri" w:cs="Calibri"/>
                <w:color w:val="000000"/>
              </w:rPr>
            </w:pPr>
            <w:ins w:id="1869" w:author="Sandip Sharma" w:date="2021-09-08T13:05:00Z">
              <w:r>
                <w:rPr>
                  <w:rFonts w:ascii="Calibri" w:eastAsia="Times New Roman" w:hAnsi="Calibri" w:cs="Calibri"/>
                  <w:color w:val="000000"/>
                </w:rPr>
                <w:t xml:space="preserve">Broker Average price </w:t>
              </w:r>
            </w:ins>
            <w:ins w:id="1870" w:author="Sandip Sharma" w:date="2021-09-08T13:06:00Z">
              <w:r>
                <w:rPr>
                  <w:rFonts w:ascii="Calibri" w:eastAsia="Times New Roman" w:hAnsi="Calibri" w:cs="Calibri"/>
                  <w:color w:val="000000"/>
                </w:rPr>
                <w:t>file recon as mentioned in Foreign trading section</w:t>
              </w:r>
            </w:ins>
          </w:p>
        </w:tc>
      </w:tr>
      <w:tr w:rsidR="00701520" w:rsidRPr="00A26B5B" w14:paraId="41AE7803" w14:textId="77777777" w:rsidTr="00D06430">
        <w:trPr>
          <w:trHeight w:val="300"/>
          <w:ins w:id="1871" w:author="Hilla Rafalovitz" w:date="2021-08-22T12:46:00Z"/>
          <w:trPrChange w:id="1872" w:author="BENIWAL VIRENDER" w:date="2021-09-07T12:45:00Z">
            <w:trPr>
              <w:trHeight w:val="300"/>
            </w:trPr>
          </w:trPrChange>
        </w:trPr>
        <w:tc>
          <w:tcPr>
            <w:tcW w:w="1078" w:type="dxa"/>
            <w:shd w:val="clear" w:color="auto" w:fill="auto"/>
            <w:noWrap/>
            <w:vAlign w:val="bottom"/>
            <w:tcPrChange w:id="1873" w:author="BENIWAL VIRENDER" w:date="2021-09-07T12:45:00Z">
              <w:tcPr>
                <w:tcW w:w="960" w:type="dxa"/>
                <w:shd w:val="clear" w:color="auto" w:fill="auto"/>
                <w:noWrap/>
                <w:vAlign w:val="bottom"/>
              </w:tcPr>
            </w:tcPrChange>
          </w:tcPr>
          <w:p w14:paraId="185F91E1" w14:textId="77777777" w:rsidR="00701520" w:rsidRPr="00A26B5B" w:rsidRDefault="00701520" w:rsidP="001520AD">
            <w:pPr>
              <w:spacing w:after="0" w:line="240" w:lineRule="auto"/>
              <w:jc w:val="right"/>
              <w:rPr>
                <w:ins w:id="1874" w:author="Hilla Rafalovitz" w:date="2021-08-22T12:46:00Z"/>
                <w:rFonts w:ascii="Calibri" w:eastAsia="Times New Roman" w:hAnsi="Calibri" w:cs="Calibri"/>
                <w:color w:val="000000"/>
              </w:rPr>
            </w:pPr>
          </w:p>
        </w:tc>
        <w:tc>
          <w:tcPr>
            <w:tcW w:w="1989" w:type="dxa"/>
            <w:gridSpan w:val="2"/>
            <w:shd w:val="clear" w:color="auto" w:fill="auto"/>
            <w:noWrap/>
            <w:vAlign w:val="bottom"/>
            <w:tcPrChange w:id="1875" w:author="BENIWAL VIRENDER" w:date="2021-09-07T12:45:00Z">
              <w:tcPr>
                <w:tcW w:w="2060" w:type="dxa"/>
                <w:shd w:val="clear" w:color="auto" w:fill="auto"/>
                <w:noWrap/>
                <w:vAlign w:val="bottom"/>
              </w:tcPr>
            </w:tcPrChange>
          </w:tcPr>
          <w:p w14:paraId="256C167E" w14:textId="77777777" w:rsidR="00701520" w:rsidRPr="00A26B5B" w:rsidRDefault="00701520" w:rsidP="001520AD">
            <w:pPr>
              <w:spacing w:after="0" w:line="240" w:lineRule="auto"/>
              <w:rPr>
                <w:ins w:id="1876" w:author="Hilla Rafalovitz" w:date="2021-08-22T12:46:00Z"/>
                <w:rFonts w:ascii="Calibri" w:eastAsia="Times New Roman" w:hAnsi="Calibri" w:cs="Calibri"/>
                <w:color w:val="000000"/>
              </w:rPr>
            </w:pPr>
          </w:p>
        </w:tc>
        <w:tc>
          <w:tcPr>
            <w:tcW w:w="4946" w:type="dxa"/>
            <w:gridSpan w:val="2"/>
            <w:shd w:val="clear" w:color="auto" w:fill="auto"/>
            <w:noWrap/>
            <w:vAlign w:val="bottom"/>
            <w:tcPrChange w:id="1877" w:author="BENIWAL VIRENDER" w:date="2021-09-07T12:45:00Z">
              <w:tcPr>
                <w:tcW w:w="5140" w:type="dxa"/>
                <w:shd w:val="clear" w:color="auto" w:fill="auto"/>
                <w:noWrap/>
                <w:vAlign w:val="bottom"/>
              </w:tcPr>
            </w:tcPrChange>
          </w:tcPr>
          <w:p w14:paraId="3EA7AAA1" w14:textId="365268C9" w:rsidR="00701520" w:rsidRPr="00A25181" w:rsidRDefault="00701520" w:rsidP="001520AD">
            <w:pPr>
              <w:spacing w:after="0" w:line="240" w:lineRule="auto"/>
              <w:rPr>
                <w:ins w:id="1878" w:author="Hilla Rafalovitz" w:date="2021-08-22T12:46:00Z"/>
                <w:rFonts w:ascii="Calibri" w:eastAsia="Times New Roman" w:hAnsi="Calibri" w:cs="Calibri"/>
                <w:color w:val="000000"/>
              </w:rPr>
            </w:pPr>
            <w:ins w:id="1879" w:author="Hilla Rafalovitz" w:date="2021-08-22T12:46:00Z">
              <w:r>
                <w:rPr>
                  <w:rFonts w:ascii="Calibri" w:eastAsia="Times New Roman" w:hAnsi="Calibri" w:cs="Calibri"/>
                  <w:color w:val="000000"/>
                </w:rPr>
                <w:t>Securities lien report</w:t>
              </w:r>
            </w:ins>
          </w:p>
        </w:tc>
        <w:tc>
          <w:tcPr>
            <w:tcW w:w="1337" w:type="dxa"/>
            <w:gridSpan w:val="2"/>
            <w:tcPrChange w:id="1880" w:author="BENIWAL VIRENDER" w:date="2021-09-07T12:45:00Z">
              <w:tcPr>
                <w:tcW w:w="1190" w:type="dxa"/>
              </w:tcPr>
            </w:tcPrChange>
          </w:tcPr>
          <w:p w14:paraId="4149A793" w14:textId="5C00EA53" w:rsidR="00701520" w:rsidRPr="00A26B5B" w:rsidRDefault="00FF7B5C" w:rsidP="001520AD">
            <w:pPr>
              <w:spacing w:after="0" w:line="240" w:lineRule="auto"/>
              <w:rPr>
                <w:ins w:id="1881" w:author="Hilla Rafalovitz" w:date="2021-08-22T12:46:00Z"/>
                <w:rFonts w:ascii="Calibri" w:eastAsia="Times New Roman" w:hAnsi="Calibri" w:cs="Calibri"/>
                <w:color w:val="000000"/>
              </w:rPr>
            </w:pPr>
            <w:ins w:id="1882" w:author="BENIWAL VIRENDER" w:date="2021-09-05T19:05:00Z">
              <w:r>
                <w:rPr>
                  <w:rFonts w:ascii="Calibri" w:eastAsia="Times New Roman" w:hAnsi="Calibri" w:cs="Calibri"/>
                  <w:color w:val="000000"/>
                </w:rPr>
                <w:t>To provide the navigation from BO screen for ext</w:t>
              </w:r>
            </w:ins>
            <w:ins w:id="1883" w:author="BENIWAL VIRENDER" w:date="2021-09-05T19:06:00Z">
              <w:r>
                <w:rPr>
                  <w:rFonts w:ascii="Calibri" w:eastAsia="Times New Roman" w:hAnsi="Calibri" w:cs="Calibri"/>
                  <w:color w:val="000000"/>
                </w:rPr>
                <w:t>r</w:t>
              </w:r>
            </w:ins>
            <w:ins w:id="1884" w:author="BENIWAL VIRENDER" w:date="2021-09-05T19:05:00Z">
              <w:r>
                <w:rPr>
                  <w:rFonts w:ascii="Calibri" w:eastAsia="Times New Roman" w:hAnsi="Calibri" w:cs="Calibri"/>
                  <w:color w:val="000000"/>
                </w:rPr>
                <w:t>act</w:t>
              </w:r>
            </w:ins>
          </w:p>
        </w:tc>
      </w:tr>
      <w:tr w:rsidR="002E7F39" w:rsidRPr="00A26B5B" w14:paraId="61C65D40" w14:textId="77777777" w:rsidTr="00D06430">
        <w:trPr>
          <w:trHeight w:val="300"/>
          <w:ins w:id="1885" w:author="Hilla Rafalovitz" w:date="2021-08-22T12:48:00Z"/>
          <w:trPrChange w:id="1886" w:author="BENIWAL VIRENDER" w:date="2021-09-07T12:45:00Z">
            <w:trPr>
              <w:trHeight w:val="300"/>
            </w:trPr>
          </w:trPrChange>
        </w:trPr>
        <w:tc>
          <w:tcPr>
            <w:tcW w:w="1078" w:type="dxa"/>
            <w:shd w:val="clear" w:color="auto" w:fill="auto"/>
            <w:noWrap/>
            <w:vAlign w:val="bottom"/>
            <w:tcPrChange w:id="1887" w:author="BENIWAL VIRENDER" w:date="2021-09-07T12:45:00Z">
              <w:tcPr>
                <w:tcW w:w="960" w:type="dxa"/>
                <w:shd w:val="clear" w:color="auto" w:fill="auto"/>
                <w:noWrap/>
                <w:vAlign w:val="bottom"/>
              </w:tcPr>
            </w:tcPrChange>
          </w:tcPr>
          <w:p w14:paraId="2E7CD8A4" w14:textId="77777777" w:rsidR="002E7F39" w:rsidRPr="00A26B5B" w:rsidRDefault="002E7F39" w:rsidP="001520AD">
            <w:pPr>
              <w:spacing w:after="0" w:line="240" w:lineRule="auto"/>
              <w:jc w:val="right"/>
              <w:rPr>
                <w:ins w:id="1888" w:author="Hilla Rafalovitz" w:date="2021-08-22T12:48:00Z"/>
                <w:rFonts w:ascii="Calibri" w:eastAsia="Times New Roman" w:hAnsi="Calibri" w:cs="Calibri"/>
                <w:color w:val="000000"/>
              </w:rPr>
            </w:pPr>
          </w:p>
        </w:tc>
        <w:tc>
          <w:tcPr>
            <w:tcW w:w="1989" w:type="dxa"/>
            <w:gridSpan w:val="2"/>
            <w:shd w:val="clear" w:color="auto" w:fill="auto"/>
            <w:noWrap/>
            <w:vAlign w:val="bottom"/>
            <w:tcPrChange w:id="1889" w:author="BENIWAL VIRENDER" w:date="2021-09-07T12:45:00Z">
              <w:tcPr>
                <w:tcW w:w="2060" w:type="dxa"/>
                <w:shd w:val="clear" w:color="auto" w:fill="auto"/>
                <w:noWrap/>
                <w:vAlign w:val="bottom"/>
              </w:tcPr>
            </w:tcPrChange>
          </w:tcPr>
          <w:p w14:paraId="068FDEFA" w14:textId="77777777" w:rsidR="002E7F39" w:rsidRPr="00A26B5B" w:rsidRDefault="002E7F39" w:rsidP="001520AD">
            <w:pPr>
              <w:spacing w:after="0" w:line="240" w:lineRule="auto"/>
              <w:rPr>
                <w:ins w:id="1890" w:author="Hilla Rafalovitz" w:date="2021-08-22T12:48:00Z"/>
                <w:rFonts w:ascii="Calibri" w:eastAsia="Times New Roman" w:hAnsi="Calibri" w:cs="Calibri"/>
                <w:color w:val="000000"/>
              </w:rPr>
            </w:pPr>
          </w:p>
        </w:tc>
        <w:tc>
          <w:tcPr>
            <w:tcW w:w="4946" w:type="dxa"/>
            <w:gridSpan w:val="2"/>
            <w:shd w:val="clear" w:color="auto" w:fill="auto"/>
            <w:noWrap/>
            <w:vAlign w:val="bottom"/>
            <w:tcPrChange w:id="1891" w:author="BENIWAL VIRENDER" w:date="2021-09-07T12:45:00Z">
              <w:tcPr>
                <w:tcW w:w="5140" w:type="dxa"/>
                <w:shd w:val="clear" w:color="auto" w:fill="auto"/>
                <w:noWrap/>
                <w:vAlign w:val="bottom"/>
              </w:tcPr>
            </w:tcPrChange>
          </w:tcPr>
          <w:p w14:paraId="5869D6AA" w14:textId="0FC1BD5B" w:rsidR="002E7F39" w:rsidRDefault="002E7F39" w:rsidP="001520AD">
            <w:pPr>
              <w:spacing w:after="0" w:line="240" w:lineRule="auto"/>
              <w:rPr>
                <w:ins w:id="1892" w:author="Hilla Rafalovitz" w:date="2021-08-22T12:48:00Z"/>
                <w:rFonts w:ascii="Calibri" w:eastAsia="Times New Roman" w:hAnsi="Calibri" w:cs="Calibri"/>
                <w:color w:val="000000"/>
              </w:rPr>
            </w:pPr>
            <w:ins w:id="1893" w:author="Hilla Rafalovitz" w:date="2021-08-22T12:48:00Z">
              <w:r>
                <w:rPr>
                  <w:rFonts w:ascii="Calibri" w:eastAsia="Times New Roman" w:hAnsi="Calibri" w:cs="Calibri"/>
                  <w:color w:val="000000"/>
                </w:rPr>
                <w:t>D</w:t>
              </w:r>
              <w:r w:rsidRPr="002E7F39">
                <w:rPr>
                  <w:rFonts w:ascii="Calibri" w:eastAsia="Times New Roman" w:hAnsi="Calibri" w:cs="Calibri"/>
                  <w:color w:val="000000"/>
                </w:rPr>
                <w:t>ependent transaction</w:t>
              </w:r>
              <w:r>
                <w:rPr>
                  <w:rFonts w:ascii="Calibri" w:eastAsia="Times New Roman" w:hAnsi="Calibri" w:cs="Calibri"/>
                  <w:color w:val="000000"/>
                </w:rPr>
                <w:t xml:space="preserve"> </w:t>
              </w:r>
              <w:commentRangeStart w:id="1894"/>
              <w:commentRangeStart w:id="1895"/>
              <w:r>
                <w:rPr>
                  <w:rFonts w:ascii="Calibri" w:eastAsia="Times New Roman" w:hAnsi="Calibri" w:cs="Calibri"/>
                  <w:color w:val="000000"/>
                </w:rPr>
                <w:t>report</w:t>
              </w:r>
            </w:ins>
            <w:commentRangeEnd w:id="1894"/>
            <w:ins w:id="1896" w:author="Hilla Rafalovitz" w:date="2021-08-22T12:51:00Z">
              <w:r w:rsidR="00295A90">
                <w:rPr>
                  <w:rStyle w:val="CommentReference"/>
                  <w:rtl/>
                </w:rPr>
                <w:commentReference w:id="1894"/>
              </w:r>
            </w:ins>
            <w:commentRangeEnd w:id="1895"/>
            <w:ins w:id="1897" w:author="Hilla Rafalovitz" w:date="2021-09-09T15:27:00Z">
              <w:r w:rsidR="00E90132">
                <w:rPr>
                  <w:rStyle w:val="CommentReference"/>
                </w:rPr>
                <w:commentReference w:id="1895"/>
              </w:r>
            </w:ins>
          </w:p>
        </w:tc>
        <w:tc>
          <w:tcPr>
            <w:tcW w:w="1337" w:type="dxa"/>
            <w:gridSpan w:val="2"/>
            <w:tcPrChange w:id="1899" w:author="BENIWAL VIRENDER" w:date="2021-09-07T12:45:00Z">
              <w:tcPr>
                <w:tcW w:w="1190" w:type="dxa"/>
              </w:tcPr>
            </w:tcPrChange>
          </w:tcPr>
          <w:p w14:paraId="6F5D1A49" w14:textId="2B490A80" w:rsidR="002E7F39" w:rsidRPr="00A26B5B" w:rsidRDefault="00890CCF" w:rsidP="001520AD">
            <w:pPr>
              <w:spacing w:after="0" w:line="240" w:lineRule="auto"/>
              <w:rPr>
                <w:ins w:id="1900" w:author="Hilla Rafalovitz" w:date="2021-08-22T12:48:00Z"/>
                <w:rFonts w:ascii="Calibri" w:eastAsia="Times New Roman" w:hAnsi="Calibri" w:cs="Calibri"/>
                <w:color w:val="000000"/>
              </w:rPr>
            </w:pPr>
            <w:ins w:id="1901" w:author="BENIWAL VIRENDER" w:date="2021-09-05T19:16:00Z">
              <w:r>
                <w:rPr>
                  <w:rFonts w:ascii="Calibri" w:eastAsia="Times New Roman" w:hAnsi="Calibri" w:cs="Calibri"/>
                  <w:color w:val="000000"/>
                </w:rPr>
                <w:t xml:space="preserve">Data </w:t>
              </w:r>
            </w:ins>
            <w:ins w:id="1902" w:author="BENIWAL VIRENDER" w:date="2021-09-05T19:12:00Z">
              <w:r w:rsidR="007E3662">
                <w:rPr>
                  <w:rFonts w:ascii="Calibri" w:eastAsia="Times New Roman" w:hAnsi="Calibri" w:cs="Calibri"/>
                  <w:color w:val="000000"/>
                </w:rPr>
                <w:t>Extracts</w:t>
              </w:r>
              <w:r w:rsidR="004C2F43">
                <w:rPr>
                  <w:rFonts w:ascii="Calibri" w:eastAsia="Times New Roman" w:hAnsi="Calibri" w:cs="Calibri"/>
                  <w:color w:val="000000"/>
                </w:rPr>
                <w:t xml:space="preserve"> </w:t>
              </w:r>
            </w:ins>
            <w:ins w:id="1903" w:author="BENIWAL VIRENDER" w:date="2021-09-05T19:16:00Z">
              <w:r>
                <w:rPr>
                  <w:rFonts w:ascii="Calibri" w:eastAsia="Times New Roman" w:hAnsi="Calibri" w:cs="Calibri"/>
                  <w:color w:val="000000"/>
                </w:rPr>
                <w:t>for CA/Trades (open) on daily Basis</w:t>
              </w:r>
            </w:ins>
          </w:p>
        </w:tc>
      </w:tr>
      <w:tr w:rsidR="00E43017" w:rsidRPr="00A26B5B" w14:paraId="6CEAB561" w14:textId="77777777" w:rsidTr="00D06430">
        <w:trPr>
          <w:trHeight w:val="300"/>
          <w:ins w:id="1904" w:author="Hilla Rafalovitz" w:date="2021-08-22T12:53:00Z"/>
          <w:trPrChange w:id="1905" w:author="BENIWAL VIRENDER" w:date="2021-09-07T12:45:00Z">
            <w:trPr>
              <w:trHeight w:val="300"/>
            </w:trPr>
          </w:trPrChange>
        </w:trPr>
        <w:tc>
          <w:tcPr>
            <w:tcW w:w="1078" w:type="dxa"/>
            <w:shd w:val="clear" w:color="auto" w:fill="auto"/>
            <w:noWrap/>
            <w:vAlign w:val="bottom"/>
            <w:tcPrChange w:id="1906" w:author="BENIWAL VIRENDER" w:date="2021-09-07T12:45:00Z">
              <w:tcPr>
                <w:tcW w:w="960" w:type="dxa"/>
                <w:shd w:val="clear" w:color="auto" w:fill="auto"/>
                <w:noWrap/>
                <w:vAlign w:val="bottom"/>
              </w:tcPr>
            </w:tcPrChange>
          </w:tcPr>
          <w:p w14:paraId="7D0D13B4" w14:textId="77777777" w:rsidR="00E43017" w:rsidRPr="00A26B5B" w:rsidRDefault="00E43017" w:rsidP="001520AD">
            <w:pPr>
              <w:spacing w:after="0" w:line="240" w:lineRule="auto"/>
              <w:jc w:val="right"/>
              <w:rPr>
                <w:ins w:id="1907" w:author="Hilla Rafalovitz" w:date="2021-08-22T12:53:00Z"/>
                <w:rFonts w:ascii="Calibri" w:eastAsia="Times New Roman" w:hAnsi="Calibri" w:cs="Calibri"/>
                <w:color w:val="000000"/>
              </w:rPr>
            </w:pPr>
          </w:p>
        </w:tc>
        <w:tc>
          <w:tcPr>
            <w:tcW w:w="1989" w:type="dxa"/>
            <w:gridSpan w:val="2"/>
            <w:shd w:val="clear" w:color="auto" w:fill="auto"/>
            <w:noWrap/>
            <w:vAlign w:val="bottom"/>
            <w:tcPrChange w:id="1908" w:author="BENIWAL VIRENDER" w:date="2021-09-07T12:45:00Z">
              <w:tcPr>
                <w:tcW w:w="2060" w:type="dxa"/>
                <w:shd w:val="clear" w:color="auto" w:fill="auto"/>
                <w:noWrap/>
                <w:vAlign w:val="bottom"/>
              </w:tcPr>
            </w:tcPrChange>
          </w:tcPr>
          <w:p w14:paraId="79B9E563" w14:textId="77777777" w:rsidR="00E43017" w:rsidRPr="00A26B5B" w:rsidRDefault="00E43017" w:rsidP="001520AD">
            <w:pPr>
              <w:spacing w:after="0" w:line="240" w:lineRule="auto"/>
              <w:rPr>
                <w:ins w:id="1909" w:author="Hilla Rafalovitz" w:date="2021-08-22T12:53:00Z"/>
                <w:rFonts w:ascii="Calibri" w:eastAsia="Times New Roman" w:hAnsi="Calibri" w:cs="Calibri"/>
                <w:color w:val="000000"/>
              </w:rPr>
            </w:pPr>
          </w:p>
        </w:tc>
        <w:tc>
          <w:tcPr>
            <w:tcW w:w="4946" w:type="dxa"/>
            <w:gridSpan w:val="2"/>
            <w:shd w:val="clear" w:color="auto" w:fill="auto"/>
            <w:noWrap/>
            <w:vAlign w:val="bottom"/>
            <w:tcPrChange w:id="1910" w:author="BENIWAL VIRENDER" w:date="2021-09-07T12:45:00Z">
              <w:tcPr>
                <w:tcW w:w="5140" w:type="dxa"/>
                <w:shd w:val="clear" w:color="auto" w:fill="auto"/>
                <w:noWrap/>
                <w:vAlign w:val="bottom"/>
              </w:tcPr>
            </w:tcPrChange>
          </w:tcPr>
          <w:p w14:paraId="6BA1F0B0" w14:textId="21B409EB" w:rsidR="00E43017" w:rsidRDefault="00B32A83" w:rsidP="001520AD">
            <w:pPr>
              <w:spacing w:after="0" w:line="240" w:lineRule="auto"/>
              <w:rPr>
                <w:ins w:id="1911" w:author="Hilla Rafalovitz" w:date="2021-08-22T12:53:00Z"/>
                <w:rFonts w:ascii="Calibri" w:eastAsia="Times New Roman" w:hAnsi="Calibri" w:cs="Calibri"/>
                <w:color w:val="000000"/>
              </w:rPr>
            </w:pPr>
            <w:ins w:id="1912" w:author="Hilla Rafalovitz" w:date="2021-09-09T15:36:00Z">
              <w:r>
                <w:rPr>
                  <w:rFonts w:ascii="Calibri" w:eastAsia="Times New Roman" w:hAnsi="Calibri" w:cs="Calibri"/>
                  <w:color w:val="000000"/>
                </w:rPr>
                <w:t>“</w:t>
              </w:r>
            </w:ins>
            <w:ins w:id="1913" w:author="Hilla Rafalovitz" w:date="2021-09-09T15:35:00Z">
              <w:r w:rsidR="00353BDB">
                <w:rPr>
                  <w:rFonts w:ascii="Calibri" w:eastAsia="Times New Roman" w:hAnsi="Calibri" w:cs="Calibri"/>
                  <w:color w:val="000000"/>
                </w:rPr>
                <w:t>Short positions</w:t>
              </w:r>
            </w:ins>
            <w:ins w:id="1914" w:author="Hilla Rafalovitz" w:date="2021-09-09T15:36:00Z">
              <w:r>
                <w:rPr>
                  <w:rFonts w:ascii="Calibri" w:eastAsia="Times New Roman" w:hAnsi="Calibri" w:cs="Calibri"/>
                  <w:color w:val="000000"/>
                </w:rPr>
                <w:t>”</w:t>
              </w:r>
            </w:ins>
            <w:ins w:id="1915" w:author="Hilla Rafalovitz" w:date="2021-09-09T15:35:00Z">
              <w:r w:rsidR="00353BDB">
                <w:rPr>
                  <w:rFonts w:ascii="Calibri" w:eastAsia="Times New Roman" w:hAnsi="Calibri" w:cs="Calibri"/>
                  <w:color w:val="000000"/>
                </w:rPr>
                <w:t xml:space="preserve"> by customers’ por</w:t>
              </w:r>
            </w:ins>
            <w:ins w:id="1916" w:author="Hilla Rafalovitz" w:date="2021-09-09T15:36:00Z">
              <w:r w:rsidR="00353BDB">
                <w:rPr>
                  <w:rFonts w:ascii="Calibri" w:eastAsia="Times New Roman" w:hAnsi="Calibri" w:cs="Calibri"/>
                  <w:color w:val="000000"/>
                </w:rPr>
                <w:t>tfolios</w:t>
              </w:r>
              <w:r w:rsidR="007270B1">
                <w:rPr>
                  <w:rFonts w:ascii="Calibri" w:eastAsia="Times New Roman" w:hAnsi="Calibri" w:cs="Calibri"/>
                  <w:color w:val="000000"/>
                </w:rPr>
                <w:t xml:space="preserve"> </w:t>
              </w:r>
            </w:ins>
          </w:p>
        </w:tc>
        <w:tc>
          <w:tcPr>
            <w:tcW w:w="1337" w:type="dxa"/>
            <w:gridSpan w:val="2"/>
            <w:tcPrChange w:id="1917" w:author="BENIWAL VIRENDER" w:date="2021-09-07T12:45:00Z">
              <w:tcPr>
                <w:tcW w:w="1190" w:type="dxa"/>
              </w:tcPr>
            </w:tcPrChange>
          </w:tcPr>
          <w:p w14:paraId="3E9B752B" w14:textId="6AAEAA0F" w:rsidR="00E43017" w:rsidRPr="00A26B5B" w:rsidRDefault="00EA0428" w:rsidP="001520AD">
            <w:pPr>
              <w:spacing w:after="0" w:line="240" w:lineRule="auto"/>
              <w:rPr>
                <w:ins w:id="1918" w:author="Hilla Rafalovitz" w:date="2021-08-22T12:53:00Z"/>
                <w:rFonts w:ascii="Calibri" w:eastAsia="Times New Roman" w:hAnsi="Calibri" w:cs="Calibri"/>
                <w:color w:val="000000"/>
              </w:rPr>
            </w:pPr>
            <w:ins w:id="1919" w:author="Hilla Rafalovitz" w:date="2021-09-09T15:38:00Z">
              <w:r>
                <w:rPr>
                  <w:rFonts w:ascii="Calibri" w:eastAsia="Times New Roman" w:hAnsi="Calibri" w:cs="Calibri"/>
                  <w:color w:val="000000"/>
                </w:rPr>
                <w:t>First trading day and last trading day in this week</w:t>
              </w:r>
            </w:ins>
          </w:p>
        </w:tc>
      </w:tr>
      <w:tr w:rsidR="00E43017" w:rsidRPr="00A26B5B" w14:paraId="7D03EF36" w14:textId="77777777" w:rsidTr="00D06430">
        <w:trPr>
          <w:trHeight w:val="300"/>
          <w:ins w:id="1920" w:author="Hilla Rafalovitz" w:date="2021-08-22T12:53:00Z"/>
          <w:trPrChange w:id="1921" w:author="BENIWAL VIRENDER" w:date="2021-09-07T12:45:00Z">
            <w:trPr>
              <w:trHeight w:val="300"/>
            </w:trPr>
          </w:trPrChange>
        </w:trPr>
        <w:tc>
          <w:tcPr>
            <w:tcW w:w="1078" w:type="dxa"/>
            <w:shd w:val="clear" w:color="auto" w:fill="auto"/>
            <w:noWrap/>
            <w:vAlign w:val="bottom"/>
            <w:tcPrChange w:id="1922" w:author="BENIWAL VIRENDER" w:date="2021-09-07T12:45:00Z">
              <w:tcPr>
                <w:tcW w:w="960" w:type="dxa"/>
                <w:shd w:val="clear" w:color="auto" w:fill="auto"/>
                <w:noWrap/>
                <w:vAlign w:val="bottom"/>
              </w:tcPr>
            </w:tcPrChange>
          </w:tcPr>
          <w:p w14:paraId="03A6A4C9" w14:textId="77777777" w:rsidR="00E43017" w:rsidRPr="00A26B5B" w:rsidRDefault="00E43017" w:rsidP="001520AD">
            <w:pPr>
              <w:spacing w:after="0" w:line="240" w:lineRule="auto"/>
              <w:jc w:val="right"/>
              <w:rPr>
                <w:ins w:id="1923" w:author="Hilla Rafalovitz" w:date="2021-08-22T12:53:00Z"/>
                <w:rFonts w:ascii="Calibri" w:eastAsia="Times New Roman" w:hAnsi="Calibri" w:cs="Calibri"/>
                <w:color w:val="000000"/>
              </w:rPr>
            </w:pPr>
          </w:p>
        </w:tc>
        <w:tc>
          <w:tcPr>
            <w:tcW w:w="1989" w:type="dxa"/>
            <w:gridSpan w:val="2"/>
            <w:shd w:val="clear" w:color="auto" w:fill="auto"/>
            <w:noWrap/>
            <w:vAlign w:val="bottom"/>
            <w:tcPrChange w:id="1924" w:author="BENIWAL VIRENDER" w:date="2021-09-07T12:45:00Z">
              <w:tcPr>
                <w:tcW w:w="2060" w:type="dxa"/>
                <w:shd w:val="clear" w:color="auto" w:fill="auto"/>
                <w:noWrap/>
                <w:vAlign w:val="bottom"/>
              </w:tcPr>
            </w:tcPrChange>
          </w:tcPr>
          <w:p w14:paraId="2B0C64B3" w14:textId="77777777" w:rsidR="00E43017" w:rsidRPr="00A26B5B" w:rsidRDefault="00E43017" w:rsidP="001520AD">
            <w:pPr>
              <w:spacing w:after="0" w:line="240" w:lineRule="auto"/>
              <w:rPr>
                <w:ins w:id="1925" w:author="Hilla Rafalovitz" w:date="2021-08-22T12:53:00Z"/>
                <w:rFonts w:ascii="Calibri" w:eastAsia="Times New Roman" w:hAnsi="Calibri" w:cs="Calibri"/>
                <w:color w:val="000000"/>
              </w:rPr>
            </w:pPr>
          </w:p>
        </w:tc>
        <w:tc>
          <w:tcPr>
            <w:tcW w:w="4946" w:type="dxa"/>
            <w:gridSpan w:val="2"/>
            <w:shd w:val="clear" w:color="auto" w:fill="auto"/>
            <w:noWrap/>
            <w:vAlign w:val="bottom"/>
            <w:tcPrChange w:id="1926" w:author="BENIWAL VIRENDER" w:date="2021-09-07T12:45:00Z">
              <w:tcPr>
                <w:tcW w:w="5140" w:type="dxa"/>
                <w:shd w:val="clear" w:color="auto" w:fill="auto"/>
                <w:noWrap/>
                <w:vAlign w:val="bottom"/>
              </w:tcPr>
            </w:tcPrChange>
          </w:tcPr>
          <w:p w14:paraId="157FEAEA" w14:textId="77777777" w:rsidR="00E43017" w:rsidRDefault="00E43017" w:rsidP="001520AD">
            <w:pPr>
              <w:spacing w:after="0" w:line="240" w:lineRule="auto"/>
              <w:rPr>
                <w:ins w:id="1927" w:author="Hilla Rafalovitz" w:date="2021-08-22T12:53:00Z"/>
                <w:rFonts w:ascii="Calibri" w:eastAsia="Times New Roman" w:hAnsi="Calibri" w:cs="Calibri"/>
                <w:color w:val="000000"/>
              </w:rPr>
            </w:pPr>
          </w:p>
        </w:tc>
        <w:tc>
          <w:tcPr>
            <w:tcW w:w="1337" w:type="dxa"/>
            <w:gridSpan w:val="2"/>
            <w:tcPrChange w:id="1928" w:author="BENIWAL VIRENDER" w:date="2021-09-07T12:45:00Z">
              <w:tcPr>
                <w:tcW w:w="1190" w:type="dxa"/>
              </w:tcPr>
            </w:tcPrChange>
          </w:tcPr>
          <w:p w14:paraId="6763DC36" w14:textId="77777777" w:rsidR="00E43017" w:rsidRPr="00A26B5B" w:rsidRDefault="00E43017" w:rsidP="001520AD">
            <w:pPr>
              <w:spacing w:after="0" w:line="240" w:lineRule="auto"/>
              <w:rPr>
                <w:ins w:id="1929" w:author="Hilla Rafalovitz" w:date="2021-08-22T12:53:00Z"/>
                <w:rFonts w:ascii="Calibri" w:eastAsia="Times New Roman" w:hAnsi="Calibri" w:cs="Calibri"/>
                <w:color w:val="000000"/>
              </w:rPr>
            </w:pPr>
          </w:p>
        </w:tc>
      </w:tr>
      <w:tr w:rsidR="00E43017" w:rsidRPr="00A26B5B" w14:paraId="115FFB35" w14:textId="77777777" w:rsidTr="00D06430">
        <w:trPr>
          <w:trHeight w:val="300"/>
          <w:ins w:id="1930" w:author="Hilla Rafalovitz" w:date="2021-08-22T12:53:00Z"/>
          <w:trPrChange w:id="1931" w:author="BENIWAL VIRENDER" w:date="2021-09-07T12:45:00Z">
            <w:trPr>
              <w:trHeight w:val="300"/>
            </w:trPr>
          </w:trPrChange>
        </w:trPr>
        <w:tc>
          <w:tcPr>
            <w:tcW w:w="1078" w:type="dxa"/>
            <w:shd w:val="clear" w:color="auto" w:fill="auto"/>
            <w:noWrap/>
            <w:vAlign w:val="bottom"/>
            <w:tcPrChange w:id="1932" w:author="BENIWAL VIRENDER" w:date="2021-09-07T12:45:00Z">
              <w:tcPr>
                <w:tcW w:w="960" w:type="dxa"/>
                <w:shd w:val="clear" w:color="auto" w:fill="auto"/>
                <w:noWrap/>
                <w:vAlign w:val="bottom"/>
              </w:tcPr>
            </w:tcPrChange>
          </w:tcPr>
          <w:p w14:paraId="5CFEA9B2" w14:textId="77777777" w:rsidR="00E43017" w:rsidRPr="00A26B5B" w:rsidRDefault="00E43017" w:rsidP="001520AD">
            <w:pPr>
              <w:spacing w:after="0" w:line="240" w:lineRule="auto"/>
              <w:jc w:val="right"/>
              <w:rPr>
                <w:ins w:id="1933" w:author="Hilla Rafalovitz" w:date="2021-08-22T12:53:00Z"/>
                <w:rFonts w:ascii="Calibri" w:eastAsia="Times New Roman" w:hAnsi="Calibri" w:cs="Calibri"/>
                <w:color w:val="000000"/>
              </w:rPr>
            </w:pPr>
          </w:p>
        </w:tc>
        <w:tc>
          <w:tcPr>
            <w:tcW w:w="1989" w:type="dxa"/>
            <w:gridSpan w:val="2"/>
            <w:shd w:val="clear" w:color="auto" w:fill="auto"/>
            <w:noWrap/>
            <w:vAlign w:val="bottom"/>
            <w:tcPrChange w:id="1934" w:author="BENIWAL VIRENDER" w:date="2021-09-07T12:45:00Z">
              <w:tcPr>
                <w:tcW w:w="2060" w:type="dxa"/>
                <w:shd w:val="clear" w:color="auto" w:fill="auto"/>
                <w:noWrap/>
                <w:vAlign w:val="bottom"/>
              </w:tcPr>
            </w:tcPrChange>
          </w:tcPr>
          <w:p w14:paraId="30C0F698" w14:textId="77777777" w:rsidR="00E43017" w:rsidRPr="00A26B5B" w:rsidRDefault="00E43017" w:rsidP="001520AD">
            <w:pPr>
              <w:spacing w:after="0" w:line="240" w:lineRule="auto"/>
              <w:rPr>
                <w:ins w:id="1935" w:author="Hilla Rafalovitz" w:date="2021-08-22T12:53:00Z"/>
                <w:rFonts w:ascii="Calibri" w:eastAsia="Times New Roman" w:hAnsi="Calibri" w:cs="Calibri"/>
                <w:color w:val="000000"/>
              </w:rPr>
            </w:pPr>
          </w:p>
        </w:tc>
        <w:tc>
          <w:tcPr>
            <w:tcW w:w="4946" w:type="dxa"/>
            <w:gridSpan w:val="2"/>
            <w:shd w:val="clear" w:color="auto" w:fill="auto"/>
            <w:noWrap/>
            <w:vAlign w:val="bottom"/>
            <w:tcPrChange w:id="1936" w:author="BENIWAL VIRENDER" w:date="2021-09-07T12:45:00Z">
              <w:tcPr>
                <w:tcW w:w="5140" w:type="dxa"/>
                <w:shd w:val="clear" w:color="auto" w:fill="auto"/>
                <w:noWrap/>
                <w:vAlign w:val="bottom"/>
              </w:tcPr>
            </w:tcPrChange>
          </w:tcPr>
          <w:p w14:paraId="75C0F264" w14:textId="77777777" w:rsidR="00E43017" w:rsidRDefault="00E43017" w:rsidP="001520AD">
            <w:pPr>
              <w:spacing w:after="0" w:line="240" w:lineRule="auto"/>
              <w:rPr>
                <w:ins w:id="1937" w:author="Hilla Rafalovitz" w:date="2021-08-22T12:53:00Z"/>
                <w:rFonts w:ascii="Calibri" w:eastAsia="Times New Roman" w:hAnsi="Calibri" w:cs="Calibri"/>
                <w:color w:val="000000"/>
              </w:rPr>
            </w:pPr>
          </w:p>
        </w:tc>
        <w:tc>
          <w:tcPr>
            <w:tcW w:w="1337" w:type="dxa"/>
            <w:gridSpan w:val="2"/>
            <w:tcPrChange w:id="1938" w:author="BENIWAL VIRENDER" w:date="2021-09-07T12:45:00Z">
              <w:tcPr>
                <w:tcW w:w="1190" w:type="dxa"/>
              </w:tcPr>
            </w:tcPrChange>
          </w:tcPr>
          <w:p w14:paraId="061FE9FB" w14:textId="77777777" w:rsidR="00E43017" w:rsidRPr="00A26B5B" w:rsidRDefault="00E43017" w:rsidP="001520AD">
            <w:pPr>
              <w:spacing w:after="0" w:line="240" w:lineRule="auto"/>
              <w:rPr>
                <w:ins w:id="1939" w:author="Hilla Rafalovitz" w:date="2021-08-22T12:53:00Z"/>
                <w:rFonts w:ascii="Calibri" w:eastAsia="Times New Roman" w:hAnsi="Calibri" w:cs="Calibri"/>
                <w:color w:val="000000"/>
              </w:rPr>
            </w:pPr>
          </w:p>
        </w:tc>
      </w:tr>
    </w:tbl>
    <w:p w14:paraId="53BDB81D" w14:textId="64F07D6A" w:rsidR="00077AC6" w:rsidRDefault="00077AC6">
      <w:pPr>
        <w:rPr>
          <w:ins w:id="1940" w:author="Eran Dayan" w:date="2021-09-30T14:53:00Z"/>
        </w:rPr>
      </w:pPr>
    </w:p>
    <w:p w14:paraId="790829FD" w14:textId="77777777" w:rsidR="00077AC6" w:rsidRDefault="00077AC6">
      <w:pPr>
        <w:rPr>
          <w:ins w:id="1941" w:author="Eran Dayan" w:date="2021-09-30T14:53:00Z"/>
        </w:rPr>
      </w:pPr>
      <w:ins w:id="1942" w:author="Eran Dayan" w:date="2021-09-30T14:53:00Z">
        <w:r>
          <w:br w:type="page"/>
        </w:r>
      </w:ins>
    </w:p>
    <w:p w14:paraId="25486251" w14:textId="77777777" w:rsidR="00C35533" w:rsidRDefault="00C35533">
      <w:pPr>
        <w:rPr>
          <w:ins w:id="1943" w:author="Hilla Rafalovitz" w:date="2021-08-20T01:25:00Z"/>
        </w:rPr>
        <w:pPrChange w:id="1944" w:author="Sandip Sharma" w:date="2021-09-08T12:38:00Z">
          <w:pPr>
            <w:pStyle w:val="Heading1"/>
          </w:pPr>
        </w:pPrChange>
      </w:pPr>
    </w:p>
    <w:p w14:paraId="12DFEC14" w14:textId="05194796" w:rsidR="003C5F24" w:rsidRPr="00EC02DD" w:rsidRDefault="003C5F24" w:rsidP="006D1215">
      <w:pPr>
        <w:pStyle w:val="Heading1"/>
        <w:rPr>
          <w:ins w:id="1945" w:author="BENIWAL VIRENDER" w:date="2021-08-31T12:45:00Z"/>
        </w:rPr>
      </w:pPr>
      <w:commentRangeStart w:id="1946"/>
      <w:ins w:id="1947" w:author="Hilla Rafalovitz" w:date="2021-08-20T01:25:00Z">
        <w:del w:id="1948" w:author="Sandip Sharma" w:date="2021-09-08T12:39:00Z">
          <w:r w:rsidRPr="00162A42" w:rsidDel="00FF622F">
            <w:rPr>
              <w:rFonts w:asciiTheme="minorHAnsi" w:hAnsiTheme="minorHAnsi" w:cstheme="minorHAnsi"/>
              <w:sz w:val="22"/>
              <w:szCs w:val="22"/>
              <w:rPrChange w:id="1949" w:author="BENIWAL VIRENDER" w:date="2021-09-07T12:57:00Z">
                <w:rPr/>
              </w:rPrChange>
            </w:rPr>
            <w:delText xml:space="preserve">10. </w:delText>
          </w:r>
        </w:del>
        <w:commentRangeStart w:id="1950"/>
        <w:commentRangeStart w:id="1951"/>
        <w:r w:rsidRPr="00EC02DD">
          <w:t>Distribution</w:t>
        </w:r>
      </w:ins>
      <w:commentRangeEnd w:id="1950"/>
      <w:ins w:id="1952" w:author="Hilla Rafalovitz" w:date="2021-08-20T01:26:00Z">
        <w:r w:rsidR="002B2244" w:rsidRPr="00FF622F">
          <w:rPr>
            <w:rPrChange w:id="1953" w:author="Sandip Sharma" w:date="2021-09-08T12:39:00Z">
              <w:rPr>
                <w:rStyle w:val="CommentReference"/>
                <w:rFonts w:asciiTheme="minorHAnsi" w:eastAsiaTheme="minorHAnsi" w:hAnsiTheme="minorHAnsi" w:cstheme="minorBidi"/>
                <w:color w:val="auto"/>
              </w:rPr>
            </w:rPrChange>
          </w:rPr>
          <w:commentReference w:id="1950"/>
        </w:r>
      </w:ins>
      <w:commentRangeEnd w:id="1951"/>
      <w:r w:rsidR="00575505" w:rsidRPr="00FF622F">
        <w:rPr>
          <w:rPrChange w:id="1954" w:author="Sandip Sharma" w:date="2021-09-08T12:39:00Z">
            <w:rPr>
              <w:rStyle w:val="CommentReference"/>
              <w:rFonts w:asciiTheme="minorHAnsi" w:eastAsiaTheme="minorHAnsi" w:hAnsiTheme="minorHAnsi" w:cstheme="minorBidi"/>
              <w:color w:val="auto"/>
            </w:rPr>
          </w:rPrChange>
        </w:rPr>
        <w:commentReference w:id="1951"/>
      </w:r>
      <w:ins w:id="1955" w:author="Hilla Rafalovitz" w:date="2021-08-20T01:25:00Z">
        <w:r w:rsidRPr="00EC02DD">
          <w:t xml:space="preserve"> </w:t>
        </w:r>
        <w:commentRangeStart w:id="1956"/>
        <w:r w:rsidRPr="00EC02DD">
          <w:t>Fees</w:t>
        </w:r>
      </w:ins>
      <w:commentRangeEnd w:id="1956"/>
      <w:ins w:id="1957" w:author="Hilla Rafalovitz" w:date="2021-08-22T12:18:00Z">
        <w:r w:rsidR="000F5E7C" w:rsidRPr="00FF622F">
          <w:rPr>
            <w:rPrChange w:id="1958" w:author="Sandip Sharma" w:date="2021-09-08T12:39:00Z">
              <w:rPr>
                <w:rStyle w:val="CommentReference"/>
                <w:rFonts w:asciiTheme="minorHAnsi" w:eastAsiaTheme="minorHAnsi" w:hAnsiTheme="minorHAnsi" w:cstheme="minorBidi"/>
                <w:color w:val="auto"/>
              </w:rPr>
            </w:rPrChange>
          </w:rPr>
          <w:commentReference w:id="1956"/>
        </w:r>
      </w:ins>
      <w:ins w:id="1959" w:author="Hilla Rafalovitz" w:date="2021-08-20T01:25:00Z">
        <w:r w:rsidRPr="00EC02DD">
          <w:t xml:space="preserve"> (MF)</w:t>
        </w:r>
        <w:commentRangeEnd w:id="1946"/>
        <w:r w:rsidR="0024544D" w:rsidRPr="00FF622F">
          <w:rPr>
            <w:rPrChange w:id="1960" w:author="Sandip Sharma" w:date="2021-09-08T12:39:00Z">
              <w:rPr>
                <w:rStyle w:val="CommentReference"/>
                <w:rFonts w:asciiTheme="minorHAnsi" w:eastAsiaTheme="minorHAnsi" w:hAnsiTheme="minorHAnsi" w:cstheme="minorBidi"/>
                <w:color w:val="auto"/>
              </w:rPr>
            </w:rPrChange>
          </w:rPr>
          <w:commentReference w:id="1946"/>
        </w:r>
      </w:ins>
    </w:p>
    <w:p w14:paraId="35DBF2C0" w14:textId="5F99EB79" w:rsidR="00FC58E1" w:rsidRPr="00C05923" w:rsidRDefault="00FC58E1">
      <w:pPr>
        <w:rPr>
          <w:ins w:id="1961" w:author="Hilla Rafalovitz" w:date="2021-08-22T17:12:00Z"/>
          <w:rFonts w:cstheme="minorHAnsi"/>
          <w:rtl/>
        </w:rPr>
        <w:pPrChange w:id="1962" w:author="BENIWAL VIRENDER" w:date="2021-08-31T12:45:00Z">
          <w:pPr>
            <w:pStyle w:val="Heading1"/>
          </w:pPr>
        </w:pPrChange>
      </w:pPr>
    </w:p>
    <w:p w14:paraId="23CC5184" w14:textId="4AEFA006" w:rsidR="0093645C" w:rsidRPr="00162A42" w:rsidRDefault="00535B3B" w:rsidP="0093645C">
      <w:pPr>
        <w:rPr>
          <w:ins w:id="1963" w:author="BENIWAL VIRENDER" w:date="2021-08-31T15:07:00Z"/>
          <w:rFonts w:cstheme="minorHAnsi"/>
          <w:color w:val="000000"/>
          <w:rPrChange w:id="1964" w:author="BENIWAL VIRENDER" w:date="2021-09-07T12:57:00Z">
            <w:rPr>
              <w:ins w:id="1965" w:author="BENIWAL VIRENDER" w:date="2021-08-31T15:07:00Z"/>
              <w:color w:val="000000"/>
              <w:sz w:val="27"/>
              <w:szCs w:val="27"/>
            </w:rPr>
          </w:rPrChange>
        </w:rPr>
      </w:pPr>
      <w:ins w:id="1966" w:author="BENIWAL VIRENDER" w:date="2021-08-31T15:06:00Z">
        <w:r w:rsidRPr="00162A42">
          <w:rPr>
            <w:rFonts w:cstheme="minorHAnsi"/>
            <w:color w:val="000000"/>
            <w:rPrChange w:id="1967" w:author="BENIWAL VIRENDER" w:date="2021-09-07T12:57:00Z">
              <w:rPr>
                <w:color w:val="000000"/>
                <w:sz w:val="27"/>
                <w:szCs w:val="27"/>
              </w:rPr>
            </w:rPrChange>
          </w:rPr>
          <w:t>T</w:t>
        </w:r>
        <w:r w:rsidR="00EC6114" w:rsidRPr="00162A42">
          <w:rPr>
            <w:rFonts w:cstheme="minorHAnsi"/>
            <w:color w:val="000000"/>
            <w:rPrChange w:id="1968" w:author="BENIWAL VIRENDER" w:date="2021-09-07T12:57:00Z">
              <w:rPr>
                <w:color w:val="000000"/>
                <w:sz w:val="27"/>
                <w:szCs w:val="27"/>
              </w:rPr>
            </w:rPrChange>
          </w:rPr>
          <w:t>h</w:t>
        </w:r>
        <w:r w:rsidRPr="00162A42">
          <w:rPr>
            <w:rFonts w:cstheme="minorHAnsi"/>
            <w:color w:val="000000"/>
            <w:rPrChange w:id="1969" w:author="BENIWAL VIRENDER" w:date="2021-09-07T12:57:00Z">
              <w:rPr>
                <w:color w:val="000000"/>
                <w:sz w:val="27"/>
                <w:szCs w:val="27"/>
              </w:rPr>
            </w:rPrChange>
          </w:rPr>
          <w:t>e Fund Manager Pays the Fees</w:t>
        </w:r>
      </w:ins>
      <w:ins w:id="1970" w:author="Eran Dayan" w:date="2021-09-30T14:53:00Z">
        <w:r w:rsidR="00AF5860">
          <w:rPr>
            <w:rFonts w:cstheme="minorHAnsi"/>
            <w:color w:val="000000"/>
          </w:rPr>
          <w:t xml:space="preserve"> to the bank.</w:t>
        </w:r>
      </w:ins>
    </w:p>
    <w:p w14:paraId="3DABFCDB" w14:textId="77777777" w:rsidR="0003012A" w:rsidRDefault="00EC6114" w:rsidP="005722BC">
      <w:pPr>
        <w:jc w:val="both"/>
        <w:rPr>
          <w:ins w:id="1971" w:author="Eran Dayan" w:date="2021-10-03T09:31:00Z"/>
        </w:rPr>
      </w:pPr>
      <w:ins w:id="1972" w:author="BENIWAL VIRENDER" w:date="2021-08-31T15:07:00Z">
        <w:r w:rsidRPr="00162A42">
          <w:rPr>
            <w:rFonts w:cstheme="minorHAnsi"/>
            <w:color w:val="000000"/>
            <w:rPrChange w:id="1973" w:author="BENIWAL VIRENDER" w:date="2021-09-07T12:57:00Z">
              <w:rPr>
                <w:color w:val="000000"/>
                <w:sz w:val="27"/>
                <w:szCs w:val="27"/>
              </w:rPr>
            </w:rPrChange>
          </w:rPr>
          <w:t>There is an agreement between Fund Manager and Bank, based on which the Fund manager pays distribution fee to Bank.</w:t>
        </w:r>
        <w:r w:rsidR="005756C7" w:rsidRPr="00162A42">
          <w:rPr>
            <w:rFonts w:cstheme="minorHAnsi"/>
            <w:color w:val="000000"/>
            <w:rPrChange w:id="1974" w:author="BENIWAL VIRENDER" w:date="2021-09-07T12:57:00Z">
              <w:rPr>
                <w:color w:val="000000"/>
                <w:sz w:val="27"/>
                <w:szCs w:val="27"/>
              </w:rPr>
            </w:rPrChange>
          </w:rPr>
          <w:t xml:space="preserve"> The fee is based on the Value of Fund units held by all </w:t>
        </w:r>
      </w:ins>
      <w:ins w:id="1975" w:author="BENIWAL VIRENDER" w:date="2021-08-31T15:08:00Z">
        <w:r w:rsidR="004117B0" w:rsidRPr="00162A42">
          <w:rPr>
            <w:rFonts w:cstheme="minorHAnsi"/>
            <w:color w:val="000000"/>
            <w:rPrChange w:id="1976" w:author="BENIWAL VIRENDER" w:date="2021-09-07T12:57:00Z">
              <w:rPr>
                <w:color w:val="000000"/>
                <w:sz w:val="27"/>
                <w:szCs w:val="27"/>
              </w:rPr>
            </w:rPrChange>
          </w:rPr>
          <w:t>customers (Exchange</w:t>
        </w:r>
      </w:ins>
      <w:ins w:id="1977" w:author="BENIWAL VIRENDER" w:date="2021-08-31T17:17:00Z">
        <w:r w:rsidR="00BB7E6C" w:rsidRPr="00162A42">
          <w:rPr>
            <w:rFonts w:cstheme="minorHAnsi"/>
            <w:color w:val="000000"/>
            <w:rPrChange w:id="1978" w:author="BENIWAL VIRENDER" w:date="2021-09-07T12:57:00Z">
              <w:rPr>
                <w:color w:val="000000"/>
                <w:sz w:val="27"/>
                <w:szCs w:val="27"/>
              </w:rPr>
            </w:rPrChange>
          </w:rPr>
          <w:t>/Magna</w:t>
        </w:r>
      </w:ins>
      <w:ins w:id="1979" w:author="BENIWAL VIRENDER" w:date="2021-08-31T15:07:00Z">
        <w:r w:rsidR="005756C7" w:rsidRPr="00162A42">
          <w:rPr>
            <w:rFonts w:cstheme="minorHAnsi"/>
            <w:color w:val="000000"/>
            <w:rPrChange w:id="1980" w:author="BENIWAL VIRENDER" w:date="2021-09-07T12:57:00Z">
              <w:rPr>
                <w:color w:val="000000"/>
                <w:sz w:val="27"/>
                <w:szCs w:val="27"/>
              </w:rPr>
            </w:rPrChange>
          </w:rPr>
          <w:t xml:space="preserve"> will send the Fund Type</w:t>
        </w:r>
      </w:ins>
      <w:ins w:id="1981" w:author="BENIWAL VIRENDER" w:date="2021-08-31T15:09:00Z">
        <w:r w:rsidR="00167AA4" w:rsidRPr="00162A42">
          <w:rPr>
            <w:rFonts w:cstheme="minorHAnsi"/>
            <w:color w:val="000000"/>
            <w:rPrChange w:id="1982" w:author="BENIWAL VIRENDER" w:date="2021-09-07T12:57:00Z">
              <w:rPr>
                <w:color w:val="000000"/>
                <w:sz w:val="27"/>
                <w:szCs w:val="27"/>
              </w:rPr>
            </w:rPrChange>
          </w:rPr>
          <w:t>,</w:t>
        </w:r>
      </w:ins>
      <w:ins w:id="1983" w:author="BENIWAL VIRENDER" w:date="2021-08-31T17:18:00Z">
        <w:r w:rsidR="00BB7E6C" w:rsidRPr="00162A42">
          <w:rPr>
            <w:rFonts w:cstheme="minorHAnsi"/>
            <w:color w:val="000000"/>
            <w:rPrChange w:id="1984" w:author="BENIWAL VIRENDER" w:date="2021-09-07T12:57:00Z">
              <w:rPr>
                <w:color w:val="000000"/>
                <w:sz w:val="27"/>
                <w:szCs w:val="27"/>
              </w:rPr>
            </w:rPrChange>
          </w:rPr>
          <w:t xml:space="preserve"> based on this</w:t>
        </w:r>
      </w:ins>
      <w:ins w:id="1985" w:author="BENIWAL VIRENDER" w:date="2021-08-31T15:09:00Z">
        <w:r w:rsidR="00167AA4" w:rsidRPr="00162A42">
          <w:rPr>
            <w:rFonts w:cstheme="minorHAnsi"/>
            <w:color w:val="000000"/>
            <w:rPrChange w:id="1986" w:author="BENIWAL VIRENDER" w:date="2021-09-07T12:57:00Z">
              <w:rPr>
                <w:color w:val="000000"/>
                <w:sz w:val="27"/>
                <w:szCs w:val="27"/>
              </w:rPr>
            </w:rPrChange>
          </w:rPr>
          <w:t xml:space="preserve"> Fee</w:t>
        </w:r>
      </w:ins>
      <w:ins w:id="1987" w:author="BENIWAL VIRENDER" w:date="2021-08-31T15:07:00Z">
        <w:r w:rsidR="005756C7" w:rsidRPr="00162A42">
          <w:rPr>
            <w:rFonts w:cstheme="minorHAnsi"/>
            <w:color w:val="000000"/>
            <w:rPrChange w:id="1988" w:author="BENIWAL VIRENDER" w:date="2021-09-07T12:57:00Z">
              <w:rPr>
                <w:color w:val="000000"/>
                <w:sz w:val="27"/>
                <w:szCs w:val="27"/>
              </w:rPr>
            </w:rPrChange>
          </w:rPr>
          <w:t xml:space="preserve"> % </w:t>
        </w:r>
      </w:ins>
      <w:ins w:id="1989" w:author="Hilla Rafalovitz" w:date="2021-09-09T17:09:00Z">
        <w:r w:rsidR="009D11CE">
          <w:rPr>
            <w:rFonts w:cstheme="minorHAnsi"/>
            <w:color w:val="000000"/>
          </w:rPr>
          <w:t xml:space="preserve"> </w:t>
        </w:r>
      </w:ins>
      <w:ins w:id="1990" w:author="BENIWAL VIRENDER" w:date="2021-08-31T15:07:00Z">
        <w:r w:rsidR="005756C7" w:rsidRPr="00162A42">
          <w:rPr>
            <w:rFonts w:cstheme="minorHAnsi"/>
            <w:color w:val="000000"/>
            <w:rPrChange w:id="1991" w:author="BENIWAL VIRENDER" w:date="2021-09-07T12:57:00Z">
              <w:rPr>
                <w:color w:val="000000"/>
                <w:sz w:val="27"/>
                <w:szCs w:val="27"/>
              </w:rPr>
            </w:rPrChange>
          </w:rPr>
          <w:t>will be derived)</w:t>
        </w:r>
      </w:ins>
      <w:ins w:id="1992" w:author="BENIWAL VIRENDER" w:date="2021-08-31T15:08:00Z">
        <w:r w:rsidR="00D71D5C" w:rsidRPr="00162A42">
          <w:rPr>
            <w:rFonts w:cstheme="minorHAnsi"/>
            <w:color w:val="000000"/>
            <w:rPrChange w:id="1993" w:author="BENIWAL VIRENDER" w:date="2021-09-07T12:57:00Z">
              <w:rPr>
                <w:color w:val="000000"/>
                <w:sz w:val="27"/>
                <w:szCs w:val="27"/>
              </w:rPr>
            </w:rPrChange>
          </w:rPr>
          <w:t xml:space="preserve">. Fee accrual is done every day on the </w:t>
        </w:r>
        <w:commentRangeStart w:id="1994"/>
        <w:commentRangeStart w:id="1995"/>
        <w:r w:rsidR="00D71D5C" w:rsidRPr="00162A42">
          <w:rPr>
            <w:rFonts w:cstheme="minorHAnsi"/>
            <w:color w:val="000000"/>
            <w:rPrChange w:id="1996" w:author="BENIWAL VIRENDER" w:date="2021-09-07T12:57:00Z">
              <w:rPr>
                <w:color w:val="000000"/>
                <w:sz w:val="27"/>
                <w:szCs w:val="27"/>
              </w:rPr>
            </w:rPrChange>
          </w:rPr>
          <w:t xml:space="preserve">holdings valued at </w:t>
        </w:r>
        <w:del w:id="1997" w:author="Hilla Rafalovitz" w:date="2021-09-09T17:08:00Z">
          <w:r w:rsidR="00D71D5C" w:rsidRPr="00162A42" w:rsidDel="00800C2E">
            <w:rPr>
              <w:rFonts w:cstheme="minorHAnsi"/>
              <w:color w:val="000000"/>
              <w:rPrChange w:id="1998" w:author="BENIWAL VIRENDER" w:date="2021-09-07T12:57:00Z">
                <w:rPr>
                  <w:color w:val="000000"/>
                  <w:sz w:val="27"/>
                  <w:szCs w:val="27"/>
                </w:rPr>
              </w:rPrChange>
            </w:rPr>
            <w:delText>latest</w:delText>
          </w:r>
        </w:del>
        <w:del w:id="1999" w:author="Hilla Rafalovitz" w:date="2021-09-09T17:27:00Z">
          <w:r w:rsidR="00D71D5C" w:rsidRPr="00162A42" w:rsidDel="00356281">
            <w:rPr>
              <w:rFonts w:cstheme="minorHAnsi"/>
              <w:color w:val="000000"/>
              <w:rPrChange w:id="2000" w:author="BENIWAL VIRENDER" w:date="2021-09-07T12:57:00Z">
                <w:rPr>
                  <w:color w:val="000000"/>
                  <w:sz w:val="27"/>
                  <w:szCs w:val="27"/>
                </w:rPr>
              </w:rPrChange>
            </w:rPr>
            <w:delText xml:space="preserve"> </w:delText>
          </w:r>
        </w:del>
        <w:r w:rsidR="00D71D5C" w:rsidRPr="00162A42">
          <w:rPr>
            <w:rFonts w:cstheme="minorHAnsi"/>
            <w:color w:val="000000"/>
            <w:rPrChange w:id="2001" w:author="BENIWAL VIRENDER" w:date="2021-09-07T12:57:00Z">
              <w:rPr>
                <w:color w:val="000000"/>
                <w:sz w:val="27"/>
                <w:szCs w:val="27"/>
              </w:rPr>
            </w:rPrChange>
          </w:rPr>
          <w:t>price</w:t>
        </w:r>
      </w:ins>
      <w:ins w:id="2002" w:author="Hilla Rafalovitz" w:date="2021-09-09T17:27:00Z">
        <w:r w:rsidR="00356281">
          <w:rPr>
            <w:rFonts w:cstheme="minorHAnsi"/>
            <w:color w:val="000000"/>
          </w:rPr>
          <w:t>(</w:t>
        </w:r>
        <w:r w:rsidR="00356281">
          <w:rPr>
            <w:rFonts w:cstheme="minorHAnsi" w:hint="cs"/>
            <w:color w:val="000000"/>
          </w:rPr>
          <w:t>NAV</w:t>
        </w:r>
        <w:r w:rsidR="00356281">
          <w:rPr>
            <w:rFonts w:cstheme="minorHAnsi"/>
            <w:color w:val="000000"/>
          </w:rPr>
          <w:t>)</w:t>
        </w:r>
        <w:r w:rsidR="00356281" w:rsidRPr="00FB5505">
          <w:rPr>
            <w:rFonts w:cstheme="minorHAnsi"/>
            <w:color w:val="000000"/>
          </w:rPr>
          <w:t xml:space="preserve"> </w:t>
        </w:r>
      </w:ins>
      <w:ins w:id="2003" w:author="Hilla Rafalovitz" w:date="2021-09-09T17:08:00Z">
        <w:r w:rsidR="0002533A">
          <w:rPr>
            <w:rFonts w:cstheme="minorHAnsi" w:hint="cs"/>
            <w:color w:val="000000"/>
            <w:rtl/>
            <w:lang w:bidi="he-IL"/>
          </w:rPr>
          <w:t xml:space="preserve"> </w:t>
        </w:r>
      </w:ins>
      <w:commentRangeEnd w:id="1994"/>
      <w:r w:rsidR="006F196A">
        <w:rPr>
          <w:rStyle w:val="CommentReference"/>
        </w:rPr>
        <w:commentReference w:id="1994"/>
      </w:r>
      <w:commentRangeEnd w:id="1995"/>
      <w:r w:rsidR="00153F0A">
        <w:rPr>
          <w:rStyle w:val="CommentReference"/>
        </w:rPr>
        <w:commentReference w:id="1995"/>
      </w:r>
      <w:ins w:id="2004" w:author="Hilla Rafalovitz" w:date="2021-09-09T17:08:00Z">
        <w:r w:rsidR="0002533A">
          <w:rPr>
            <w:rFonts w:cstheme="minorHAnsi"/>
            <w:color w:val="000000"/>
            <w:lang w:bidi="he-IL"/>
          </w:rPr>
          <w:t>for the same day</w:t>
        </w:r>
      </w:ins>
      <w:ins w:id="2005" w:author="BENIWAL VIRENDER" w:date="2021-08-31T15:08:00Z">
        <w:r w:rsidR="00D71D5C" w:rsidRPr="00162A42">
          <w:rPr>
            <w:rFonts w:cstheme="minorHAnsi"/>
            <w:color w:val="000000"/>
            <w:rPrChange w:id="2006" w:author="BENIWAL VIRENDER" w:date="2021-09-07T12:57:00Z">
              <w:rPr>
                <w:color w:val="000000"/>
                <w:sz w:val="27"/>
                <w:szCs w:val="27"/>
              </w:rPr>
            </w:rPrChange>
          </w:rPr>
          <w:t xml:space="preserve">. At the calendar month end, a fee report per fund per Fund Manager is </w:t>
        </w:r>
        <w:commentRangeStart w:id="2007"/>
        <w:commentRangeStart w:id="2008"/>
        <w:r w:rsidR="00D71D5C" w:rsidRPr="00162A42">
          <w:rPr>
            <w:rFonts w:cstheme="minorHAnsi"/>
            <w:color w:val="000000"/>
            <w:rPrChange w:id="2009" w:author="BENIWAL VIRENDER" w:date="2021-09-07T12:57:00Z">
              <w:rPr>
                <w:color w:val="000000"/>
                <w:sz w:val="27"/>
                <w:szCs w:val="27"/>
              </w:rPr>
            </w:rPrChange>
          </w:rPr>
          <w:t>generated</w:t>
        </w:r>
      </w:ins>
      <w:commentRangeEnd w:id="2007"/>
      <w:ins w:id="2010" w:author="BENIWAL VIRENDER" w:date="2021-09-05T19:19:00Z">
        <w:r w:rsidR="005131B5" w:rsidRPr="00162A42">
          <w:rPr>
            <w:rStyle w:val="CommentReference"/>
            <w:rFonts w:cstheme="minorHAnsi"/>
            <w:sz w:val="22"/>
            <w:szCs w:val="22"/>
            <w:rPrChange w:id="2011" w:author="BENIWAL VIRENDER" w:date="2021-09-07T12:57:00Z">
              <w:rPr>
                <w:rStyle w:val="CommentReference"/>
              </w:rPr>
            </w:rPrChange>
          </w:rPr>
          <w:commentReference w:id="2007"/>
        </w:r>
      </w:ins>
      <w:commentRangeEnd w:id="2008"/>
      <w:ins w:id="2012" w:author="BENIWAL VIRENDER" w:date="2021-09-06T18:10:00Z">
        <w:r w:rsidR="002D2857" w:rsidRPr="00162A42">
          <w:rPr>
            <w:rStyle w:val="CommentReference"/>
            <w:rFonts w:cstheme="minorHAnsi"/>
            <w:sz w:val="22"/>
            <w:szCs w:val="22"/>
            <w:rPrChange w:id="2013" w:author="BENIWAL VIRENDER" w:date="2021-09-07T12:57:00Z">
              <w:rPr>
                <w:rStyle w:val="CommentReference"/>
              </w:rPr>
            </w:rPrChange>
          </w:rPr>
          <w:commentReference w:id="2008"/>
        </w:r>
      </w:ins>
      <w:ins w:id="2014" w:author="BENIWAL VIRENDER" w:date="2021-08-31T15:42:00Z">
        <w:r w:rsidR="00A61444" w:rsidRPr="00162A42">
          <w:rPr>
            <w:rFonts w:cstheme="minorHAnsi"/>
            <w:color w:val="000000"/>
            <w:rPrChange w:id="2015" w:author="BENIWAL VIRENDER" w:date="2021-09-07T12:57:00Z">
              <w:rPr>
                <w:color w:val="000000"/>
                <w:sz w:val="27"/>
                <w:szCs w:val="27"/>
              </w:rPr>
            </w:rPrChange>
          </w:rPr>
          <w:t xml:space="preserve"> where holding is not zero</w:t>
        </w:r>
      </w:ins>
      <w:ins w:id="2016" w:author="BENIWAL VIRENDER" w:date="2021-09-05T19:17:00Z">
        <w:r w:rsidR="00E364CF" w:rsidRPr="00162A42">
          <w:rPr>
            <w:rFonts w:cstheme="minorHAnsi"/>
            <w:color w:val="000000"/>
            <w:rPrChange w:id="2017" w:author="BENIWAL VIRENDER" w:date="2021-09-07T12:57:00Z">
              <w:rPr>
                <w:color w:val="000000"/>
                <w:sz w:val="27"/>
                <w:szCs w:val="27"/>
              </w:rPr>
            </w:rPrChange>
          </w:rPr>
          <w:t>.</w:t>
        </w:r>
      </w:ins>
      <w:ins w:id="2018" w:author="BENIWAL VIRENDER" w:date="2021-09-06T17:57:00Z">
        <w:r w:rsidR="00B71D8C" w:rsidRPr="00162A42">
          <w:rPr>
            <w:rFonts w:cstheme="minorHAnsi"/>
            <w:color w:val="000000"/>
            <w:rPrChange w:id="2019" w:author="BENIWAL VIRENDER" w:date="2021-09-07T12:57:00Z">
              <w:rPr>
                <w:color w:val="000000"/>
                <w:sz w:val="27"/>
                <w:szCs w:val="27"/>
              </w:rPr>
            </w:rPrChange>
          </w:rPr>
          <w:t xml:space="preserve"> </w:t>
        </w:r>
        <w:r w:rsidR="00C07F45" w:rsidRPr="00162A42">
          <w:rPr>
            <w:rFonts w:cstheme="minorHAnsi"/>
            <w:color w:val="000000"/>
            <w:rPrChange w:id="2020" w:author="BENIWAL VIRENDER" w:date="2021-09-07T12:57:00Z">
              <w:rPr>
                <w:color w:val="000000"/>
                <w:sz w:val="27"/>
                <w:szCs w:val="27"/>
              </w:rPr>
            </w:rPrChange>
          </w:rPr>
          <w:t xml:space="preserve">For the mutual funds, </w:t>
        </w:r>
        <w:r w:rsidR="001E7DBE" w:rsidRPr="00162A42">
          <w:rPr>
            <w:rFonts w:cstheme="minorHAnsi"/>
            <w:color w:val="000000"/>
            <w:rPrChange w:id="2021" w:author="BENIWAL VIRENDER" w:date="2021-09-07T12:57:00Z">
              <w:rPr>
                <w:color w:val="000000"/>
                <w:sz w:val="27"/>
                <w:szCs w:val="27"/>
              </w:rPr>
            </w:rPrChange>
          </w:rPr>
          <w:t>via tase and magna, a user</w:t>
        </w:r>
      </w:ins>
      <w:ins w:id="2022" w:author="BENIWAL VIRENDER" w:date="2021-09-06T17:58:00Z">
        <w:r w:rsidR="00F53EEB" w:rsidRPr="00162A42">
          <w:rPr>
            <w:rFonts w:cstheme="minorHAnsi"/>
            <w:color w:val="000000"/>
            <w:rPrChange w:id="2023" w:author="BENIWAL VIRENDER" w:date="2021-09-07T12:57:00Z">
              <w:rPr>
                <w:color w:val="000000"/>
                <w:sz w:val="27"/>
                <w:szCs w:val="27"/>
              </w:rPr>
            </w:rPrChange>
          </w:rPr>
          <w:t xml:space="preserve"> </w:t>
        </w:r>
      </w:ins>
      <w:ins w:id="2024" w:author="BENIWAL VIRENDER" w:date="2021-09-06T17:57:00Z">
        <w:r w:rsidR="001E7DBE" w:rsidRPr="00162A42">
          <w:rPr>
            <w:rFonts w:cstheme="minorHAnsi"/>
            <w:color w:val="000000"/>
            <w:rPrChange w:id="2025" w:author="BENIWAL VIRENDER" w:date="2021-09-07T12:57:00Z">
              <w:rPr>
                <w:color w:val="000000"/>
                <w:sz w:val="27"/>
                <w:szCs w:val="27"/>
              </w:rPr>
            </w:rPrChange>
          </w:rPr>
          <w:t>definable data (indicator</w:t>
        </w:r>
      </w:ins>
      <w:ins w:id="2026" w:author="BENIWAL VIRENDER" w:date="2021-09-06T17:58:00Z">
        <w:r w:rsidR="00F53EEB" w:rsidRPr="00162A42">
          <w:rPr>
            <w:rFonts w:cstheme="minorHAnsi"/>
            <w:color w:val="000000"/>
            <w:rPrChange w:id="2027" w:author="BENIWAL VIRENDER" w:date="2021-09-07T12:57:00Z">
              <w:rPr>
                <w:color w:val="000000"/>
                <w:sz w:val="27"/>
                <w:szCs w:val="27"/>
              </w:rPr>
            </w:rPrChange>
          </w:rPr>
          <w:t xml:space="preserve">  -- </w:t>
        </w:r>
        <w:proofErr w:type="spellStart"/>
        <w:r w:rsidR="00F53EEB" w:rsidRPr="00162A42">
          <w:rPr>
            <w:rFonts w:cstheme="minorHAnsi"/>
            <w:color w:val="000000"/>
            <w:rPrChange w:id="2028" w:author="BENIWAL VIRENDER" w:date="2021-09-07T12:57:00Z">
              <w:rPr>
                <w:color w:val="000000"/>
                <w:sz w:val="27"/>
                <w:szCs w:val="27"/>
              </w:rPr>
            </w:rPrChange>
          </w:rPr>
          <w:t>d_UsrDefData_MFPolicy</w:t>
        </w:r>
        <w:proofErr w:type="spellEnd"/>
        <w:r w:rsidR="001E7DBE" w:rsidRPr="00162A42">
          <w:rPr>
            <w:rFonts w:cstheme="minorHAnsi"/>
            <w:color w:val="000000"/>
            <w:rPrChange w:id="2029" w:author="BENIWAL VIRENDER" w:date="2021-09-07T12:57:00Z">
              <w:rPr>
                <w:color w:val="000000"/>
                <w:sz w:val="27"/>
                <w:szCs w:val="27"/>
              </w:rPr>
            </w:rPrChange>
          </w:rPr>
          <w:t>) is set at product level, and the same is used whether to charge</w:t>
        </w:r>
      </w:ins>
      <w:ins w:id="2030" w:author="Hilla Rafalovitz" w:date="2021-09-09T17:26:00Z">
        <w:r w:rsidR="00C20678">
          <w:rPr>
            <w:rFonts w:cstheme="minorHAnsi"/>
            <w:color w:val="000000"/>
          </w:rPr>
          <w:t xml:space="preserve"> the MF manager, the </w:t>
        </w:r>
        <w:r w:rsidR="009768EC">
          <w:rPr>
            <w:rFonts w:cstheme="minorHAnsi"/>
            <w:color w:val="000000"/>
          </w:rPr>
          <w:t>customer</w:t>
        </w:r>
      </w:ins>
      <w:ins w:id="2031" w:author="Hilla Rafalovitz" w:date="2021-09-09T17:31:00Z">
        <w:r w:rsidR="00611AFB">
          <w:rPr>
            <w:rFonts w:cstheme="minorHAnsi"/>
            <w:color w:val="000000"/>
          </w:rPr>
          <w:t xml:space="preserve"> </w:t>
        </w:r>
      </w:ins>
      <w:ins w:id="2032" w:author="BENIWAL VIRENDER" w:date="2021-09-06T17:58:00Z">
        <w:del w:id="2033" w:author="Hilla Rafalovitz" w:date="2021-09-09T17:31:00Z">
          <w:r w:rsidR="001E7DBE" w:rsidRPr="00162A42" w:rsidDel="00611AFB">
            <w:rPr>
              <w:rFonts w:cstheme="minorHAnsi"/>
              <w:color w:val="000000"/>
              <w:rPrChange w:id="2034" w:author="BENIWAL VIRENDER" w:date="2021-09-07T12:57:00Z">
                <w:rPr>
                  <w:color w:val="000000"/>
                  <w:sz w:val="27"/>
                  <w:szCs w:val="27"/>
                </w:rPr>
              </w:rPrChange>
            </w:rPr>
            <w:delText xml:space="preserve"> </w:delText>
          </w:r>
        </w:del>
        <w:r w:rsidR="00F53EEB" w:rsidRPr="00162A42">
          <w:rPr>
            <w:rFonts w:cstheme="minorHAnsi"/>
            <w:color w:val="000000"/>
            <w:rPrChange w:id="2035" w:author="BENIWAL VIRENDER" w:date="2021-09-07T12:57:00Z">
              <w:rPr>
                <w:color w:val="000000"/>
                <w:sz w:val="27"/>
                <w:szCs w:val="27"/>
              </w:rPr>
            </w:rPrChange>
          </w:rPr>
          <w:t>or not</w:t>
        </w:r>
      </w:ins>
      <w:ins w:id="2036" w:author="Hilla Rafalovitz" w:date="2021-09-09T17:26:00Z">
        <w:r w:rsidR="009768EC">
          <w:rPr>
            <w:rFonts w:cstheme="minorHAnsi"/>
            <w:color w:val="000000"/>
          </w:rPr>
          <w:t xml:space="preserve"> to </w:t>
        </w:r>
      </w:ins>
      <w:ins w:id="2037" w:author="Hilla Rafalovitz" w:date="2021-09-09T17:27:00Z">
        <w:r w:rsidR="009768EC">
          <w:rPr>
            <w:rFonts w:cstheme="minorHAnsi"/>
            <w:color w:val="000000"/>
          </w:rPr>
          <w:t>charge</w:t>
        </w:r>
      </w:ins>
      <w:ins w:id="2038" w:author="BENIWAL VIRENDER" w:date="2021-09-06T17:58:00Z">
        <w:r w:rsidR="00F53EEB" w:rsidRPr="00162A42">
          <w:rPr>
            <w:rFonts w:cstheme="minorHAnsi"/>
            <w:color w:val="000000"/>
            <w:rPrChange w:id="2039" w:author="BENIWAL VIRENDER" w:date="2021-09-07T12:57:00Z">
              <w:rPr>
                <w:color w:val="000000"/>
                <w:sz w:val="27"/>
                <w:szCs w:val="27"/>
              </w:rPr>
            </w:rPrChange>
          </w:rPr>
          <w:t>.</w:t>
        </w:r>
      </w:ins>
      <w:ins w:id="2040" w:author="BENIWAL VIRENDER" w:date="2021-09-06T18:09:00Z">
        <w:r w:rsidR="006E4825" w:rsidRPr="00162A42">
          <w:rPr>
            <w:rFonts w:cstheme="minorHAnsi"/>
            <w:color w:val="000000"/>
            <w:rPrChange w:id="2041" w:author="BENIWAL VIRENDER" w:date="2021-09-07T12:57:00Z">
              <w:rPr>
                <w:color w:val="000000"/>
                <w:sz w:val="27"/>
                <w:szCs w:val="27"/>
              </w:rPr>
            </w:rPrChange>
          </w:rPr>
          <w:t xml:space="preserve"> Computation takes in account the leap years extra day</w:t>
        </w:r>
      </w:ins>
      <w:ins w:id="2042" w:author="BENIWAL VIRENDER" w:date="2021-09-06T18:10:00Z">
        <w:r w:rsidR="006E65E2" w:rsidRPr="00162A42">
          <w:rPr>
            <w:rFonts w:cstheme="minorHAnsi"/>
            <w:color w:val="000000"/>
            <w:rPrChange w:id="2043" w:author="BENIWAL VIRENDER" w:date="2021-09-07T12:57:00Z">
              <w:rPr>
                <w:color w:val="000000"/>
                <w:sz w:val="27"/>
                <w:szCs w:val="27"/>
              </w:rPr>
            </w:rPrChange>
          </w:rPr>
          <w:t xml:space="preserve"> for deriving the charge amount accordingly. This process is done before generation of the below report.</w:t>
        </w:r>
      </w:ins>
      <w:ins w:id="2044" w:author="Hilla Rafalovitz" w:date="2021-09-09T17:34:00Z">
        <w:r w:rsidR="00991216" w:rsidRPr="00991216">
          <w:t xml:space="preserve"> </w:t>
        </w:r>
      </w:ins>
    </w:p>
    <w:p w14:paraId="6A446EB7" w14:textId="4C98E589" w:rsidR="00D71D5C" w:rsidRPr="00162A42" w:rsidRDefault="00396884" w:rsidP="005722BC">
      <w:pPr>
        <w:jc w:val="both"/>
        <w:rPr>
          <w:ins w:id="2045" w:author="BENIWAL VIRENDER" w:date="2021-08-31T15:39:00Z"/>
          <w:rFonts w:cstheme="minorHAnsi"/>
          <w:color w:val="000000"/>
          <w:rPrChange w:id="2046" w:author="BENIWAL VIRENDER" w:date="2021-09-07T12:57:00Z">
            <w:rPr>
              <w:ins w:id="2047" w:author="BENIWAL VIRENDER" w:date="2021-08-31T15:39:00Z"/>
              <w:color w:val="000000"/>
              <w:sz w:val="27"/>
              <w:szCs w:val="27"/>
            </w:rPr>
          </w:rPrChange>
        </w:rPr>
      </w:pPr>
      <w:ins w:id="2048" w:author="Eran Dayan" w:date="2021-10-03T09:32:00Z">
        <w:r>
          <w:t xml:space="preserve">In case the bank doesn’t have distribution agreement with MF manager, the customer </w:t>
        </w:r>
      </w:ins>
      <w:ins w:id="2049" w:author="Eran Dayan" w:date="2021-10-03T09:33:00Z">
        <w:r>
          <w:t>might</w:t>
        </w:r>
      </w:ins>
      <w:ins w:id="2050" w:author="Eran Dayan" w:date="2021-10-03T09:32:00Z">
        <w:r>
          <w:t xml:space="preserve"> be charged </w:t>
        </w:r>
      </w:ins>
      <w:ins w:id="2051" w:author="Eran Dayan" w:date="2021-10-03T09:33:00Z">
        <w:r w:rsidR="007D330E">
          <w:t xml:space="preserve">with calculated distribution fee  according to the bank decision. </w:t>
        </w:r>
        <w:r w:rsidR="009D007A">
          <w:t xml:space="preserve">However </w:t>
        </w:r>
      </w:ins>
      <w:commentRangeStart w:id="2052"/>
      <w:ins w:id="2053" w:author="Hilla Rafalovitz" w:date="2021-09-09T17:34:00Z">
        <w:r w:rsidR="00991216" w:rsidRPr="00991216">
          <w:rPr>
            <w:rFonts w:cstheme="minorHAnsi"/>
            <w:color w:val="000000"/>
          </w:rPr>
          <w:t xml:space="preserve">Customers cannot be charged </w:t>
        </w:r>
      </w:ins>
      <w:commentRangeEnd w:id="2052"/>
      <w:r w:rsidR="007E5890">
        <w:rPr>
          <w:rStyle w:val="CommentReference"/>
        </w:rPr>
        <w:commentReference w:id="2052"/>
      </w:r>
      <w:ins w:id="2054" w:author="Hilla Rafalovitz" w:date="2021-09-09T17:34:00Z">
        <w:r w:rsidR="00991216" w:rsidRPr="00991216">
          <w:rPr>
            <w:rFonts w:cstheme="minorHAnsi"/>
            <w:color w:val="000000"/>
          </w:rPr>
          <w:t xml:space="preserve">for distribution fees on </w:t>
        </w:r>
        <w:r w:rsidR="00A42D74">
          <w:rPr>
            <w:rFonts w:cstheme="minorHAnsi"/>
            <w:color w:val="000000"/>
          </w:rPr>
          <w:t>M</w:t>
        </w:r>
        <w:r w:rsidR="00991216" w:rsidRPr="00991216">
          <w:rPr>
            <w:rFonts w:cstheme="minorHAnsi"/>
            <w:color w:val="000000"/>
          </w:rPr>
          <w:t>oney-</w:t>
        </w:r>
        <w:r w:rsidR="00A42D74">
          <w:rPr>
            <w:rFonts w:cstheme="minorHAnsi"/>
            <w:color w:val="000000"/>
          </w:rPr>
          <w:t>M</w:t>
        </w:r>
        <w:r w:rsidR="00991216" w:rsidRPr="00991216">
          <w:rPr>
            <w:rFonts w:cstheme="minorHAnsi"/>
            <w:color w:val="000000"/>
          </w:rPr>
          <w:t>arke</w:t>
        </w:r>
        <w:r w:rsidR="00A42D74">
          <w:rPr>
            <w:rFonts w:cstheme="minorHAnsi"/>
            <w:color w:val="000000"/>
          </w:rPr>
          <w:t>t</w:t>
        </w:r>
        <w:r w:rsidR="00991216" w:rsidRPr="00991216">
          <w:rPr>
            <w:rFonts w:cstheme="minorHAnsi"/>
            <w:color w:val="000000"/>
          </w:rPr>
          <w:t xml:space="preserve"> fund</w:t>
        </w:r>
      </w:ins>
      <w:ins w:id="2055" w:author="Eran Dayan" w:date="2021-10-03T09:33:00Z">
        <w:r w:rsidR="009D007A">
          <w:rPr>
            <w:rFonts w:cstheme="minorHAnsi"/>
            <w:color w:val="000000"/>
          </w:rPr>
          <w:t xml:space="preserve"> and th</w:t>
        </w:r>
      </w:ins>
      <w:ins w:id="2056" w:author="Eran Dayan" w:date="2021-10-03T09:34:00Z">
        <w:r w:rsidR="009D007A">
          <w:rPr>
            <w:rFonts w:cstheme="minorHAnsi"/>
            <w:color w:val="000000"/>
          </w:rPr>
          <w:t>e distribution fee will not be charged from the customer</w:t>
        </w:r>
      </w:ins>
      <w:ins w:id="2057" w:author="Hilla Rafalovitz" w:date="2021-09-09T17:34:00Z">
        <w:r w:rsidR="00991216" w:rsidRPr="00991216">
          <w:rPr>
            <w:rFonts w:cstheme="minorHAnsi"/>
            <w:color w:val="000000"/>
          </w:rPr>
          <w:t>.</w:t>
        </w:r>
      </w:ins>
    </w:p>
    <w:p w14:paraId="3DD9F35D" w14:textId="435BD6EF" w:rsidR="006178F3" w:rsidRPr="00162A42" w:rsidRDefault="006178F3" w:rsidP="005722BC">
      <w:pPr>
        <w:jc w:val="both"/>
        <w:rPr>
          <w:ins w:id="2058" w:author="BENIWAL VIRENDER" w:date="2021-08-31T15:39:00Z"/>
          <w:rFonts w:cstheme="minorHAnsi"/>
          <w:color w:val="000000"/>
          <w:rPrChange w:id="2059" w:author="BENIWAL VIRENDER" w:date="2021-09-07T12:57:00Z">
            <w:rPr>
              <w:ins w:id="2060" w:author="BENIWAL VIRENDER" w:date="2021-08-31T15:39:00Z"/>
              <w:color w:val="000000"/>
              <w:sz w:val="27"/>
              <w:szCs w:val="27"/>
            </w:rPr>
          </w:rPrChange>
        </w:rPr>
      </w:pPr>
      <w:ins w:id="2061" w:author="BENIWAL VIRENDER" w:date="2021-08-31T15:39:00Z">
        <w:r w:rsidRPr="00162A42">
          <w:rPr>
            <w:rFonts w:cstheme="minorHAnsi"/>
            <w:color w:val="000000"/>
            <w:rPrChange w:id="2062" w:author="BENIWAL VIRENDER" w:date="2021-09-07T12:57:00Z">
              <w:rPr>
                <w:color w:val="000000"/>
                <w:sz w:val="27"/>
                <w:szCs w:val="27"/>
              </w:rPr>
            </w:rPrChange>
          </w:rPr>
          <w:t>Report</w:t>
        </w:r>
        <w:r w:rsidR="0098366F" w:rsidRPr="00162A42">
          <w:rPr>
            <w:rFonts w:cstheme="minorHAnsi"/>
            <w:color w:val="000000"/>
            <w:rPrChange w:id="2063" w:author="BENIWAL VIRENDER" w:date="2021-09-07T12:57:00Z">
              <w:rPr>
                <w:color w:val="000000"/>
                <w:sz w:val="27"/>
                <w:szCs w:val="27"/>
              </w:rPr>
            </w:rPrChange>
          </w:rPr>
          <w:t xml:space="preserve"> Columns are</w:t>
        </w:r>
      </w:ins>
    </w:p>
    <w:p w14:paraId="35516E49" w14:textId="559E8384" w:rsidR="0098366F" w:rsidRPr="00162A42" w:rsidRDefault="0098366F" w:rsidP="005722BC">
      <w:pPr>
        <w:jc w:val="both"/>
        <w:rPr>
          <w:ins w:id="2064" w:author="BENIWAL VIRENDER" w:date="2021-08-31T17:18:00Z"/>
          <w:rFonts w:cstheme="minorHAnsi"/>
          <w:color w:val="000000"/>
          <w:rPrChange w:id="2065" w:author="BENIWAL VIRENDER" w:date="2021-09-07T12:57:00Z">
            <w:rPr>
              <w:ins w:id="2066" w:author="BENIWAL VIRENDER" w:date="2021-08-31T17:18:00Z"/>
              <w:color w:val="000000"/>
              <w:sz w:val="27"/>
              <w:szCs w:val="27"/>
            </w:rPr>
          </w:rPrChange>
        </w:rPr>
      </w:pPr>
      <w:ins w:id="2067" w:author="BENIWAL VIRENDER" w:date="2021-08-31T15:39:00Z">
        <w:r w:rsidRPr="00162A42">
          <w:rPr>
            <w:rFonts w:cstheme="minorHAnsi"/>
            <w:color w:val="000000"/>
            <w:rPrChange w:id="2068" w:author="BENIWAL VIRENDER" w:date="2021-09-07T12:57:00Z">
              <w:rPr>
                <w:color w:val="000000"/>
                <w:sz w:val="27"/>
                <w:szCs w:val="27"/>
              </w:rPr>
            </w:rPrChange>
          </w:rPr>
          <w:t>Mutu</w:t>
        </w:r>
      </w:ins>
      <w:ins w:id="2069" w:author="BENIWAL VIRENDER" w:date="2021-08-31T15:40:00Z">
        <w:r w:rsidR="00BA476E" w:rsidRPr="00162A42">
          <w:rPr>
            <w:rFonts w:cstheme="minorHAnsi"/>
            <w:color w:val="000000"/>
            <w:rPrChange w:id="2070" w:author="BENIWAL VIRENDER" w:date="2021-09-07T12:57:00Z">
              <w:rPr>
                <w:color w:val="000000"/>
                <w:sz w:val="27"/>
                <w:szCs w:val="27"/>
              </w:rPr>
            </w:rPrChange>
          </w:rPr>
          <w:t>al Fund ID |Fund Manager Name|</w:t>
        </w:r>
      </w:ins>
      <w:ins w:id="2071" w:author="BENIWAL VIRENDER" w:date="2021-09-05T19:17:00Z">
        <w:r w:rsidR="00B51F9A" w:rsidRPr="00162A42">
          <w:rPr>
            <w:rFonts w:cstheme="minorHAnsi"/>
            <w:color w:val="000000"/>
            <w:rPrChange w:id="2072" w:author="BENIWAL VIRENDER" w:date="2021-09-07T12:57:00Z">
              <w:rPr>
                <w:color w:val="000000"/>
                <w:sz w:val="27"/>
                <w:szCs w:val="27"/>
              </w:rPr>
            </w:rPrChange>
          </w:rPr>
          <w:t xml:space="preserve"> </w:t>
        </w:r>
      </w:ins>
      <w:ins w:id="2073" w:author="BENIWAL VIRENDER" w:date="2021-08-31T15:40:00Z">
        <w:r w:rsidR="000A279E" w:rsidRPr="00162A42">
          <w:rPr>
            <w:rFonts w:cstheme="minorHAnsi"/>
            <w:color w:val="000000"/>
            <w:rPrChange w:id="2074" w:author="BENIWAL VIRENDER" w:date="2021-09-07T12:57:00Z">
              <w:rPr>
                <w:color w:val="000000"/>
                <w:sz w:val="27"/>
                <w:szCs w:val="27"/>
              </w:rPr>
            </w:rPrChange>
          </w:rPr>
          <w:t>Total Sec Qty | Exempted Holding</w:t>
        </w:r>
      </w:ins>
      <w:ins w:id="2075" w:author="BENIWAL VIRENDER" w:date="2021-08-31T15:41:00Z">
        <w:r w:rsidR="000A279E" w:rsidRPr="00162A42">
          <w:rPr>
            <w:rFonts w:cstheme="minorHAnsi"/>
            <w:color w:val="000000"/>
            <w:rPrChange w:id="2076" w:author="BENIWAL VIRENDER" w:date="2021-09-07T12:57:00Z">
              <w:rPr>
                <w:color w:val="000000"/>
                <w:sz w:val="27"/>
                <w:szCs w:val="27"/>
              </w:rPr>
            </w:rPrChange>
          </w:rPr>
          <w:t xml:space="preserve"> </w:t>
        </w:r>
      </w:ins>
      <w:ins w:id="2077" w:author="BENIWAL VIRENDER" w:date="2021-08-31T15:40:00Z">
        <w:r w:rsidR="000A279E" w:rsidRPr="00162A42">
          <w:rPr>
            <w:rFonts w:cstheme="minorHAnsi"/>
            <w:color w:val="000000"/>
            <w:rPrChange w:id="2078" w:author="BENIWAL VIRENDER" w:date="2021-09-07T12:57:00Z">
              <w:rPr>
                <w:color w:val="000000"/>
                <w:sz w:val="27"/>
                <w:szCs w:val="27"/>
              </w:rPr>
            </w:rPrChange>
          </w:rPr>
          <w:t>|</w:t>
        </w:r>
      </w:ins>
      <w:ins w:id="2079" w:author="BENIWAL VIRENDER" w:date="2021-08-31T15:41:00Z">
        <w:r w:rsidR="000A279E" w:rsidRPr="00162A42">
          <w:rPr>
            <w:rFonts w:cstheme="minorHAnsi"/>
            <w:color w:val="000000"/>
            <w:rPrChange w:id="2080" w:author="BENIWAL VIRENDER" w:date="2021-09-07T12:57:00Z">
              <w:rPr>
                <w:color w:val="000000"/>
                <w:sz w:val="27"/>
                <w:szCs w:val="27"/>
              </w:rPr>
            </w:rPrChange>
          </w:rPr>
          <w:t xml:space="preserve"> </w:t>
        </w:r>
      </w:ins>
      <w:ins w:id="2081" w:author="BENIWAL VIRENDER" w:date="2021-08-31T15:40:00Z">
        <w:r w:rsidR="000A279E" w:rsidRPr="00162A42">
          <w:rPr>
            <w:rFonts w:cstheme="minorHAnsi"/>
            <w:color w:val="000000"/>
            <w:rPrChange w:id="2082" w:author="BENIWAL VIRENDER" w:date="2021-09-07T12:57:00Z">
              <w:rPr>
                <w:color w:val="000000"/>
                <w:sz w:val="27"/>
                <w:szCs w:val="27"/>
              </w:rPr>
            </w:rPrChange>
          </w:rPr>
          <w:t>Total Sec Value</w:t>
        </w:r>
      </w:ins>
      <w:ins w:id="2083" w:author="BENIWAL VIRENDER" w:date="2021-08-31T15:41:00Z">
        <w:r w:rsidR="000A279E" w:rsidRPr="00162A42">
          <w:rPr>
            <w:rFonts w:cstheme="minorHAnsi"/>
            <w:color w:val="000000"/>
            <w:rPrChange w:id="2084" w:author="BENIWAL VIRENDER" w:date="2021-09-07T12:57:00Z">
              <w:rPr>
                <w:color w:val="000000"/>
                <w:sz w:val="27"/>
                <w:szCs w:val="27"/>
              </w:rPr>
            </w:rPrChange>
          </w:rPr>
          <w:t xml:space="preserve"> </w:t>
        </w:r>
      </w:ins>
      <w:ins w:id="2085" w:author="BENIWAL VIRENDER" w:date="2021-08-31T15:40:00Z">
        <w:r w:rsidR="000A279E" w:rsidRPr="00162A42">
          <w:rPr>
            <w:rFonts w:cstheme="minorHAnsi"/>
            <w:color w:val="000000"/>
            <w:rPrChange w:id="2086" w:author="BENIWAL VIRENDER" w:date="2021-09-07T12:57:00Z">
              <w:rPr>
                <w:color w:val="000000"/>
                <w:sz w:val="27"/>
                <w:szCs w:val="27"/>
              </w:rPr>
            </w:rPrChange>
          </w:rPr>
          <w:t>|</w:t>
        </w:r>
      </w:ins>
      <w:ins w:id="2087" w:author="BENIWAL VIRENDER" w:date="2021-08-31T15:41:00Z">
        <w:r w:rsidR="000A279E" w:rsidRPr="00162A42">
          <w:rPr>
            <w:rFonts w:cstheme="minorHAnsi"/>
            <w:color w:val="000000"/>
            <w:rPrChange w:id="2088" w:author="BENIWAL VIRENDER" w:date="2021-09-07T12:57:00Z">
              <w:rPr>
                <w:color w:val="000000"/>
                <w:sz w:val="27"/>
                <w:szCs w:val="27"/>
              </w:rPr>
            </w:rPrChange>
          </w:rPr>
          <w:t xml:space="preserve"> Total Charge Amount |</w:t>
        </w:r>
        <w:r w:rsidR="004C0010" w:rsidRPr="00162A42">
          <w:rPr>
            <w:rFonts w:cstheme="minorHAnsi"/>
            <w:color w:val="000000"/>
            <w:rPrChange w:id="2089" w:author="BENIWAL VIRENDER" w:date="2021-09-07T12:57:00Z">
              <w:rPr>
                <w:color w:val="000000"/>
                <w:sz w:val="27"/>
                <w:szCs w:val="27"/>
              </w:rPr>
            </w:rPrChange>
          </w:rPr>
          <w:t xml:space="preserve"> Date </w:t>
        </w:r>
      </w:ins>
      <w:ins w:id="2090" w:author="BENIWAL VIRENDER" w:date="2021-08-31T15:42:00Z">
        <w:r w:rsidR="00E90215" w:rsidRPr="00162A42">
          <w:rPr>
            <w:rFonts w:cstheme="minorHAnsi"/>
            <w:color w:val="000000"/>
            <w:rPrChange w:id="2091" w:author="BENIWAL VIRENDER" w:date="2021-09-07T12:57:00Z">
              <w:rPr>
                <w:color w:val="000000"/>
                <w:sz w:val="27"/>
                <w:szCs w:val="27"/>
              </w:rPr>
            </w:rPrChange>
          </w:rPr>
          <w:t>o</w:t>
        </w:r>
      </w:ins>
      <w:ins w:id="2092" w:author="BENIWAL VIRENDER" w:date="2021-08-31T15:41:00Z">
        <w:r w:rsidR="004C0010" w:rsidRPr="00162A42">
          <w:rPr>
            <w:rFonts w:cstheme="minorHAnsi"/>
            <w:color w:val="000000"/>
            <w:rPrChange w:id="2093" w:author="BENIWAL VIRENDER" w:date="2021-09-07T12:57:00Z">
              <w:rPr>
                <w:color w:val="000000"/>
                <w:sz w:val="27"/>
                <w:szCs w:val="27"/>
              </w:rPr>
            </w:rPrChange>
          </w:rPr>
          <w:t>f Generation| Rate | Currency |</w:t>
        </w:r>
        <w:r w:rsidR="00A61444" w:rsidRPr="00162A42">
          <w:rPr>
            <w:rFonts w:cstheme="minorHAnsi"/>
            <w:color w:val="000000"/>
            <w:rPrChange w:id="2094" w:author="BENIWAL VIRENDER" w:date="2021-09-07T12:57:00Z">
              <w:rPr>
                <w:color w:val="000000"/>
                <w:sz w:val="27"/>
                <w:szCs w:val="27"/>
              </w:rPr>
            </w:rPrChange>
          </w:rPr>
          <w:t xml:space="preserve"> </w:t>
        </w:r>
      </w:ins>
      <w:ins w:id="2095" w:author="BENIWAL VIRENDER" w:date="2021-08-31T15:42:00Z">
        <w:r w:rsidR="00A61444" w:rsidRPr="00162A42">
          <w:rPr>
            <w:rFonts w:cstheme="minorHAnsi"/>
            <w:color w:val="000000"/>
            <w:rPrChange w:id="2096" w:author="BENIWAL VIRENDER" w:date="2021-09-07T12:57:00Z">
              <w:rPr>
                <w:color w:val="000000"/>
                <w:sz w:val="27"/>
                <w:szCs w:val="27"/>
              </w:rPr>
            </w:rPrChange>
          </w:rPr>
          <w:t xml:space="preserve">Fund </w:t>
        </w:r>
        <w:del w:id="2097" w:author="Hilla Rafalovitz" w:date="2021-09-09T17:07:00Z">
          <w:r w:rsidR="00A61444" w:rsidRPr="00162A42" w:rsidDel="003208C6">
            <w:rPr>
              <w:rFonts w:cstheme="minorHAnsi"/>
              <w:color w:val="000000"/>
              <w:rPrChange w:id="2098" w:author="BENIWAL VIRENDER" w:date="2021-09-07T12:57:00Z">
                <w:rPr>
                  <w:color w:val="000000"/>
                  <w:sz w:val="27"/>
                  <w:szCs w:val="27"/>
                </w:rPr>
              </w:rPrChange>
            </w:rPr>
            <w:delText>Cateogory</w:delText>
          </w:r>
        </w:del>
      </w:ins>
      <w:ins w:id="2099" w:author="Hilla Rafalovitz" w:date="2021-09-09T17:07:00Z">
        <w:r w:rsidR="003208C6" w:rsidRPr="003208C6">
          <w:rPr>
            <w:rFonts w:cstheme="minorHAnsi"/>
            <w:color w:val="000000"/>
          </w:rPr>
          <w:t>Category</w:t>
        </w:r>
      </w:ins>
      <w:ins w:id="2100" w:author="Hilla Rafalovitz" w:date="2021-09-09T17:38:00Z">
        <w:r w:rsidR="003423AD">
          <w:rPr>
            <w:rFonts w:cstheme="minorHAnsi"/>
            <w:color w:val="000000"/>
          </w:rPr>
          <w:t xml:space="preserve"> |</w:t>
        </w:r>
        <w:r w:rsidR="002F1684">
          <w:rPr>
            <w:rFonts w:cstheme="minorHAnsi"/>
            <w:color w:val="000000"/>
          </w:rPr>
          <w:t>D</w:t>
        </w:r>
        <w:r w:rsidR="003423AD">
          <w:rPr>
            <w:rFonts w:cstheme="minorHAnsi"/>
            <w:color w:val="000000"/>
          </w:rPr>
          <w:t xml:space="preserve">istribution </w:t>
        </w:r>
        <w:r w:rsidR="002F1684">
          <w:rPr>
            <w:rFonts w:cstheme="minorHAnsi"/>
            <w:color w:val="000000"/>
          </w:rPr>
          <w:t>F</w:t>
        </w:r>
        <w:r w:rsidR="003423AD">
          <w:rPr>
            <w:rFonts w:cstheme="minorHAnsi"/>
            <w:color w:val="000000"/>
          </w:rPr>
          <w:t>ee</w:t>
        </w:r>
        <w:r w:rsidR="002F1684">
          <w:rPr>
            <w:rFonts w:cstheme="minorHAnsi"/>
            <w:color w:val="000000"/>
          </w:rPr>
          <w:t xml:space="preserve"> </w:t>
        </w:r>
      </w:ins>
    </w:p>
    <w:p w14:paraId="547D67D8" w14:textId="73D8347A" w:rsidR="00EC6114" w:rsidRDefault="00B46607">
      <w:pPr>
        <w:jc w:val="both"/>
        <w:rPr>
          <w:ins w:id="2101" w:author="Hilla Rafalovitz" w:date="2021-09-09T17:36:00Z"/>
          <w:rFonts w:cstheme="minorHAnsi"/>
          <w:color w:val="000000"/>
        </w:rPr>
      </w:pPr>
      <w:ins w:id="2102" w:author="Hilla Rafalovitz" w:date="2021-09-09T17:26:00Z">
        <w:r w:rsidRPr="00B46607">
          <w:rPr>
            <w:rFonts w:cstheme="minorHAnsi"/>
            <w:color w:val="000000"/>
          </w:rPr>
          <w:t>Fund manager will receive this report along with a cover letter with the total fee for this month. To send these documents to a secure email of MF manager, these documents will be produced automatically, and separately, either in Excel or in textual PDF or CSV formats. In addition, an event will be sent to Kafka for each MF documents.</w:t>
        </w:r>
      </w:ins>
      <w:ins w:id="2103" w:author="BENIWAL VIRENDER" w:date="2021-08-31T15:08:00Z">
        <w:del w:id="2104" w:author="Hilla Rafalovitz" w:date="2021-09-09T17:26:00Z">
          <w:r w:rsidR="00D71D5C" w:rsidRPr="00162A42" w:rsidDel="00B46607">
            <w:rPr>
              <w:rFonts w:cstheme="minorHAnsi"/>
              <w:color w:val="000000"/>
              <w:rPrChange w:id="2105" w:author="BENIWAL VIRENDER" w:date="2021-09-07T12:57:00Z">
                <w:rPr>
                  <w:color w:val="000000"/>
                  <w:sz w:val="27"/>
                  <w:szCs w:val="27"/>
                </w:rPr>
              </w:rPrChange>
            </w:rPr>
            <w:delText xml:space="preserve">This report will be </w:delText>
          </w:r>
          <w:r w:rsidR="004117B0" w:rsidRPr="00162A42" w:rsidDel="00B46607">
            <w:rPr>
              <w:rFonts w:cstheme="minorHAnsi"/>
              <w:color w:val="000000"/>
              <w:rPrChange w:id="2106" w:author="BENIWAL VIRENDER" w:date="2021-09-07T12:57:00Z">
                <w:rPr>
                  <w:color w:val="000000"/>
                  <w:sz w:val="27"/>
                  <w:szCs w:val="27"/>
                </w:rPr>
              </w:rPrChange>
            </w:rPr>
            <w:delText>sent</w:delText>
          </w:r>
          <w:r w:rsidR="00D71D5C" w:rsidRPr="00162A42" w:rsidDel="00B46607">
            <w:rPr>
              <w:rFonts w:cstheme="minorHAnsi"/>
              <w:color w:val="000000"/>
              <w:rPrChange w:id="2107" w:author="BENIWAL VIRENDER" w:date="2021-09-07T12:57:00Z">
                <w:rPr>
                  <w:color w:val="000000"/>
                  <w:sz w:val="27"/>
                  <w:szCs w:val="27"/>
                </w:rPr>
              </w:rPrChange>
            </w:rPr>
            <w:delText xml:space="preserve"> to Fund manager</w:delText>
          </w:r>
        </w:del>
        <w:del w:id="2108" w:author="Hilla Rafalovitz" w:date="2021-09-09T17:20:00Z">
          <w:r w:rsidR="00D71D5C" w:rsidRPr="00162A42" w:rsidDel="0090313F">
            <w:rPr>
              <w:rFonts w:cstheme="minorHAnsi"/>
              <w:color w:val="000000"/>
              <w:rPrChange w:id="2109" w:author="BENIWAL VIRENDER" w:date="2021-09-07T12:57:00Z">
                <w:rPr>
                  <w:color w:val="000000"/>
                  <w:sz w:val="27"/>
                  <w:szCs w:val="27"/>
                </w:rPr>
              </w:rPrChange>
            </w:rPr>
            <w:delText xml:space="preserve"> manually.</w:delText>
          </w:r>
        </w:del>
      </w:ins>
    </w:p>
    <w:p w14:paraId="2864D201" w14:textId="0B9A8BD1" w:rsidR="00E96B24" w:rsidRDefault="00E96B24">
      <w:pPr>
        <w:jc w:val="both"/>
        <w:rPr>
          <w:ins w:id="2110" w:author="BENIWAL VIRENDER" w:date="2021-10-04T17:52:00Z"/>
          <w:rFonts w:cstheme="minorHAnsi"/>
          <w:color w:val="000000"/>
        </w:rPr>
      </w:pPr>
      <w:commentRangeStart w:id="2111"/>
      <w:ins w:id="2112" w:author="Hilla Rafalovitz" w:date="2021-09-09T17:36:00Z">
        <w:r>
          <w:rPr>
            <w:rFonts w:cstheme="minorHAnsi"/>
            <w:color w:val="000000"/>
          </w:rPr>
          <w:t xml:space="preserve">A </w:t>
        </w:r>
        <w:proofErr w:type="spellStart"/>
        <w:r>
          <w:rPr>
            <w:rFonts w:cstheme="minorHAnsi"/>
            <w:color w:val="000000"/>
          </w:rPr>
          <w:t>summery</w:t>
        </w:r>
        <w:proofErr w:type="spellEnd"/>
        <w:r>
          <w:rPr>
            <w:rFonts w:cstheme="minorHAnsi"/>
            <w:color w:val="000000"/>
          </w:rPr>
          <w:t xml:space="preserve"> report of all</w:t>
        </w:r>
      </w:ins>
      <w:ins w:id="2113" w:author="Hilla Rafalovitz" w:date="2021-09-09T17:37:00Z">
        <w:r>
          <w:rPr>
            <w:rFonts w:cstheme="minorHAnsi"/>
            <w:color w:val="000000"/>
          </w:rPr>
          <w:t xml:space="preserve"> FDB holdings </w:t>
        </w:r>
        <w:r w:rsidR="00B21CCB">
          <w:rPr>
            <w:rFonts w:cstheme="minorHAnsi"/>
            <w:color w:val="000000"/>
          </w:rPr>
          <w:t>as similar to the MF manager report will be also</w:t>
        </w:r>
      </w:ins>
      <w:ins w:id="2114" w:author="Hilla Rafalovitz" w:date="2021-09-09T17:39:00Z">
        <w:r w:rsidR="009D488A">
          <w:rPr>
            <w:rFonts w:cstheme="minorHAnsi"/>
            <w:color w:val="000000"/>
          </w:rPr>
          <w:t xml:space="preserve"> generate for the BO.</w:t>
        </w:r>
      </w:ins>
      <w:commentRangeEnd w:id="2111"/>
      <w:r w:rsidR="00CE6B87">
        <w:rPr>
          <w:rStyle w:val="CommentReference"/>
        </w:rPr>
        <w:commentReference w:id="2111"/>
      </w:r>
    </w:p>
    <w:p w14:paraId="42F287B3" w14:textId="2CADDC10" w:rsidR="00966ED4" w:rsidRPr="00162A42" w:rsidRDefault="00966ED4">
      <w:pPr>
        <w:jc w:val="both"/>
        <w:rPr>
          <w:ins w:id="2115" w:author="BENIWAL VIRENDER" w:date="2021-08-31T15:07:00Z"/>
          <w:rFonts w:cstheme="minorHAnsi"/>
          <w:color w:val="000000"/>
          <w:lang w:bidi="he-IL"/>
          <w:rPrChange w:id="2116" w:author="BENIWAL VIRENDER" w:date="2021-09-07T12:57:00Z">
            <w:rPr>
              <w:ins w:id="2117" w:author="BENIWAL VIRENDER" w:date="2021-08-31T15:07:00Z"/>
              <w:color w:val="000000"/>
              <w:sz w:val="27"/>
              <w:szCs w:val="27"/>
            </w:rPr>
          </w:rPrChange>
        </w:rPr>
        <w:pPrChange w:id="2118" w:author="BENIWAL VIRENDER" w:date="2021-08-31T15:08:00Z">
          <w:pPr/>
        </w:pPrChange>
      </w:pPr>
      <w:ins w:id="2119" w:author="BENIWAL VIRENDER" w:date="2021-10-04T17:52:00Z">
        <w:r>
          <w:rPr>
            <w:rFonts w:cstheme="minorHAnsi"/>
            <w:color w:val="000000"/>
          </w:rPr>
          <w:t xml:space="preserve">Some dynamic data extract to support the report and calculations of </w:t>
        </w:r>
      </w:ins>
      <w:ins w:id="2120" w:author="BENIWAL VIRENDER" w:date="2021-10-04T17:53:00Z">
        <w:r>
          <w:rPr>
            <w:rFonts w:cstheme="minorHAnsi"/>
            <w:color w:val="000000"/>
          </w:rPr>
          <w:t>Distribution Fee can be done from BaNCS upon such scenario.</w:t>
        </w:r>
      </w:ins>
    </w:p>
    <w:p w14:paraId="0A837E2E" w14:textId="3C817E56" w:rsidR="00EC6114" w:rsidRPr="00162A42" w:rsidDel="007C7301" w:rsidRDefault="00EC6114" w:rsidP="0093645C">
      <w:pPr>
        <w:rPr>
          <w:ins w:id="2121" w:author="BENIWAL VIRENDER" w:date="2021-08-31T15:06:00Z"/>
          <w:del w:id="2122" w:author="Eran Dayan" w:date="2021-09-30T14:58:00Z"/>
          <w:rFonts w:cstheme="minorHAnsi"/>
          <w:color w:val="000000"/>
          <w:rPrChange w:id="2123" w:author="BENIWAL VIRENDER" w:date="2021-09-07T12:57:00Z">
            <w:rPr>
              <w:ins w:id="2124" w:author="BENIWAL VIRENDER" w:date="2021-08-31T15:06:00Z"/>
              <w:del w:id="2125" w:author="Eran Dayan" w:date="2021-09-30T14:58:00Z"/>
              <w:color w:val="000000"/>
              <w:sz w:val="27"/>
              <w:szCs w:val="27"/>
            </w:rPr>
          </w:rPrChange>
        </w:rPr>
      </w:pPr>
    </w:p>
    <w:p w14:paraId="5C1516BF" w14:textId="4ED87D16" w:rsidR="00EC6114" w:rsidDel="007C7301" w:rsidRDefault="00EC6114" w:rsidP="0093645C">
      <w:pPr>
        <w:rPr>
          <w:ins w:id="2126" w:author="Sandip Sharma" w:date="2021-09-08T12:41:00Z"/>
          <w:del w:id="2127" w:author="Eran Dayan" w:date="2021-09-30T14:58:00Z"/>
          <w:rFonts w:cstheme="minorHAnsi"/>
        </w:rPr>
      </w:pPr>
    </w:p>
    <w:p w14:paraId="6A503981" w14:textId="77777777" w:rsidR="00FF622F" w:rsidRPr="00C05923" w:rsidRDefault="00FF622F" w:rsidP="0093645C">
      <w:pPr>
        <w:rPr>
          <w:ins w:id="2128" w:author="Hilla Rafalovitz" w:date="2021-08-22T17:12:00Z"/>
          <w:rFonts w:cstheme="minorHAnsi"/>
          <w:rtl/>
        </w:rPr>
      </w:pPr>
    </w:p>
    <w:p w14:paraId="234A3AD5" w14:textId="04E01BFE" w:rsidR="0093645C" w:rsidRPr="00FF622F" w:rsidRDefault="0093645C" w:rsidP="006D1215">
      <w:pPr>
        <w:pStyle w:val="Heading1"/>
        <w:rPr>
          <w:rtl/>
        </w:rPr>
      </w:pPr>
      <w:commentRangeStart w:id="2129"/>
      <w:r w:rsidRPr="00FF622F">
        <w:t>Validation</w:t>
      </w:r>
      <w:commentRangeEnd w:id="2129"/>
      <w:r w:rsidR="002143EC" w:rsidRPr="00FF622F">
        <w:commentReference w:id="2129"/>
      </w:r>
      <w:r w:rsidR="00FA436E" w:rsidRPr="00FF622F">
        <w:t xml:space="preserve"> for external files</w:t>
      </w:r>
    </w:p>
    <w:p w14:paraId="4C3AF7FD" w14:textId="79153B4F" w:rsidR="0093645C" w:rsidRPr="00162A42" w:rsidRDefault="0093645C" w:rsidP="0093645C">
      <w:pPr>
        <w:rPr>
          <w:ins w:id="2130" w:author="BENIWAL VIRENDER" w:date="2021-09-06T17:55:00Z"/>
          <w:rFonts w:eastAsia="Times New Roman" w:cstheme="minorHAnsi"/>
          <w:rPrChange w:id="2131" w:author="BENIWAL VIRENDER" w:date="2021-09-07T12:57:00Z">
            <w:rPr>
              <w:ins w:id="2132" w:author="BENIWAL VIRENDER" w:date="2021-09-06T17:55:00Z"/>
              <w:rFonts w:ascii="Times New Roman" w:eastAsia="Times New Roman" w:hAnsi="Times New Roman"/>
            </w:rPr>
          </w:rPrChange>
        </w:rPr>
      </w:pPr>
      <w:ins w:id="2133" w:author="Hilla Rafalovitz" w:date="2021-08-22T17:12:00Z">
        <w:r w:rsidRPr="00162A42">
          <w:rPr>
            <w:rFonts w:eastAsia="Times New Roman" w:cstheme="minorHAnsi"/>
            <w:rPrChange w:id="2134" w:author="BENIWAL VIRENDER" w:date="2021-09-07T12:57:00Z">
              <w:rPr>
                <w:rFonts w:ascii="Times New Roman" w:eastAsia="Times New Roman" w:hAnsi="Times New Roman"/>
              </w:rPr>
            </w:rPrChange>
          </w:rPr>
          <w:t>Alerting mechanism required for failures of File delivery from Source</w:t>
        </w:r>
      </w:ins>
      <w:ins w:id="2135" w:author="BENIWAL VIRENDER" w:date="2021-09-06T17:55:00Z">
        <w:r w:rsidR="00B71D8C" w:rsidRPr="00162A42">
          <w:rPr>
            <w:rFonts w:eastAsia="Times New Roman" w:cstheme="minorHAnsi"/>
            <w:rPrChange w:id="2136" w:author="BENIWAL VIRENDER" w:date="2021-09-07T12:57:00Z">
              <w:rPr>
                <w:rFonts w:ascii="Times New Roman" w:eastAsia="Times New Roman" w:hAnsi="Times New Roman"/>
              </w:rPr>
            </w:rPrChange>
          </w:rPr>
          <w:t>.</w:t>
        </w:r>
      </w:ins>
    </w:p>
    <w:p w14:paraId="3E9134F8" w14:textId="2E9BFCD9" w:rsidR="00B71D8C" w:rsidRPr="00162A42" w:rsidRDefault="00B71D8C" w:rsidP="0093645C">
      <w:pPr>
        <w:rPr>
          <w:ins w:id="2137" w:author="Hilla Rafalovitz" w:date="2021-08-22T17:21:00Z"/>
          <w:rFonts w:eastAsia="Times New Roman" w:cstheme="minorHAnsi"/>
          <w:rPrChange w:id="2138" w:author="BENIWAL VIRENDER" w:date="2021-09-07T12:57:00Z">
            <w:rPr>
              <w:ins w:id="2139" w:author="Hilla Rafalovitz" w:date="2021-08-22T17:21:00Z"/>
              <w:rFonts w:ascii="Times New Roman" w:eastAsia="Times New Roman" w:hAnsi="Times New Roman"/>
            </w:rPr>
          </w:rPrChange>
        </w:rPr>
      </w:pPr>
      <w:ins w:id="2140" w:author="BENIWAL VIRENDER" w:date="2021-09-06T17:55:00Z">
        <w:r w:rsidRPr="00162A42">
          <w:rPr>
            <w:rFonts w:eastAsia="Times New Roman" w:cstheme="minorHAnsi"/>
            <w:rPrChange w:id="2141" w:author="BENIWAL VIRENDER" w:date="2021-09-07T12:57:00Z">
              <w:rPr>
                <w:rFonts w:ascii="Times New Roman" w:eastAsia="Times New Roman" w:hAnsi="Times New Roman"/>
              </w:rPr>
            </w:rPrChange>
          </w:rPr>
          <w:t>Failure of interfaces and skip items from batches are notifie</w:t>
        </w:r>
      </w:ins>
      <w:ins w:id="2142" w:author="BENIWAL VIRENDER" w:date="2021-09-06T17:56:00Z">
        <w:r w:rsidRPr="00162A42">
          <w:rPr>
            <w:rFonts w:eastAsia="Times New Roman" w:cstheme="minorHAnsi"/>
            <w:rPrChange w:id="2143" w:author="BENIWAL VIRENDER" w:date="2021-09-07T12:57:00Z">
              <w:rPr>
                <w:rFonts w:ascii="Times New Roman" w:eastAsia="Times New Roman" w:hAnsi="Times New Roman"/>
              </w:rPr>
            </w:rPrChange>
          </w:rPr>
          <w:t>d by CTRLM to Onsite Support. Item is configurable at onsite only.</w:t>
        </w:r>
      </w:ins>
    </w:p>
    <w:p w14:paraId="19A68399" w14:textId="313FE61A" w:rsidR="00274003" w:rsidRPr="00162A42" w:rsidRDefault="00274003" w:rsidP="00EF01CE">
      <w:pPr>
        <w:rPr>
          <w:ins w:id="2144" w:author="BENIWAL VIRENDER" w:date="2021-09-06T17:56:00Z"/>
          <w:rFonts w:eastAsia="Times New Roman" w:cstheme="minorHAnsi"/>
          <w:rPrChange w:id="2145" w:author="BENIWAL VIRENDER" w:date="2021-09-07T12:57:00Z">
            <w:rPr>
              <w:ins w:id="2146" w:author="BENIWAL VIRENDER" w:date="2021-09-06T17:56:00Z"/>
              <w:rFonts w:ascii="Times New Roman" w:eastAsia="Times New Roman" w:hAnsi="Times New Roman"/>
            </w:rPr>
          </w:rPrChange>
        </w:rPr>
      </w:pPr>
      <w:ins w:id="2147" w:author="Hilla Rafalovitz" w:date="2021-08-22T17:51:00Z">
        <w:r w:rsidRPr="00162A42">
          <w:rPr>
            <w:rFonts w:eastAsia="Times New Roman" w:cstheme="minorHAnsi"/>
            <w:rPrChange w:id="2148" w:author="BENIWAL VIRENDER" w:date="2021-09-07T12:57:00Z">
              <w:rPr>
                <w:rFonts w:ascii="Times New Roman" w:eastAsia="Times New Roman" w:hAnsi="Times New Roman"/>
              </w:rPr>
            </w:rPrChange>
          </w:rPr>
          <w:t xml:space="preserve">Validations on the field level: data type, format, length </w:t>
        </w:r>
      </w:ins>
    </w:p>
    <w:p w14:paraId="7B6B420B" w14:textId="737BAB3B" w:rsidR="00B71D8C" w:rsidRPr="00162A42" w:rsidRDefault="00B71D8C" w:rsidP="00EF01CE">
      <w:pPr>
        <w:rPr>
          <w:ins w:id="2149" w:author="Hilla Rafalovitz" w:date="2021-08-22T17:51:00Z"/>
          <w:rFonts w:eastAsia="Times New Roman" w:cstheme="minorHAnsi"/>
          <w:rPrChange w:id="2150" w:author="BENIWAL VIRENDER" w:date="2021-09-07T12:57:00Z">
            <w:rPr>
              <w:ins w:id="2151" w:author="Hilla Rafalovitz" w:date="2021-08-22T17:51:00Z"/>
              <w:rFonts w:ascii="Times New Roman" w:eastAsia="Times New Roman" w:hAnsi="Times New Roman"/>
            </w:rPr>
          </w:rPrChange>
        </w:rPr>
      </w:pPr>
      <w:ins w:id="2152" w:author="BENIWAL VIRENDER" w:date="2021-09-06T17:56:00Z">
        <w:r w:rsidRPr="00162A42">
          <w:rPr>
            <w:rFonts w:eastAsia="Times New Roman" w:cstheme="minorHAnsi"/>
            <w:rPrChange w:id="2153" w:author="BENIWAL VIRENDER" w:date="2021-09-07T12:57:00Z">
              <w:rPr>
                <w:rFonts w:ascii="Times New Roman" w:eastAsia="Times New Roman" w:hAnsi="Times New Roman"/>
              </w:rPr>
            </w:rPrChange>
          </w:rPr>
          <w:t>Interface incoming and outgoing, there are field level validations (technical)</w:t>
        </w:r>
      </w:ins>
    </w:p>
    <w:p w14:paraId="701326C3" w14:textId="40BA1B99" w:rsidR="00EF01CE" w:rsidRPr="00162A42" w:rsidDel="0024035A" w:rsidRDefault="0091042D" w:rsidP="00EF01CE">
      <w:pPr>
        <w:rPr>
          <w:ins w:id="2154" w:author="BENIWAL VIRENDER" w:date="2021-09-06T17:56:00Z"/>
          <w:del w:id="2155" w:author="Eran Dayan" w:date="2021-09-30T14:58:00Z"/>
          <w:rFonts w:cstheme="minorHAnsi"/>
          <w:rPrChange w:id="2156" w:author="BENIWAL VIRENDER" w:date="2021-09-07T12:57:00Z">
            <w:rPr>
              <w:ins w:id="2157" w:author="BENIWAL VIRENDER" w:date="2021-09-06T17:56:00Z"/>
              <w:del w:id="2158" w:author="Eran Dayan" w:date="2021-09-30T14:58:00Z"/>
              <w:rFonts w:ascii="Segoe UI" w:hAnsi="Segoe UI" w:cs="Segoe UI"/>
              <w:sz w:val="21"/>
              <w:szCs w:val="21"/>
            </w:rPr>
          </w:rPrChange>
        </w:rPr>
      </w:pPr>
      <w:ins w:id="2159" w:author="Hilla Rafalovitz" w:date="2021-08-22T17:21:00Z">
        <w:r w:rsidRPr="00162A42">
          <w:rPr>
            <w:rFonts w:eastAsia="Times New Roman" w:cstheme="minorHAnsi"/>
            <w:rPrChange w:id="2160" w:author="BENIWAL VIRENDER" w:date="2021-09-07T12:57:00Z">
              <w:rPr>
                <w:rFonts w:ascii="Times New Roman" w:eastAsia="Times New Roman" w:hAnsi="Times New Roman"/>
              </w:rPr>
            </w:rPrChange>
          </w:rPr>
          <w:lastRenderedPageBreak/>
          <w:t>Validation for information in the field</w:t>
        </w:r>
        <w:r w:rsidR="00D65390" w:rsidRPr="00162A42">
          <w:rPr>
            <w:rFonts w:eastAsia="Times New Roman" w:cstheme="minorHAnsi"/>
            <w:rPrChange w:id="2161" w:author="BENIWAL VIRENDER" w:date="2021-09-07T12:57:00Z">
              <w:rPr>
                <w:rFonts w:ascii="Times New Roman" w:eastAsia="Times New Roman" w:hAnsi="Times New Roman"/>
              </w:rPr>
            </w:rPrChange>
          </w:rPr>
          <w:t xml:space="preserve"> </w:t>
        </w:r>
      </w:ins>
      <w:ins w:id="2162" w:author="Hilla Rafalovitz" w:date="2021-08-22T17:50:00Z">
        <w:del w:id="2163" w:author="Hilla Rafalovitz" w:date="2021-08-22T17:51:00Z">
          <w:r w:rsidR="00EF01CE" w:rsidRPr="00162A42" w:rsidDel="00274003">
            <w:rPr>
              <w:rFonts w:cstheme="minorHAnsi"/>
              <w:rPrChange w:id="2164" w:author="BENIWAL VIRENDER" w:date="2021-09-07T12:57:00Z">
                <w:rPr>
                  <w:rFonts w:ascii="Segoe UI" w:hAnsi="Segoe UI" w:cs="Segoe UI"/>
                  <w:sz w:val="21"/>
                  <w:szCs w:val="21"/>
                </w:rPr>
              </w:rPrChange>
            </w:rPr>
            <w:delText>Validations on the field level: data type, format, length</w:delText>
          </w:r>
        </w:del>
      </w:ins>
    </w:p>
    <w:p w14:paraId="3B6A5916" w14:textId="6E89DEDB" w:rsidR="00B71D8C" w:rsidRPr="00162A42" w:rsidRDefault="00B71D8C">
      <w:pPr>
        <w:rPr>
          <w:ins w:id="2165" w:author="BENIWAL VIRENDER" w:date="2021-09-06T17:56:00Z"/>
          <w:rFonts w:eastAsia="Times New Roman" w:cstheme="minorHAnsi"/>
          <w:rPrChange w:id="2166" w:author="BENIWAL VIRENDER" w:date="2021-09-07T12:57:00Z">
            <w:rPr>
              <w:ins w:id="2167" w:author="BENIWAL VIRENDER" w:date="2021-09-06T17:56:00Z"/>
              <w:rFonts w:ascii="Segoe UI" w:hAnsi="Segoe UI" w:cs="Segoe UI"/>
              <w:sz w:val="21"/>
              <w:szCs w:val="21"/>
            </w:rPr>
          </w:rPrChange>
        </w:rPr>
      </w:pPr>
      <w:ins w:id="2168" w:author="BENIWAL VIRENDER" w:date="2021-09-06T17:56:00Z">
        <w:r w:rsidRPr="00162A42">
          <w:rPr>
            <w:rFonts w:eastAsia="Times New Roman" w:cstheme="minorHAnsi"/>
            <w:rPrChange w:id="2169" w:author="BENIWAL VIRENDER" w:date="2021-09-07T12:57:00Z">
              <w:rPr>
                <w:rFonts w:ascii="Segoe UI" w:hAnsi="Segoe UI" w:cs="Segoe UI"/>
                <w:sz w:val="21"/>
                <w:szCs w:val="21"/>
              </w:rPr>
            </w:rPrChange>
          </w:rPr>
          <w:t xml:space="preserve">Cannot be handled via </w:t>
        </w:r>
      </w:ins>
      <w:ins w:id="2170" w:author="BENIWAL VIRENDER" w:date="2021-09-06T17:57:00Z">
        <w:r w:rsidRPr="00162A42">
          <w:rPr>
            <w:rFonts w:eastAsia="Times New Roman" w:cstheme="minorHAnsi"/>
            <w:rPrChange w:id="2171" w:author="BENIWAL VIRENDER" w:date="2021-09-07T12:57:00Z">
              <w:rPr>
                <w:rFonts w:ascii="Segoe UI" w:hAnsi="Segoe UI" w:cs="Segoe UI"/>
                <w:sz w:val="21"/>
                <w:szCs w:val="21"/>
              </w:rPr>
            </w:rPrChange>
          </w:rPr>
          <w:t>technical layer (interfaces)</w:t>
        </w:r>
      </w:ins>
    </w:p>
    <w:p w14:paraId="3AD2E584" w14:textId="3EC19A01" w:rsidR="00B71D8C" w:rsidRDefault="00B71D8C" w:rsidP="00EF01CE">
      <w:pPr>
        <w:rPr>
          <w:ins w:id="2172" w:author="Eran Dayan" w:date="2021-09-30T14:58:00Z"/>
          <w:rFonts w:ascii="Segoe UI" w:hAnsi="Segoe UI" w:cs="Segoe UI"/>
          <w:sz w:val="21"/>
          <w:szCs w:val="21"/>
        </w:rPr>
      </w:pPr>
    </w:p>
    <w:p w14:paraId="243DEEC2" w14:textId="77777777" w:rsidR="0024035A" w:rsidRDefault="0024035A" w:rsidP="00EF01CE">
      <w:pPr>
        <w:rPr>
          <w:ins w:id="2173" w:author="Hilla Rafalovitz" w:date="2021-08-22T17:50:00Z"/>
          <w:rFonts w:ascii="Segoe UI" w:hAnsi="Segoe UI" w:cs="Segoe UI"/>
          <w:sz w:val="21"/>
          <w:szCs w:val="21"/>
        </w:rPr>
      </w:pPr>
    </w:p>
    <w:p w14:paraId="799C183B" w14:textId="625BF4B7" w:rsidR="00FF622F" w:rsidRPr="00FF622F" w:rsidRDefault="00FF622F" w:rsidP="006D1215">
      <w:pPr>
        <w:pStyle w:val="Heading1"/>
        <w:rPr>
          <w:ins w:id="2174" w:author="Sandip Sharma" w:date="2021-09-08T12:42:00Z"/>
          <w:rtl/>
        </w:rPr>
      </w:pPr>
      <w:ins w:id="2175" w:author="Sandip Sharma" w:date="2021-09-08T12:42:00Z">
        <w:r>
          <w:t>BaNCS Gap</w:t>
        </w:r>
      </w:ins>
    </w:p>
    <w:tbl>
      <w:tblPr>
        <w:tblStyle w:val="TableGrid"/>
        <w:tblW w:w="0" w:type="auto"/>
        <w:tblLook w:val="04A0" w:firstRow="1" w:lastRow="0" w:firstColumn="1" w:lastColumn="0" w:noHBand="0" w:noVBand="1"/>
        <w:tblPrChange w:id="2176" w:author="Sandip Sharma" w:date="2021-09-08T12:42:00Z">
          <w:tblPr>
            <w:tblStyle w:val="TableGrid"/>
            <w:tblW w:w="0" w:type="auto"/>
            <w:tblLook w:val="04A0" w:firstRow="1" w:lastRow="0" w:firstColumn="1" w:lastColumn="0" w:noHBand="0" w:noVBand="1"/>
          </w:tblPr>
        </w:tblPrChange>
      </w:tblPr>
      <w:tblGrid>
        <w:gridCol w:w="1795"/>
        <w:gridCol w:w="2790"/>
        <w:gridCol w:w="4765"/>
        <w:tblGridChange w:id="2177">
          <w:tblGrid>
            <w:gridCol w:w="1795"/>
            <w:gridCol w:w="1321"/>
            <w:gridCol w:w="1469"/>
            <w:gridCol w:w="1648"/>
            <w:gridCol w:w="3117"/>
          </w:tblGrid>
        </w:tblGridChange>
      </w:tblGrid>
      <w:tr w:rsidR="00FF622F" w14:paraId="38572E61" w14:textId="77777777" w:rsidTr="000A1477">
        <w:trPr>
          <w:ins w:id="2178" w:author="Sandip Sharma" w:date="2021-09-08T12:42:00Z"/>
        </w:trPr>
        <w:tc>
          <w:tcPr>
            <w:tcW w:w="1795" w:type="dxa"/>
            <w:tcPrChange w:id="2179" w:author="Sandip Sharma" w:date="2021-09-08T12:42:00Z">
              <w:tcPr>
                <w:tcW w:w="3116" w:type="dxa"/>
                <w:gridSpan w:val="2"/>
              </w:tcPr>
            </w:tcPrChange>
          </w:tcPr>
          <w:p w14:paraId="2C9BCD9F" w14:textId="006E8DA4" w:rsidR="00FF622F" w:rsidRDefault="00FF622F">
            <w:pPr>
              <w:rPr>
                <w:ins w:id="2180" w:author="Sandip Sharma" w:date="2021-09-08T12:42:00Z"/>
              </w:rPr>
            </w:pPr>
            <w:ins w:id="2181" w:author="Sandip Sharma" w:date="2021-09-08T12:42:00Z">
              <w:r>
                <w:t>Gap ID</w:t>
              </w:r>
            </w:ins>
          </w:p>
        </w:tc>
        <w:tc>
          <w:tcPr>
            <w:tcW w:w="2790" w:type="dxa"/>
            <w:tcPrChange w:id="2182" w:author="Sandip Sharma" w:date="2021-09-08T12:42:00Z">
              <w:tcPr>
                <w:tcW w:w="3117" w:type="dxa"/>
                <w:gridSpan w:val="2"/>
              </w:tcPr>
            </w:tcPrChange>
          </w:tcPr>
          <w:p w14:paraId="702C2373" w14:textId="631321A6" w:rsidR="00FF622F" w:rsidRDefault="000A1477">
            <w:pPr>
              <w:rPr>
                <w:ins w:id="2183" w:author="Sandip Sharma" w:date="2021-09-08T12:42:00Z"/>
              </w:rPr>
            </w:pPr>
            <w:ins w:id="2184" w:author="Sandip Sharma" w:date="2021-09-08T12:42:00Z">
              <w:r>
                <w:t>Business Area</w:t>
              </w:r>
            </w:ins>
          </w:p>
        </w:tc>
        <w:tc>
          <w:tcPr>
            <w:tcW w:w="4765" w:type="dxa"/>
            <w:tcPrChange w:id="2185" w:author="Sandip Sharma" w:date="2021-09-08T12:42:00Z">
              <w:tcPr>
                <w:tcW w:w="3117" w:type="dxa"/>
              </w:tcPr>
            </w:tcPrChange>
          </w:tcPr>
          <w:p w14:paraId="6858F90C" w14:textId="533D41A5" w:rsidR="00FF622F" w:rsidRDefault="000A1477">
            <w:pPr>
              <w:rPr>
                <w:ins w:id="2186" w:author="Sandip Sharma" w:date="2021-09-08T12:42:00Z"/>
              </w:rPr>
            </w:pPr>
            <w:ins w:id="2187" w:author="Sandip Sharma" w:date="2021-09-08T12:42:00Z">
              <w:r>
                <w:t>Details</w:t>
              </w:r>
            </w:ins>
          </w:p>
        </w:tc>
      </w:tr>
      <w:tr w:rsidR="00FF622F" w14:paraId="141A66CD" w14:textId="77777777" w:rsidTr="000A1477">
        <w:trPr>
          <w:ins w:id="2188" w:author="Sandip Sharma" w:date="2021-09-08T12:42:00Z"/>
        </w:trPr>
        <w:tc>
          <w:tcPr>
            <w:tcW w:w="1795" w:type="dxa"/>
            <w:tcPrChange w:id="2189" w:author="Sandip Sharma" w:date="2021-09-08T12:42:00Z">
              <w:tcPr>
                <w:tcW w:w="3116" w:type="dxa"/>
                <w:gridSpan w:val="2"/>
              </w:tcPr>
            </w:tcPrChange>
          </w:tcPr>
          <w:p w14:paraId="039B2419" w14:textId="6926E617" w:rsidR="00FF622F" w:rsidRDefault="000A1477">
            <w:pPr>
              <w:rPr>
                <w:ins w:id="2190" w:author="Sandip Sharma" w:date="2021-09-08T12:42:00Z"/>
              </w:rPr>
            </w:pPr>
            <w:ins w:id="2191" w:author="Sandip Sharma" w:date="2021-09-08T12:42:00Z">
              <w:r>
                <w:t>SP-BackOffice-01</w:t>
              </w:r>
            </w:ins>
          </w:p>
        </w:tc>
        <w:tc>
          <w:tcPr>
            <w:tcW w:w="2790" w:type="dxa"/>
            <w:tcPrChange w:id="2192" w:author="Sandip Sharma" w:date="2021-09-08T12:42:00Z">
              <w:tcPr>
                <w:tcW w:w="3117" w:type="dxa"/>
                <w:gridSpan w:val="2"/>
              </w:tcPr>
            </w:tcPrChange>
          </w:tcPr>
          <w:p w14:paraId="71C472ED" w14:textId="4FD2331B" w:rsidR="00FF622F" w:rsidRDefault="000A1477">
            <w:pPr>
              <w:rPr>
                <w:ins w:id="2193" w:author="Sandip Sharma" w:date="2021-09-08T12:42:00Z"/>
              </w:rPr>
            </w:pPr>
            <w:ins w:id="2194" w:author="Sandip Sharma" w:date="2021-09-08T12:42:00Z">
              <w:r>
                <w:t>Portfolio transfer</w:t>
              </w:r>
            </w:ins>
          </w:p>
        </w:tc>
        <w:tc>
          <w:tcPr>
            <w:tcW w:w="4765" w:type="dxa"/>
            <w:tcPrChange w:id="2195" w:author="Sandip Sharma" w:date="2021-09-08T12:42:00Z">
              <w:tcPr>
                <w:tcW w:w="3117" w:type="dxa"/>
              </w:tcPr>
            </w:tcPrChange>
          </w:tcPr>
          <w:p w14:paraId="150B61FE" w14:textId="437089EF" w:rsidR="000A1477" w:rsidRPr="00EC02DD" w:rsidRDefault="000A1477">
            <w:pPr>
              <w:widowControl w:val="0"/>
              <w:suppressAutoHyphens/>
              <w:autoSpaceDN w:val="0"/>
              <w:jc w:val="both"/>
              <w:textAlignment w:val="baseline"/>
              <w:rPr>
                <w:ins w:id="2196" w:author="Sandip Sharma" w:date="2021-09-08T12:44:00Z"/>
                <w:rFonts w:ascii="Calibri" w:hAnsi="Calibri" w:cs="Calibri"/>
              </w:rPr>
              <w:pPrChange w:id="2197" w:author="Sandip Sharma" w:date="2021-09-08T12:44:00Z">
                <w:pPr>
                  <w:pStyle w:val="ListParagraph"/>
                  <w:widowControl w:val="0"/>
                  <w:numPr>
                    <w:numId w:val="30"/>
                  </w:numPr>
                  <w:suppressAutoHyphens/>
                  <w:autoSpaceDN w:val="0"/>
                  <w:ind w:left="360" w:hanging="360"/>
                  <w:contextualSpacing w:val="0"/>
                  <w:jc w:val="both"/>
                  <w:textAlignment w:val="baseline"/>
                </w:pPr>
              </w:pPrChange>
            </w:pPr>
            <w:ins w:id="2198" w:author="Sandip Sharma" w:date="2021-09-08T12:43:00Z">
              <w:r>
                <w:t xml:space="preserve">‘Transfer to relative’ domain transfer sub case value </w:t>
              </w:r>
              <w:r w:rsidRPr="00EC02DD">
                <w:t>9 needs to be split into two different values</w:t>
              </w:r>
            </w:ins>
            <w:ins w:id="2199" w:author="Sandip Sharma" w:date="2021-09-08T12:44:00Z">
              <w:r w:rsidRPr="00EC02DD">
                <w:t xml:space="preserve"> - </w:t>
              </w:r>
            </w:ins>
            <w:ins w:id="2200" w:author="Sandip Sharma" w:date="2021-09-08T12:45:00Z">
              <w:r w:rsidRPr="00EC02DD">
                <w:rPr>
                  <w:rFonts w:ascii="Calibri" w:hAnsi="Calibri" w:cs="Calibri"/>
                </w:rPr>
                <w:t>Off-spring of a sister/brother</w:t>
              </w:r>
              <w:r w:rsidRPr="000A1477">
                <w:rPr>
                  <w:rFonts w:ascii="Calibri" w:hAnsi="Calibri" w:cs="Calibri"/>
                  <w:rPrChange w:id="2201" w:author="Sandip Sharma" w:date="2021-09-08T12:45:00Z">
                    <w:rPr>
                      <w:rFonts w:ascii="Calibri" w:hAnsi="Calibri" w:cs="Calibri"/>
                      <w:highlight w:val="yellow"/>
                    </w:rPr>
                  </w:rPrChange>
                </w:rPr>
                <w:t xml:space="preserve">  &amp; </w:t>
              </w:r>
            </w:ins>
            <w:ins w:id="2202" w:author="Sandip Sharma" w:date="2021-09-08T12:44:00Z">
              <w:r w:rsidRPr="000A1477">
                <w:rPr>
                  <w:rFonts w:ascii="Calibri" w:hAnsi="Calibri" w:cs="Calibri"/>
                  <w:rPrChange w:id="2203" w:author="Sandip Sharma" w:date="2021-09-08T12:45:00Z">
                    <w:rPr>
                      <w:rFonts w:ascii="Calibri" w:hAnsi="Calibri" w:cs="Calibri"/>
                      <w:highlight w:val="yellow"/>
                    </w:rPr>
                  </w:rPrChange>
                </w:rPr>
                <w:t>Parent’s sister</w:t>
              </w:r>
            </w:ins>
            <w:ins w:id="2204" w:author="Sandip Sharma" w:date="2021-09-08T12:45:00Z">
              <w:r w:rsidRPr="000A1477">
                <w:rPr>
                  <w:rFonts w:ascii="Calibri" w:hAnsi="Calibri" w:cs="Calibri"/>
                  <w:rPrChange w:id="2205" w:author="Sandip Sharma" w:date="2021-09-08T12:45:00Z">
                    <w:rPr>
                      <w:rFonts w:ascii="Calibri" w:hAnsi="Calibri" w:cs="Calibri"/>
                      <w:highlight w:val="yellow"/>
                    </w:rPr>
                  </w:rPrChange>
                </w:rPr>
                <w:t>/</w:t>
              </w:r>
            </w:ins>
            <w:ins w:id="2206" w:author="Sandip Sharma" w:date="2021-09-08T12:44:00Z">
              <w:r w:rsidRPr="000A1477">
                <w:rPr>
                  <w:rFonts w:ascii="Calibri" w:hAnsi="Calibri" w:cs="Calibri"/>
                  <w:rPrChange w:id="2207" w:author="Sandip Sharma" w:date="2021-09-08T12:45:00Z">
                    <w:rPr>
                      <w:rFonts w:ascii="Calibri" w:hAnsi="Calibri" w:cs="Calibri"/>
                      <w:highlight w:val="yellow"/>
                    </w:rPr>
                  </w:rPrChange>
                </w:rPr>
                <w:t>brother</w:t>
              </w:r>
            </w:ins>
          </w:p>
          <w:p w14:paraId="1879CF82" w14:textId="5C968223" w:rsidR="00FF622F" w:rsidRDefault="000A1477" w:rsidP="00EC02DD">
            <w:pPr>
              <w:rPr>
                <w:ins w:id="2208" w:author="Sandip Sharma" w:date="2021-09-08T12:42:00Z"/>
              </w:rPr>
            </w:pPr>
            <w:ins w:id="2209" w:author="Sandip Sharma" w:date="2021-09-08T12:43:00Z">
              <w:r>
                <w:t xml:space="preserve"> </w:t>
              </w:r>
            </w:ins>
          </w:p>
        </w:tc>
      </w:tr>
      <w:tr w:rsidR="000A1477" w14:paraId="5A66B3BE" w14:textId="77777777" w:rsidTr="000A1477">
        <w:trPr>
          <w:ins w:id="2210" w:author="Sandip Sharma" w:date="2021-09-08T12:42:00Z"/>
        </w:trPr>
        <w:tc>
          <w:tcPr>
            <w:tcW w:w="1795" w:type="dxa"/>
            <w:tcPrChange w:id="2211" w:author="Sandip Sharma" w:date="2021-09-08T12:42:00Z">
              <w:tcPr>
                <w:tcW w:w="3116" w:type="dxa"/>
                <w:gridSpan w:val="2"/>
              </w:tcPr>
            </w:tcPrChange>
          </w:tcPr>
          <w:p w14:paraId="53E67F44" w14:textId="3F41A7EE" w:rsidR="000A1477" w:rsidRDefault="00EC02DD" w:rsidP="000A1477">
            <w:pPr>
              <w:rPr>
                <w:ins w:id="2212" w:author="Sandip Sharma" w:date="2021-09-08T12:42:00Z"/>
              </w:rPr>
            </w:pPr>
            <w:ins w:id="2213" w:author="Sandip Sharma" w:date="2021-09-08T12:45:00Z">
              <w:r>
                <w:t>SP-BackOffice-02</w:t>
              </w:r>
            </w:ins>
          </w:p>
        </w:tc>
        <w:tc>
          <w:tcPr>
            <w:tcW w:w="2790" w:type="dxa"/>
            <w:tcPrChange w:id="2214" w:author="Sandip Sharma" w:date="2021-09-08T12:42:00Z">
              <w:tcPr>
                <w:tcW w:w="3117" w:type="dxa"/>
                <w:gridSpan w:val="2"/>
              </w:tcPr>
            </w:tcPrChange>
          </w:tcPr>
          <w:p w14:paraId="4CAD47C4" w14:textId="5A86CDA6" w:rsidR="000A1477" w:rsidRDefault="000A1477" w:rsidP="000A1477">
            <w:pPr>
              <w:rPr>
                <w:ins w:id="2215" w:author="Sandip Sharma" w:date="2021-09-08T12:42:00Z"/>
              </w:rPr>
            </w:pPr>
            <w:ins w:id="2216" w:author="Sandip Sharma" w:date="2021-09-08T12:45:00Z">
              <w:r>
                <w:t>Portfolio transfer</w:t>
              </w:r>
            </w:ins>
          </w:p>
        </w:tc>
        <w:tc>
          <w:tcPr>
            <w:tcW w:w="4765" w:type="dxa"/>
            <w:tcPrChange w:id="2217" w:author="Sandip Sharma" w:date="2021-09-08T12:42:00Z">
              <w:tcPr>
                <w:tcW w:w="3117" w:type="dxa"/>
              </w:tcPr>
            </w:tcPrChange>
          </w:tcPr>
          <w:p w14:paraId="2EA711E8" w14:textId="41547CE6" w:rsidR="000A1477" w:rsidRDefault="000A1477" w:rsidP="000A1477">
            <w:pPr>
              <w:rPr>
                <w:ins w:id="2218" w:author="Sandip Sharma" w:date="2021-09-08T12:42:00Z"/>
              </w:rPr>
            </w:pPr>
            <w:ins w:id="2219" w:author="Sandip Sharma" w:date="2021-09-08T12:45:00Z">
              <w:r>
                <w:t>Generate a report on request listing the transfer securities details per portfolio which need to be sent to APEX</w:t>
              </w:r>
            </w:ins>
            <w:ins w:id="2220" w:author="Sandip Sharma" w:date="2021-09-08T12:46:00Z">
              <w:r>
                <w:t xml:space="preserve">. Please refer to document attached under section </w:t>
              </w:r>
            </w:ins>
            <w:ins w:id="2221" w:author="Sandip Sharma" w:date="2021-09-08T12:47:00Z">
              <w:r>
                <w:t>1.</w:t>
              </w:r>
            </w:ins>
            <w:ins w:id="2222" w:author="Sandip Sharma" w:date="2021-09-08T12:46:00Z">
              <w:r>
                <w:t xml:space="preserve">9.3 </w:t>
              </w:r>
              <w:r>
                <w:rPr>
                  <w:rFonts w:ascii="Wingdings" w:eastAsia="Wingdings" w:hAnsi="Wingdings" w:cs="Wingdings"/>
                </w:rPr>
                <w:t>à</w:t>
              </w:r>
              <w:r>
                <w:t xml:space="preserve"> Third party transfer</w:t>
              </w:r>
            </w:ins>
          </w:p>
        </w:tc>
      </w:tr>
      <w:tr w:rsidR="00EC02DD" w14:paraId="115320E2" w14:textId="77777777" w:rsidTr="000A1477">
        <w:trPr>
          <w:ins w:id="2223" w:author="Sandip Sharma" w:date="2021-09-08T12:42:00Z"/>
        </w:trPr>
        <w:tc>
          <w:tcPr>
            <w:tcW w:w="1795" w:type="dxa"/>
            <w:tcPrChange w:id="2224" w:author="Sandip Sharma" w:date="2021-09-08T12:42:00Z">
              <w:tcPr>
                <w:tcW w:w="3116" w:type="dxa"/>
                <w:gridSpan w:val="2"/>
              </w:tcPr>
            </w:tcPrChange>
          </w:tcPr>
          <w:p w14:paraId="310A5E49" w14:textId="09452279" w:rsidR="00EC02DD" w:rsidRDefault="00EC02DD" w:rsidP="00EC02DD">
            <w:pPr>
              <w:rPr>
                <w:ins w:id="2225" w:author="Sandip Sharma" w:date="2021-09-08T12:42:00Z"/>
              </w:rPr>
            </w:pPr>
            <w:ins w:id="2226" w:author="Sandip Sharma" w:date="2021-09-08T12:55:00Z">
              <w:r>
                <w:t>SP-BackOffice-03</w:t>
              </w:r>
            </w:ins>
          </w:p>
        </w:tc>
        <w:tc>
          <w:tcPr>
            <w:tcW w:w="2790" w:type="dxa"/>
            <w:tcPrChange w:id="2227" w:author="Sandip Sharma" w:date="2021-09-08T12:42:00Z">
              <w:tcPr>
                <w:tcW w:w="3117" w:type="dxa"/>
                <w:gridSpan w:val="2"/>
              </w:tcPr>
            </w:tcPrChange>
          </w:tcPr>
          <w:p w14:paraId="75CFDD53" w14:textId="4FDCC114" w:rsidR="00EC02DD" w:rsidRDefault="00EC02DD" w:rsidP="00EC02DD">
            <w:pPr>
              <w:rPr>
                <w:ins w:id="2228" w:author="Sandip Sharma" w:date="2021-09-08T12:42:00Z"/>
              </w:rPr>
            </w:pPr>
            <w:ins w:id="2229" w:author="Sandip Sharma" w:date="2021-09-08T12:56:00Z">
              <w:r>
                <w:t>Foreign trading</w:t>
              </w:r>
            </w:ins>
          </w:p>
        </w:tc>
        <w:tc>
          <w:tcPr>
            <w:tcW w:w="4765" w:type="dxa"/>
            <w:tcPrChange w:id="2230" w:author="Sandip Sharma" w:date="2021-09-08T12:42:00Z">
              <w:tcPr>
                <w:tcW w:w="3117" w:type="dxa"/>
              </w:tcPr>
            </w:tcPrChange>
          </w:tcPr>
          <w:p w14:paraId="426AABF1" w14:textId="473092D1" w:rsidR="00EC02DD" w:rsidRDefault="00EC02DD" w:rsidP="00EC02DD">
            <w:pPr>
              <w:rPr>
                <w:ins w:id="2231" w:author="Sandip Sharma" w:date="2021-09-08T12:42:00Z"/>
              </w:rPr>
            </w:pPr>
            <w:ins w:id="2232" w:author="Sandip Sharma" w:date="2021-09-08T12:56:00Z">
              <w:r>
                <w:t xml:space="preserve">Monthly extract for calculation of broker commission and compare </w:t>
              </w:r>
            </w:ins>
            <w:ins w:id="2233" w:author="Sandip Sharma" w:date="2021-09-08T12:57:00Z">
              <w:r>
                <w:t xml:space="preserve">the total </w:t>
              </w:r>
            </w:ins>
            <w:ins w:id="2234" w:author="Sandip Sharma" w:date="2021-09-08T12:56:00Z">
              <w:r>
                <w:t>fee charged by the broker</w:t>
              </w:r>
            </w:ins>
            <w:ins w:id="2235" w:author="BENIWAL VIRENDER" w:date="2021-09-13T15:22:00Z">
              <w:r w:rsidR="00B04B3A">
                <w:t xml:space="preserve">, </w:t>
              </w:r>
            </w:ins>
          </w:p>
        </w:tc>
      </w:tr>
      <w:tr w:rsidR="009967B0" w14:paraId="38E79203" w14:textId="77777777" w:rsidTr="000A1477">
        <w:trPr>
          <w:ins w:id="2236" w:author="Sandip Sharma" w:date="2021-09-08T13:37:00Z"/>
        </w:trPr>
        <w:tc>
          <w:tcPr>
            <w:tcW w:w="1795" w:type="dxa"/>
          </w:tcPr>
          <w:p w14:paraId="16655C2F" w14:textId="1356D226" w:rsidR="009967B0" w:rsidRDefault="009967B0" w:rsidP="009967B0">
            <w:pPr>
              <w:rPr>
                <w:ins w:id="2237" w:author="Sandip Sharma" w:date="2021-09-08T13:37:00Z"/>
              </w:rPr>
            </w:pPr>
            <w:ins w:id="2238" w:author="Sandip Sharma" w:date="2021-09-08T13:37:00Z">
              <w:r>
                <w:t>SP-BackOffice-04</w:t>
              </w:r>
            </w:ins>
          </w:p>
        </w:tc>
        <w:tc>
          <w:tcPr>
            <w:tcW w:w="2790" w:type="dxa"/>
          </w:tcPr>
          <w:p w14:paraId="498E3CC2" w14:textId="3FA4D8D5" w:rsidR="009967B0" w:rsidRDefault="009967B0" w:rsidP="009967B0">
            <w:pPr>
              <w:rPr>
                <w:ins w:id="2239" w:author="Sandip Sharma" w:date="2021-09-08T13:37:00Z"/>
              </w:rPr>
            </w:pPr>
            <w:ins w:id="2240" w:author="Sandip Sharma" w:date="2021-09-08T13:37:00Z">
              <w:r>
                <w:t>Foreign Settlement</w:t>
              </w:r>
            </w:ins>
          </w:p>
        </w:tc>
        <w:tc>
          <w:tcPr>
            <w:tcW w:w="4765" w:type="dxa"/>
          </w:tcPr>
          <w:p w14:paraId="70BDB577" w14:textId="1F6E5BD0" w:rsidR="009967B0" w:rsidRDefault="009967B0" w:rsidP="009967B0">
            <w:pPr>
              <w:rPr>
                <w:ins w:id="2241" w:author="Sandip Sharma" w:date="2021-09-08T13:37:00Z"/>
              </w:rPr>
            </w:pPr>
            <w:ins w:id="2242" w:author="Sandip Sharma" w:date="2021-09-08T13:38:00Z">
              <w:r>
                <w:t>New batch process for settlement of foreign trades marked as ‘matched’ on settlement date</w:t>
              </w:r>
            </w:ins>
          </w:p>
        </w:tc>
      </w:tr>
      <w:tr w:rsidR="009967B0" w14:paraId="32E07FDA" w14:textId="77777777" w:rsidTr="000A1477">
        <w:trPr>
          <w:ins w:id="2243" w:author="Sandip Sharma" w:date="2021-09-08T12:58:00Z"/>
        </w:trPr>
        <w:tc>
          <w:tcPr>
            <w:tcW w:w="1795" w:type="dxa"/>
          </w:tcPr>
          <w:p w14:paraId="683D0A4C" w14:textId="1D3D0114" w:rsidR="009967B0" w:rsidRDefault="009967B0" w:rsidP="009967B0">
            <w:pPr>
              <w:rPr>
                <w:ins w:id="2244" w:author="Sandip Sharma" w:date="2021-09-08T12:58:00Z"/>
              </w:rPr>
            </w:pPr>
            <w:ins w:id="2245" w:author="Sandip Sharma" w:date="2021-09-08T12:58:00Z">
              <w:r>
                <w:t>SP-BackOffice-05</w:t>
              </w:r>
            </w:ins>
          </w:p>
        </w:tc>
        <w:tc>
          <w:tcPr>
            <w:tcW w:w="2790" w:type="dxa"/>
          </w:tcPr>
          <w:p w14:paraId="08C0F7A7" w14:textId="0DB8BBA5" w:rsidR="009967B0" w:rsidRDefault="009967B0" w:rsidP="009967B0">
            <w:pPr>
              <w:rPr>
                <w:ins w:id="2246" w:author="Sandip Sharma" w:date="2021-09-08T12:58:00Z"/>
              </w:rPr>
            </w:pPr>
            <w:ins w:id="2247" w:author="Sandip Sharma" w:date="2021-09-08T12:58:00Z">
              <w:r>
                <w:t>Local commission recon</w:t>
              </w:r>
            </w:ins>
          </w:p>
        </w:tc>
        <w:tc>
          <w:tcPr>
            <w:tcW w:w="4765" w:type="dxa"/>
          </w:tcPr>
          <w:p w14:paraId="6DE986AD" w14:textId="2586B20B" w:rsidR="009967B0" w:rsidRDefault="009967B0" w:rsidP="009967B0">
            <w:pPr>
              <w:rPr>
                <w:ins w:id="2248" w:author="Sandip Sharma" w:date="2021-09-08T12:58:00Z"/>
              </w:rPr>
            </w:pPr>
            <w:ins w:id="2249" w:author="Sandip Sharma" w:date="2021-09-08T12:58:00Z">
              <w:r>
                <w:t>Provide a data extract to recon listing the trades and respective TASE commission (Possible only if w</w:t>
              </w:r>
            </w:ins>
            <w:ins w:id="2250" w:author="Sandip Sharma" w:date="2021-09-08T12:59:00Z">
              <w:r>
                <w:t>e</w:t>
              </w:r>
            </w:ins>
            <w:ins w:id="2251" w:author="Sandip Sharma" w:date="2021-09-08T12:58:00Z">
              <w:r>
                <w:t xml:space="preserve"> can setup TASE trading fee structure)</w:t>
              </w:r>
            </w:ins>
          </w:p>
        </w:tc>
      </w:tr>
      <w:tr w:rsidR="009967B0" w14:paraId="1CDC076B" w14:textId="77777777" w:rsidTr="000A1477">
        <w:trPr>
          <w:ins w:id="2252" w:author="Sandip Sharma" w:date="2021-09-08T13:11:00Z"/>
        </w:trPr>
        <w:tc>
          <w:tcPr>
            <w:tcW w:w="1795" w:type="dxa"/>
          </w:tcPr>
          <w:p w14:paraId="1233B23E" w14:textId="4CEDEEAD" w:rsidR="009967B0" w:rsidRDefault="009967B0" w:rsidP="009967B0">
            <w:pPr>
              <w:rPr>
                <w:ins w:id="2253" w:author="Sandip Sharma" w:date="2021-09-08T13:11:00Z"/>
              </w:rPr>
            </w:pPr>
            <w:ins w:id="2254" w:author="Sandip Sharma" w:date="2021-09-08T13:11:00Z">
              <w:r>
                <w:t>SP-BackOffice-06</w:t>
              </w:r>
            </w:ins>
          </w:p>
        </w:tc>
        <w:tc>
          <w:tcPr>
            <w:tcW w:w="2790" w:type="dxa"/>
          </w:tcPr>
          <w:p w14:paraId="6449BEED" w14:textId="676A032F" w:rsidR="009967B0" w:rsidRDefault="009967B0" w:rsidP="009967B0">
            <w:pPr>
              <w:rPr>
                <w:ins w:id="2255" w:author="Sandip Sharma" w:date="2021-09-08T13:11:00Z"/>
              </w:rPr>
            </w:pPr>
            <w:ins w:id="2256" w:author="Sandip Sharma" w:date="2021-09-08T13:11:00Z">
              <w:r>
                <w:t>Failed Settlement</w:t>
              </w:r>
            </w:ins>
          </w:p>
        </w:tc>
        <w:tc>
          <w:tcPr>
            <w:tcW w:w="4765" w:type="dxa"/>
          </w:tcPr>
          <w:p w14:paraId="7C2E7218" w14:textId="2D1AC4D9" w:rsidR="009967B0" w:rsidRDefault="009967B0" w:rsidP="009967B0">
            <w:pPr>
              <w:rPr>
                <w:ins w:id="2257" w:author="Sandip Sharma" w:date="2021-09-08T13:11:00Z"/>
              </w:rPr>
            </w:pPr>
            <w:ins w:id="2258" w:author="Sandip Sharma" w:date="2021-09-08T13:11:00Z">
              <w:r>
                <w:t>Data extract listing OD open beyond settlement date</w:t>
              </w:r>
            </w:ins>
          </w:p>
        </w:tc>
      </w:tr>
      <w:tr w:rsidR="009967B0" w14:paraId="6733E585" w14:textId="77777777" w:rsidTr="000A1477">
        <w:trPr>
          <w:ins w:id="2259" w:author="Sandip Sharma" w:date="2021-09-08T13:38:00Z"/>
        </w:trPr>
        <w:tc>
          <w:tcPr>
            <w:tcW w:w="1795" w:type="dxa"/>
          </w:tcPr>
          <w:p w14:paraId="604DBB4E" w14:textId="06CAD53A" w:rsidR="009967B0" w:rsidRDefault="009967B0" w:rsidP="009967B0">
            <w:pPr>
              <w:rPr>
                <w:ins w:id="2260" w:author="Sandip Sharma" w:date="2021-09-08T13:38:00Z"/>
              </w:rPr>
            </w:pPr>
            <w:commentRangeStart w:id="2261"/>
            <w:ins w:id="2262" w:author="Sandip Sharma" w:date="2021-09-08T13:38:00Z">
              <w:r>
                <w:t>Recon-</w:t>
              </w:r>
            </w:ins>
            <w:ins w:id="2263" w:author="Sandip Sharma" w:date="2021-09-08T13:39:00Z">
              <w:r>
                <w:t>Commission</w:t>
              </w:r>
            </w:ins>
            <w:ins w:id="2264" w:author="Sandip Sharma" w:date="2021-09-08T13:38:00Z">
              <w:r>
                <w:t>-01</w:t>
              </w:r>
            </w:ins>
            <w:commentRangeEnd w:id="2261"/>
            <w:r w:rsidR="00867E46">
              <w:rPr>
                <w:rStyle w:val="CommentReference"/>
              </w:rPr>
              <w:commentReference w:id="2261"/>
            </w:r>
          </w:p>
        </w:tc>
        <w:tc>
          <w:tcPr>
            <w:tcW w:w="2790" w:type="dxa"/>
          </w:tcPr>
          <w:p w14:paraId="211781DE" w14:textId="29CDE9F1" w:rsidR="009967B0" w:rsidRDefault="009967B0" w:rsidP="009967B0">
            <w:pPr>
              <w:rPr>
                <w:ins w:id="2265" w:author="Sandip Sharma" w:date="2021-09-08T13:38:00Z"/>
              </w:rPr>
            </w:pPr>
            <w:ins w:id="2266" w:author="Sandip Sharma" w:date="2021-09-08T13:39:00Z">
              <w:r>
                <w:t>Trade level commission match</w:t>
              </w:r>
            </w:ins>
            <w:ins w:id="2267" w:author="Sandip Sharma" w:date="2021-09-08T13:46:00Z">
              <w:r>
                <w:t>ing</w:t>
              </w:r>
            </w:ins>
          </w:p>
        </w:tc>
        <w:tc>
          <w:tcPr>
            <w:tcW w:w="4765" w:type="dxa"/>
          </w:tcPr>
          <w:p w14:paraId="1DDDF605" w14:textId="11629844" w:rsidR="009967B0" w:rsidRDefault="009967B0" w:rsidP="009967B0">
            <w:pPr>
              <w:rPr>
                <w:ins w:id="2268" w:author="Sandip Sharma" w:date="2021-09-08T13:38:00Z"/>
              </w:rPr>
            </w:pPr>
            <w:ins w:id="2269" w:author="Sandip Sharma" w:date="2021-09-08T13:46:00Z">
              <w:r>
                <w:t>Commission matching process for trading only (If setup of TASE fee structure is possible)</w:t>
              </w:r>
            </w:ins>
          </w:p>
        </w:tc>
      </w:tr>
      <w:tr w:rsidR="00325049" w14:paraId="118BB913" w14:textId="77777777" w:rsidTr="000A1477">
        <w:trPr>
          <w:ins w:id="2270" w:author="BENIWAL VIRENDER" w:date="2021-10-05T16:30:00Z"/>
        </w:trPr>
        <w:tc>
          <w:tcPr>
            <w:tcW w:w="1795" w:type="dxa"/>
          </w:tcPr>
          <w:p w14:paraId="6EE0DA27" w14:textId="2853B34E" w:rsidR="00325049" w:rsidRDefault="00325049" w:rsidP="009967B0">
            <w:pPr>
              <w:rPr>
                <w:ins w:id="2271" w:author="BENIWAL VIRENDER" w:date="2021-10-05T16:30:00Z"/>
              </w:rPr>
            </w:pPr>
            <w:ins w:id="2272" w:author="BENIWAL VIRENDER" w:date="2021-10-05T16:30:00Z">
              <w:r>
                <w:t>SP-BackOffice-0</w:t>
              </w:r>
            </w:ins>
            <w:ins w:id="2273" w:author="BENIWAL VIRENDER" w:date="2021-10-05T16:31:00Z">
              <w:r>
                <w:t>7</w:t>
              </w:r>
            </w:ins>
          </w:p>
        </w:tc>
        <w:tc>
          <w:tcPr>
            <w:tcW w:w="2790" w:type="dxa"/>
          </w:tcPr>
          <w:p w14:paraId="431DF132" w14:textId="63097323" w:rsidR="00325049" w:rsidRDefault="00325049" w:rsidP="009967B0">
            <w:pPr>
              <w:rPr>
                <w:ins w:id="2274" w:author="BENIWAL VIRENDER" w:date="2021-10-05T16:30:00Z"/>
              </w:rPr>
            </w:pPr>
            <w:ins w:id="2275" w:author="BENIWAL VIRENDER" w:date="2021-10-05T16:31:00Z">
              <w:r>
                <w:t>POA Order Placement Handling via only FO</w:t>
              </w:r>
            </w:ins>
          </w:p>
        </w:tc>
        <w:tc>
          <w:tcPr>
            <w:tcW w:w="4765" w:type="dxa"/>
          </w:tcPr>
          <w:p w14:paraId="6EBADBB6" w14:textId="46657D97" w:rsidR="00325049" w:rsidRDefault="002D38A7" w:rsidP="009967B0">
            <w:pPr>
              <w:rPr>
                <w:ins w:id="2276" w:author="BENIWAL VIRENDER" w:date="2021-10-05T16:30:00Z"/>
              </w:rPr>
            </w:pPr>
            <w:ins w:id="2277" w:author="BENIWAL VIRENDER" w:date="2021-10-05T16:31:00Z">
              <w:r>
                <w:t>POA to an account cannot place orders via Internet or Mobile application.</w:t>
              </w:r>
            </w:ins>
            <w:ins w:id="2278" w:author="BENIWAL VIRENDER" w:date="2021-10-05T16:32:00Z">
              <w:r w:rsidR="00CD70AA">
                <w:t xml:space="preserve"> Only from FO it should be allowed</w:t>
              </w:r>
            </w:ins>
          </w:p>
        </w:tc>
      </w:tr>
      <w:tr w:rsidR="006621C0" w14:paraId="3B40ECF6" w14:textId="77777777" w:rsidTr="000A1477">
        <w:trPr>
          <w:ins w:id="2279" w:author="BENIWAL VIRENDER" w:date="2021-10-11T16:08:00Z"/>
        </w:trPr>
        <w:tc>
          <w:tcPr>
            <w:tcW w:w="1795" w:type="dxa"/>
          </w:tcPr>
          <w:p w14:paraId="2902A833" w14:textId="533CA342" w:rsidR="006621C0" w:rsidRDefault="006621C0" w:rsidP="009967B0">
            <w:pPr>
              <w:rPr>
                <w:ins w:id="2280" w:author="BENIWAL VIRENDER" w:date="2021-10-11T16:08:00Z"/>
              </w:rPr>
            </w:pPr>
            <w:ins w:id="2281" w:author="BENIWAL VIRENDER" w:date="2021-10-11T16:08:00Z">
              <w:r>
                <w:t>SP-BackOffice-08</w:t>
              </w:r>
            </w:ins>
          </w:p>
        </w:tc>
        <w:tc>
          <w:tcPr>
            <w:tcW w:w="2790" w:type="dxa"/>
          </w:tcPr>
          <w:p w14:paraId="65FB6805" w14:textId="075CAACE" w:rsidR="006621C0" w:rsidRDefault="00575C2B" w:rsidP="009967B0">
            <w:pPr>
              <w:rPr>
                <w:ins w:id="2282" w:author="BENIWAL VIRENDER" w:date="2021-10-11T16:08:00Z"/>
              </w:rPr>
            </w:pPr>
            <w:ins w:id="2283" w:author="BENIWAL VIRENDER" w:date="2021-10-11T16:08:00Z">
              <w:r>
                <w:t xml:space="preserve">Valuation </w:t>
              </w:r>
              <w:r w:rsidR="006621C0">
                <w:t>Extract</w:t>
              </w:r>
            </w:ins>
          </w:p>
        </w:tc>
        <w:tc>
          <w:tcPr>
            <w:tcW w:w="4765" w:type="dxa"/>
          </w:tcPr>
          <w:p w14:paraId="72543534" w14:textId="2E016AC8" w:rsidR="006621C0" w:rsidRDefault="00575C2B" w:rsidP="009967B0">
            <w:pPr>
              <w:rPr>
                <w:ins w:id="2284" w:author="BENIWAL VIRENDER" w:date="2021-10-11T16:09:00Z"/>
              </w:rPr>
            </w:pPr>
            <w:ins w:id="2285" w:author="BENIWAL VIRENDER" w:date="2021-10-11T16:08:00Z">
              <w:r>
                <w:t>E</w:t>
              </w:r>
            </w:ins>
            <w:ins w:id="2286" w:author="BENIWAL VIRENDER" w:date="2021-10-11T16:09:00Z">
              <w:r>
                <w:t xml:space="preserve">xtract for </w:t>
              </w:r>
              <w:r w:rsidR="00CD4149">
                <w:t>all customer holding security.</w:t>
              </w:r>
            </w:ins>
          </w:p>
          <w:p w14:paraId="076A5852" w14:textId="68F9C099" w:rsidR="00CD4149" w:rsidRDefault="00CD4149" w:rsidP="009967B0">
            <w:pPr>
              <w:rPr>
                <w:ins w:id="2287" w:author="BENIWAL VIRENDER" w:date="2021-10-11T16:09:00Z"/>
              </w:rPr>
            </w:pPr>
            <w:ins w:id="2288" w:author="BENIWAL VIRENDER" w:date="2021-10-11T16:09:00Z">
              <w:r>
                <w:t>Fields</w:t>
              </w:r>
            </w:ins>
          </w:p>
          <w:p w14:paraId="755018DD" w14:textId="74E5B867" w:rsidR="00CD4149" w:rsidRPr="00CD4149" w:rsidRDefault="00CD4149">
            <w:pPr>
              <w:spacing w:after="240"/>
              <w:rPr>
                <w:ins w:id="2289" w:author="BENIWAL VIRENDER" w:date="2021-10-11T16:09:00Z"/>
                <w:rFonts w:ascii="Cambria" w:eastAsia="Times New Roman" w:hAnsi="Cambria"/>
                <w:rPrChange w:id="2290" w:author="BENIWAL VIRENDER" w:date="2021-10-11T16:09:00Z">
                  <w:rPr>
                    <w:ins w:id="2291" w:author="BENIWAL VIRENDER" w:date="2021-10-11T16:09:00Z"/>
                  </w:rPr>
                </w:rPrChange>
              </w:rPr>
              <w:pPrChange w:id="2292" w:author="BENIWAL VIRENDER" w:date="2021-10-11T16:09:00Z">
                <w:pPr>
                  <w:pStyle w:val="ListParagraph"/>
                  <w:numPr>
                    <w:ilvl w:val="1"/>
                    <w:numId w:val="43"/>
                  </w:numPr>
                  <w:spacing w:after="240"/>
                  <w:ind w:left="1440" w:hanging="360"/>
                  <w:contextualSpacing w:val="0"/>
                </w:pPr>
              </w:pPrChange>
            </w:pPr>
            <w:ins w:id="2293" w:author="BENIWAL VIRENDER" w:date="2021-10-11T16:09:00Z">
              <w:r w:rsidRPr="00CD4149">
                <w:rPr>
                  <w:rFonts w:ascii="Cambria" w:eastAsia="Times New Roman" w:hAnsi="Cambria"/>
                  <w:rPrChange w:id="2294" w:author="BENIWAL VIRENDER" w:date="2021-10-11T16:09:00Z">
                    <w:rPr/>
                  </w:rPrChange>
                </w:rPr>
                <w:t>Customer Account  | Total value of the portfolio (ILS) | Value of securities traded in TASE | Value of securities traded in OTHER exchanges (ILS)|</w:t>
              </w:r>
            </w:ins>
          </w:p>
          <w:p w14:paraId="78D26A32" w14:textId="1CAB4A75" w:rsidR="00CD4149" w:rsidRDefault="00CD4149" w:rsidP="009967B0">
            <w:pPr>
              <w:rPr>
                <w:ins w:id="2295" w:author="BENIWAL VIRENDER" w:date="2021-10-11T16:08:00Z"/>
              </w:rPr>
            </w:pPr>
          </w:p>
        </w:tc>
      </w:tr>
    </w:tbl>
    <w:p w14:paraId="09EDC01E" w14:textId="29C2EAA5" w:rsidR="00853256" w:rsidRPr="00E3288B" w:rsidRDefault="00853256">
      <w:pPr>
        <w:pPrChange w:id="2296" w:author="Hilla Rafalovitz" w:date="2021-08-22T17:12:00Z">
          <w:pPr>
            <w:pStyle w:val="Heading1"/>
          </w:pPr>
        </w:pPrChange>
      </w:pPr>
    </w:p>
    <w:sectPr w:rsidR="00853256" w:rsidRPr="00E3288B">
      <w:headerReference w:type="default" r:id="rId53"/>
      <w:footerReference w:type="default" r:id="rId5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8" w:author="Virender Beniwal" w:date="2022-05-18T06:44:00Z" w:initials="VB">
    <w:p w14:paraId="3E8B5EE3" w14:textId="5CAACEDD" w:rsidR="00737C2D" w:rsidRDefault="00737C2D">
      <w:pPr>
        <w:pStyle w:val="CommentText"/>
      </w:pPr>
      <w:r>
        <w:rPr>
          <w:rStyle w:val="CommentReference"/>
        </w:rPr>
        <w:annotationRef/>
      </w:r>
      <w:r>
        <w:t>For foreign Market</w:t>
      </w:r>
      <w:r w:rsidR="00AA74A7">
        <w:t>, Etfs are mapped to 58 Instrument type in BaNCS as Index Crtfct.</w:t>
      </w:r>
    </w:p>
  </w:comment>
  <w:comment w:id="90" w:author="BENIWAL VIRENDER" w:date="2021-08-24T14:27:00Z" w:initials="BENIWAL">
    <w:p w14:paraId="08AF1D5E" w14:textId="1386D3B1" w:rsidR="00A62FD1" w:rsidRDefault="00A62FD1">
      <w:pPr>
        <w:pStyle w:val="CommentText"/>
      </w:pPr>
      <w:r>
        <w:rPr>
          <w:rStyle w:val="CommentReference"/>
        </w:rPr>
        <w:annotationRef/>
      </w:r>
      <w:r>
        <w:t>Need to check the validations for the Employee in BO/FO</w:t>
      </w:r>
    </w:p>
  </w:comment>
  <w:comment w:id="91" w:author="Hilla Rafalovitz" w:date="2021-09-09T12:30:00Z" w:initials="HR">
    <w:p w14:paraId="29380904" w14:textId="21BE2A28" w:rsidR="0072386D" w:rsidRDefault="0072386D">
      <w:pPr>
        <w:pStyle w:val="CommentText"/>
      </w:pPr>
      <w:r w:rsidRPr="00711481">
        <w:rPr>
          <w:rStyle w:val="CommentReference"/>
          <w:highlight w:val="magenta"/>
        </w:rPr>
        <w:annotationRef/>
      </w:r>
      <w:r w:rsidRPr="00711481">
        <w:rPr>
          <w:highlight w:val="magenta"/>
        </w:rPr>
        <w:t>What is the status</w:t>
      </w:r>
    </w:p>
  </w:comment>
  <w:comment w:id="92" w:author="BENIWAL VIRENDER" w:date="2021-09-20T13:36:00Z" w:initials="BENIWAL">
    <w:p w14:paraId="05EE0D25" w14:textId="18993BF4" w:rsidR="007E3ED5" w:rsidRDefault="007E3ED5">
      <w:pPr>
        <w:pStyle w:val="CommentText"/>
      </w:pPr>
      <w:r>
        <w:rPr>
          <w:rStyle w:val="CommentReference"/>
        </w:rPr>
        <w:annotationRef/>
      </w:r>
      <w:r w:rsidR="003F2E7D">
        <w:t>This is a gap item</w:t>
      </w:r>
      <w:r w:rsidR="00325049">
        <w:t>.</w:t>
      </w:r>
    </w:p>
  </w:comment>
  <w:comment w:id="130" w:author="BENIWAL VIRENDER" w:date="2021-08-24T14:39:00Z" w:initials="BENIWAL">
    <w:p w14:paraId="5D8F0D09" w14:textId="31BF1F4B" w:rsidR="00A62FD1" w:rsidRDefault="00A62FD1">
      <w:pPr>
        <w:pStyle w:val="CommentText"/>
      </w:pPr>
      <w:r>
        <w:rPr>
          <w:rStyle w:val="CommentReference"/>
        </w:rPr>
        <w:annotationRef/>
      </w:r>
      <w:r>
        <w:t>Check with FO team, for allowing nostro trades after market hours.</w:t>
      </w:r>
    </w:p>
  </w:comment>
  <w:comment w:id="131" w:author="BENIWAL VIRENDER" w:date="2021-08-31T16:57:00Z" w:initials="BENIWAL">
    <w:p w14:paraId="272AFF36" w14:textId="1D097F77" w:rsidR="00A62FD1" w:rsidRDefault="00A62FD1">
      <w:pPr>
        <w:pStyle w:val="CommentText"/>
      </w:pPr>
      <w:r>
        <w:rPr>
          <w:rStyle w:val="CommentReference"/>
        </w:rPr>
        <w:annotationRef/>
      </w:r>
      <w:r>
        <w:t>Need to Block off market Orders for Nostro. Nitesh to add validation in FO</w:t>
      </w:r>
    </w:p>
  </w:comment>
  <w:comment w:id="132" w:author="Hilla Rafalovitz" w:date="2021-09-09T12:30:00Z" w:initials="HR">
    <w:p w14:paraId="7B3AFB63" w14:textId="3CC7B8F7" w:rsidR="00504FB1" w:rsidRDefault="00504FB1">
      <w:pPr>
        <w:pStyle w:val="CommentText"/>
        <w:rPr>
          <w:lang w:bidi="he-IL"/>
        </w:rPr>
      </w:pPr>
      <w:r w:rsidRPr="0072386D">
        <w:rPr>
          <w:rStyle w:val="CommentReference"/>
          <w:highlight w:val="magenta"/>
        </w:rPr>
        <w:annotationRef/>
      </w:r>
      <w:r w:rsidRPr="0072386D">
        <w:rPr>
          <w:highlight w:val="magenta"/>
          <w:lang w:bidi="he-IL"/>
        </w:rPr>
        <w:t>Is it ok? Fo will block it?</w:t>
      </w:r>
    </w:p>
  </w:comment>
  <w:comment w:id="133" w:author="BENIWAL VIRENDER" w:date="2021-09-20T13:47:00Z" w:initials="BENIWAL">
    <w:p w14:paraId="379B9AE5" w14:textId="6362F35C" w:rsidR="00AD3D48" w:rsidRDefault="00AD3D48">
      <w:pPr>
        <w:pStyle w:val="CommentText"/>
      </w:pPr>
      <w:r>
        <w:rPr>
          <w:rStyle w:val="CommentReference"/>
        </w:rPr>
        <w:annotationRef/>
      </w:r>
      <w:r>
        <w:t xml:space="preserve">FO will block </w:t>
      </w:r>
      <w:r w:rsidR="00DD4D0D">
        <w:t>post the cut-off time for the orders related to Nostro as well</w:t>
      </w:r>
    </w:p>
  </w:comment>
  <w:comment w:id="139" w:author="Hilla Rafalovitz" w:date="2021-08-22T12:00:00Z" w:initials="HR">
    <w:p w14:paraId="423ECDCD" w14:textId="77777777" w:rsidR="00C01B3C" w:rsidRDefault="00A62FD1">
      <w:pPr>
        <w:pStyle w:val="CommentText"/>
        <w:rPr>
          <w:noProof/>
        </w:rPr>
      </w:pPr>
      <w:r>
        <w:rPr>
          <w:rStyle w:val="CommentReference"/>
        </w:rPr>
        <w:annotationRef/>
      </w:r>
    </w:p>
    <w:p w14:paraId="3A7C12E4" w14:textId="77777777" w:rsidR="00C01B3C" w:rsidRDefault="00C01B3C">
      <w:pPr>
        <w:pStyle w:val="CommentText"/>
        <w:rPr>
          <w:noProof/>
        </w:rPr>
      </w:pPr>
    </w:p>
    <w:p w14:paraId="250137C9" w14:textId="77777777" w:rsidR="00C01B3C" w:rsidRDefault="00C01B3C">
      <w:pPr>
        <w:pStyle w:val="CommentText"/>
        <w:rPr>
          <w:noProof/>
        </w:rPr>
      </w:pPr>
    </w:p>
    <w:p w14:paraId="1DBE9BB6" w14:textId="77777777" w:rsidR="00C01B3C" w:rsidRDefault="00C01B3C">
      <w:pPr>
        <w:pStyle w:val="CommentText"/>
        <w:rPr>
          <w:noProof/>
        </w:rPr>
      </w:pPr>
    </w:p>
    <w:p w14:paraId="79C10D3D" w14:textId="77777777" w:rsidR="00C01B3C" w:rsidRDefault="00C01B3C">
      <w:pPr>
        <w:pStyle w:val="CommentText"/>
        <w:rPr>
          <w:noProof/>
        </w:rPr>
      </w:pPr>
    </w:p>
    <w:p w14:paraId="29849DFD" w14:textId="793ED011" w:rsidR="00A62FD1" w:rsidRDefault="00A62FD1">
      <w:pPr>
        <w:pStyle w:val="CommentText"/>
      </w:pPr>
      <w:r>
        <w:t>Tase regulation:</w:t>
      </w:r>
    </w:p>
    <w:tbl>
      <w:tblPr>
        <w:bidiVisual/>
        <w:tblW w:w="8840" w:type="dxa"/>
        <w:tblInd w:w="10" w:type="dxa"/>
        <w:tblLook w:val="04A0" w:firstRow="1" w:lastRow="0" w:firstColumn="1" w:lastColumn="0" w:noHBand="0" w:noVBand="1"/>
      </w:tblPr>
      <w:tblGrid>
        <w:gridCol w:w="8840"/>
      </w:tblGrid>
      <w:tr w:rsidR="00A62FD1" w:rsidRPr="00740320" w14:paraId="5D953A06" w14:textId="77777777" w:rsidTr="00740320">
        <w:trPr>
          <w:trHeight w:val="564"/>
        </w:trPr>
        <w:tc>
          <w:tcPr>
            <w:tcW w:w="8840" w:type="dxa"/>
            <w:tcBorders>
              <w:top w:val="single" w:sz="8" w:space="0" w:color="auto"/>
              <w:left w:val="single" w:sz="8" w:space="0" w:color="auto"/>
              <w:bottom w:val="nil"/>
              <w:right w:val="nil"/>
            </w:tcBorders>
            <w:shd w:val="clear" w:color="auto" w:fill="auto"/>
            <w:vAlign w:val="center"/>
            <w:hideMark/>
          </w:tcPr>
          <w:p w14:paraId="769F6FE9" w14:textId="77777777" w:rsidR="00A62FD1" w:rsidRPr="00740320" w:rsidRDefault="00A62FD1" w:rsidP="00740320">
            <w:pPr>
              <w:bidi/>
              <w:spacing w:after="0" w:line="240" w:lineRule="auto"/>
              <w:jc w:val="both"/>
              <w:rPr>
                <w:rFonts w:ascii="David" w:eastAsia="Times New Roman" w:hAnsi="David" w:cs="David"/>
                <w:color w:val="000000"/>
                <w:lang w:bidi="he-IL"/>
              </w:rPr>
            </w:pPr>
            <w:r w:rsidRPr="00740320">
              <w:rPr>
                <w:rFonts w:ascii="David" w:eastAsia="Times New Roman" w:hAnsi="David" w:cs="David"/>
                <w:color w:val="000000"/>
                <w:rtl/>
                <w:lang w:bidi="he-IL"/>
              </w:rPr>
              <w:t xml:space="preserve">חבר יקבע </w:t>
            </w:r>
            <w:r w:rsidRPr="00740320">
              <w:rPr>
                <w:rFonts w:ascii="David" w:eastAsia="Times New Roman" w:hAnsi="David" w:cs="David"/>
                <w:color w:val="000000"/>
                <w:lang w:bidi="he-IL"/>
              </w:rPr>
              <w:t></w:t>
            </w:r>
            <w:r w:rsidRPr="00740320">
              <w:rPr>
                <w:rFonts w:ascii="David" w:eastAsia="Times New Roman" w:hAnsi="David" w:cs="David"/>
                <w:color w:val="000000"/>
                <w:rtl/>
                <w:lang w:bidi="he-IL"/>
              </w:rPr>
              <w:t>והל לטיפול בפקודות שהתקבלו אצלו אחרי השעה הקובעת.</w:t>
            </w:r>
          </w:p>
        </w:tc>
      </w:tr>
      <w:tr w:rsidR="00A62FD1" w:rsidRPr="00740320" w14:paraId="688B38D4" w14:textId="77777777" w:rsidTr="00740320">
        <w:trPr>
          <w:trHeight w:val="564"/>
        </w:trPr>
        <w:tc>
          <w:tcPr>
            <w:tcW w:w="8840" w:type="dxa"/>
            <w:tcBorders>
              <w:top w:val="nil"/>
              <w:left w:val="single" w:sz="8" w:space="0" w:color="auto"/>
              <w:bottom w:val="nil"/>
              <w:right w:val="nil"/>
            </w:tcBorders>
            <w:shd w:val="clear" w:color="auto" w:fill="auto"/>
            <w:vAlign w:val="center"/>
            <w:hideMark/>
          </w:tcPr>
          <w:p w14:paraId="40DFE61A" w14:textId="77777777" w:rsidR="00A62FD1" w:rsidRPr="00740320" w:rsidRDefault="00A62FD1" w:rsidP="00740320">
            <w:pPr>
              <w:bidi/>
              <w:spacing w:after="0" w:line="240" w:lineRule="auto"/>
              <w:jc w:val="both"/>
              <w:rPr>
                <w:rFonts w:ascii="David" w:eastAsia="Times New Roman" w:hAnsi="David" w:cs="David"/>
                <w:color w:val="000000"/>
                <w:rtl/>
                <w:lang w:bidi="he-IL"/>
              </w:rPr>
            </w:pPr>
            <w:r w:rsidRPr="00740320">
              <w:rPr>
                <w:rFonts w:ascii="David" w:eastAsia="Times New Roman" w:hAnsi="David" w:cs="David"/>
                <w:color w:val="000000"/>
                <w:rtl/>
                <w:lang w:bidi="he-IL"/>
              </w:rPr>
              <w:t> </w:t>
            </w:r>
          </w:p>
        </w:tc>
      </w:tr>
      <w:tr w:rsidR="00A62FD1" w:rsidRPr="00740320" w14:paraId="40A3340A" w14:textId="77777777" w:rsidTr="00740320">
        <w:trPr>
          <w:trHeight w:val="300"/>
        </w:trPr>
        <w:tc>
          <w:tcPr>
            <w:tcW w:w="8840" w:type="dxa"/>
            <w:tcBorders>
              <w:top w:val="nil"/>
              <w:left w:val="single" w:sz="8" w:space="0" w:color="auto"/>
              <w:bottom w:val="nil"/>
              <w:right w:val="nil"/>
            </w:tcBorders>
            <w:shd w:val="clear" w:color="auto" w:fill="auto"/>
            <w:vAlign w:val="center"/>
            <w:hideMark/>
          </w:tcPr>
          <w:p w14:paraId="400FFE7F" w14:textId="77777777" w:rsidR="00A62FD1" w:rsidRPr="00740320" w:rsidRDefault="00A62FD1" w:rsidP="00740320">
            <w:pPr>
              <w:bidi/>
              <w:spacing w:after="0" w:line="240" w:lineRule="auto"/>
              <w:jc w:val="both"/>
              <w:rPr>
                <w:rFonts w:ascii="David" w:eastAsia="Times New Roman" w:hAnsi="David" w:cs="David"/>
                <w:color w:val="000000"/>
                <w:rtl/>
                <w:lang w:bidi="he-IL"/>
              </w:rPr>
            </w:pPr>
            <w:r w:rsidRPr="00740320">
              <w:rPr>
                <w:rFonts w:ascii="David" w:eastAsia="Times New Roman" w:hAnsi="David" w:cs="David"/>
                <w:color w:val="000000"/>
                <w:rtl/>
                <w:lang w:bidi="he-IL"/>
              </w:rPr>
              <w:t>חבר לא יקבל פקודות ל</w:t>
            </w:r>
            <w:r w:rsidRPr="00740320">
              <w:rPr>
                <w:rFonts w:ascii="David" w:eastAsia="Times New Roman" w:hAnsi="David" w:cs="David"/>
                <w:color w:val="000000"/>
                <w:lang w:bidi="he-IL"/>
              </w:rPr>
              <w:t></w:t>
            </w:r>
            <w:r w:rsidRPr="00740320">
              <w:rPr>
                <w:rFonts w:ascii="David" w:eastAsia="Times New Roman" w:hAnsi="David" w:cs="David"/>
                <w:color w:val="000000"/>
                <w:rtl/>
                <w:lang w:bidi="he-IL"/>
              </w:rPr>
              <w:t>וסטרו אחרי השעה הקובעת.</w:t>
            </w:r>
          </w:p>
        </w:tc>
      </w:tr>
    </w:tbl>
    <w:p w14:paraId="12619CE5" w14:textId="4B94E0E5" w:rsidR="00A62FD1" w:rsidRDefault="00A62FD1">
      <w:pPr>
        <w:pStyle w:val="CommentText"/>
      </w:pPr>
    </w:p>
  </w:comment>
  <w:comment w:id="153" w:author="Eran Dayan" w:date="2021-09-30T15:04:00Z" w:initials="ED">
    <w:p w14:paraId="6116B325" w14:textId="0771E1D6" w:rsidR="006E74FD" w:rsidRDefault="006E74FD">
      <w:pPr>
        <w:pStyle w:val="CommentText"/>
      </w:pPr>
      <w:r>
        <w:rPr>
          <w:rStyle w:val="CommentReference"/>
        </w:rPr>
        <w:annotationRef/>
      </w:r>
      <w:r>
        <w:t xml:space="preserve">What about orders with value date more than </w:t>
      </w:r>
      <w:r w:rsidR="0012266C">
        <w:t>one day- handling?</w:t>
      </w:r>
    </w:p>
  </w:comment>
  <w:comment w:id="154" w:author="BENIWAL VIRENDER" w:date="2021-10-05T10:21:00Z" w:initials="BENIWAL">
    <w:p w14:paraId="184B89B9" w14:textId="69EDB751" w:rsidR="00F841DA" w:rsidRDefault="00F841DA">
      <w:pPr>
        <w:pStyle w:val="CommentText"/>
      </w:pPr>
      <w:r>
        <w:rPr>
          <w:rStyle w:val="CommentReference"/>
        </w:rPr>
        <w:annotationRef/>
      </w:r>
      <w:r w:rsidR="004247E0">
        <w:rPr>
          <w:rStyle w:val="CommentReference"/>
        </w:rPr>
        <w:t xml:space="preserve">Order with </w:t>
      </w:r>
      <w:r w:rsidR="00796887">
        <w:rPr>
          <w:rStyle w:val="CommentReference"/>
        </w:rPr>
        <w:t>future validity dates if not executed on current business day, are handled by FO</w:t>
      </w:r>
      <w:r w:rsidR="003A04ED">
        <w:rPr>
          <w:rStyle w:val="CommentReference"/>
        </w:rPr>
        <w:t>, FO will push those order to market every business day in the morning, until the order is executed or expired whichever is earlier.</w:t>
      </w:r>
    </w:p>
  </w:comment>
  <w:comment w:id="155" w:author="Hilla Rafalovitz" w:date="2021-10-07T12:44:00Z" w:initials="HR">
    <w:p w14:paraId="344A1B14" w14:textId="77777777" w:rsidR="00F80D28" w:rsidRDefault="00F80D28">
      <w:pPr>
        <w:pStyle w:val="CommentText"/>
        <w:rPr>
          <w:lang w:bidi="he-IL"/>
        </w:rPr>
      </w:pPr>
      <w:r>
        <w:rPr>
          <w:rStyle w:val="CommentReference"/>
        </w:rPr>
        <w:annotationRef/>
      </w:r>
      <w:r>
        <w:rPr>
          <w:lang w:bidi="he-IL"/>
        </w:rPr>
        <w:fldChar w:fldCharType="begin"/>
      </w:r>
      <w:r>
        <w:rPr>
          <w:lang w:bidi="he-IL"/>
        </w:rPr>
        <w:instrText xml:space="preserve"> </w:instrText>
      </w:r>
      <w:r>
        <w:rPr>
          <w:rFonts w:hint="cs"/>
          <w:lang w:bidi="he-IL"/>
        </w:rPr>
        <w:instrText>HYPERLINK "mailto:adavid@digibank.co.il"</w:instrText>
      </w:r>
      <w:r>
        <w:rPr>
          <w:lang w:bidi="he-IL"/>
        </w:rPr>
        <w:instrText xml:space="preserve"> </w:instrText>
      </w:r>
      <w:r>
        <w:rPr>
          <w:lang w:bidi="he-IL"/>
        </w:rPr>
      </w:r>
      <w:bookmarkStart w:id="159" w:name="_@_9C48C0CBA1F54F139B5EA20050FA74CAZ"/>
      <w:r>
        <w:rPr>
          <w:rStyle w:val="Mention"/>
        </w:rPr>
        <w:fldChar w:fldCharType="separate"/>
      </w:r>
      <w:bookmarkEnd w:id="159"/>
      <w:r w:rsidRPr="00F80D28">
        <w:rPr>
          <w:rStyle w:val="Mention"/>
          <w:rFonts w:hint="cs"/>
          <w:noProof/>
          <w:lang w:bidi="he-IL"/>
        </w:rPr>
        <w:t>@Avichai David</w:t>
      </w:r>
      <w:r>
        <w:rPr>
          <w:lang w:bidi="he-IL"/>
        </w:rPr>
        <w:fldChar w:fldCharType="end"/>
      </w:r>
    </w:p>
    <w:p w14:paraId="790B11E8" w14:textId="15355B9A" w:rsidR="00F80D28" w:rsidRDefault="00F80D28">
      <w:pPr>
        <w:pStyle w:val="CommentText"/>
        <w:rPr>
          <w:rtl/>
          <w:lang w:bidi="he-IL"/>
        </w:rPr>
      </w:pPr>
    </w:p>
  </w:comment>
  <w:comment w:id="156" w:author="Avichai David" w:date="2021-10-07T02:52:00Z" w:initials="AD">
    <w:p w14:paraId="6A563E1D" w14:textId="3732797A" w:rsidR="71EBE75D" w:rsidRDefault="71EBE75D">
      <w:pPr>
        <w:pStyle w:val="CommentText"/>
      </w:pPr>
      <w:r>
        <w:fldChar w:fldCharType="begin"/>
      </w:r>
      <w:r>
        <w:instrText xml:space="preserve"> HYPERLINK "mailto:hrafalovitz@digibank.co.il"</w:instrText>
      </w:r>
      <w:bookmarkStart w:id="160" w:name="_@_E1AB31C1A58E4A61AC233F1DD272EA47Z"/>
      <w:r>
        <w:fldChar w:fldCharType="separate"/>
      </w:r>
      <w:bookmarkEnd w:id="160"/>
      <w:r w:rsidRPr="71EBE75D">
        <w:rPr>
          <w:rStyle w:val="Mention"/>
          <w:noProof/>
        </w:rPr>
        <w:t>@Hilla Rafalovitz</w:t>
      </w:r>
      <w:r>
        <w:fldChar w:fldCharType="end"/>
      </w:r>
      <w:r>
        <w:t xml:space="preserve"> </w:t>
      </w:r>
      <w:r>
        <w:rPr>
          <w:rStyle w:val="CommentReference"/>
        </w:rPr>
        <w:annotationRef/>
      </w:r>
    </w:p>
    <w:p w14:paraId="4434AC23" w14:textId="5EE06F84" w:rsidR="71EBE75D" w:rsidRDefault="71EBE75D">
      <w:pPr>
        <w:pStyle w:val="CommentText"/>
      </w:pPr>
      <w:r>
        <w:t xml:space="preserve">·    "  </w:t>
      </w:r>
      <w:r w:rsidRPr="71EBE75D">
        <w:rPr>
          <w:b/>
          <w:bCs/>
        </w:rPr>
        <w:t>Off Market orders</w:t>
      </w:r>
      <w:r>
        <w:t xml:space="preserve"> can also be placed from the Call Centre. All off market/offline orders will be stored in the system and will be sent on the Next trading day"</w:t>
      </w:r>
    </w:p>
    <w:p w14:paraId="597ADDEE" w14:textId="49FCC9A5" w:rsidR="71EBE75D" w:rsidRDefault="71EBE75D">
      <w:pPr>
        <w:pStyle w:val="CommentText"/>
      </w:pPr>
    </w:p>
  </w:comment>
  <w:comment w:id="157" w:author="Hilla Rafalovitz" w:date="2021-10-07T13:10:00Z" w:initials="HR">
    <w:p w14:paraId="266B0315" w14:textId="272D8871" w:rsidR="0041267B" w:rsidRDefault="0041267B">
      <w:pPr>
        <w:pStyle w:val="CommentText"/>
        <w:rPr>
          <w:lang w:bidi="he-IL"/>
        </w:rPr>
      </w:pPr>
      <w:r>
        <w:rPr>
          <w:rStyle w:val="CommentReference"/>
        </w:rPr>
        <w:annotationRef/>
      </w:r>
      <w:r>
        <w:rPr>
          <w:rFonts w:hint="cs"/>
          <w:rtl/>
          <w:lang w:bidi="he-IL"/>
        </w:rPr>
        <w:t>@</w:t>
      </w:r>
      <w:r w:rsidRPr="0041267B">
        <w:rPr>
          <w:rFonts w:hint="cs"/>
          <w:highlight w:val="magenta"/>
          <w:lang w:bidi="he-IL"/>
        </w:rPr>
        <w:t>TCS P</w:t>
      </w:r>
      <w:r w:rsidRPr="0041267B">
        <w:rPr>
          <w:highlight w:val="magenta"/>
          <w:lang w:bidi="he-IL"/>
        </w:rPr>
        <w:t>lease confirm</w:t>
      </w:r>
      <w:r>
        <w:rPr>
          <w:lang w:bidi="he-IL"/>
        </w:rPr>
        <w:t xml:space="preserve"> </w:t>
      </w:r>
    </w:p>
  </w:comment>
  <w:comment w:id="200" w:author="Hilla Rafalovitz" w:date="2021-08-22T11:07:00Z" w:initials="HR">
    <w:p w14:paraId="298C7EB2" w14:textId="77777777" w:rsidR="00073FCD" w:rsidRDefault="00073FCD" w:rsidP="00073FCD">
      <w:pPr>
        <w:pStyle w:val="CommentText"/>
      </w:pPr>
      <w:r>
        <w:rPr>
          <w:rStyle w:val="CommentReference"/>
        </w:rPr>
        <w:annotationRef/>
      </w:r>
      <w:r>
        <w:t xml:space="preserve">Move this paragraph to “cash recon” </w:t>
      </w:r>
    </w:p>
  </w:comment>
  <w:comment w:id="211" w:author="Hilla Rafalovitz" w:date="2021-08-20T00:10:00Z" w:initials="HR">
    <w:p w14:paraId="0DE54324" w14:textId="77777777" w:rsidR="00073FCD" w:rsidRDefault="00073FCD" w:rsidP="00073FCD">
      <w:pPr>
        <w:pStyle w:val="CommentText"/>
      </w:pPr>
      <w:r>
        <w:rPr>
          <w:rStyle w:val="CommentReference"/>
        </w:rPr>
        <w:annotationRef/>
      </w:r>
      <w:r>
        <w:t xml:space="preserve">@tcs – you should reconcile the cash and </w:t>
      </w:r>
      <w:r w:rsidRPr="00961F34">
        <w:t>commission</w:t>
      </w:r>
    </w:p>
  </w:comment>
  <w:comment w:id="201" w:author="Eran Dayan" w:date="2021-09-09T11:47:00Z" w:initials="ED">
    <w:p w14:paraId="5A113CCF" w14:textId="07749B84" w:rsidR="004A15E4" w:rsidRDefault="004A15E4">
      <w:pPr>
        <w:pStyle w:val="CommentText"/>
        <w:rPr>
          <w:lang w:bidi="he-IL"/>
        </w:rPr>
      </w:pPr>
      <w:r>
        <w:rPr>
          <w:rStyle w:val="CommentReference"/>
        </w:rPr>
        <w:annotationRef/>
      </w:r>
      <w:r>
        <w:rPr>
          <w:rFonts w:hint="cs"/>
        </w:rPr>
        <w:t>N</w:t>
      </w:r>
      <w:r>
        <w:rPr>
          <w:lang w:bidi="he-IL"/>
        </w:rPr>
        <w:t>eed to discuss regarding the files</w:t>
      </w:r>
    </w:p>
  </w:comment>
  <w:comment w:id="252" w:author="Eran Dayan" w:date="2021-09-09T12:15:00Z" w:initials="ED">
    <w:p w14:paraId="5742195F" w14:textId="34FD1E6F" w:rsidR="00D327EB" w:rsidRDefault="00D327EB">
      <w:pPr>
        <w:pStyle w:val="CommentText"/>
      </w:pPr>
      <w:r>
        <w:rPr>
          <w:rStyle w:val="CommentReference"/>
        </w:rPr>
        <w:annotationRef/>
      </w:r>
      <w:r>
        <w:rPr>
          <w:rFonts w:hint="cs"/>
        </w:rPr>
        <w:t>TB</w:t>
      </w:r>
      <w:r w:rsidR="00FA1C61">
        <w:rPr>
          <w:rFonts w:hint="cs"/>
        </w:rPr>
        <w:t>D</w:t>
      </w:r>
    </w:p>
  </w:comment>
  <w:comment w:id="323" w:author="Eran Dayan" w:date="2021-08-18T12:19:00Z" w:initials="ED">
    <w:p w14:paraId="2F4D72B4" w14:textId="77777777" w:rsidR="00073FCD" w:rsidRDefault="00073FCD" w:rsidP="00073FCD">
      <w:pPr>
        <w:pStyle w:val="CommentText"/>
      </w:pPr>
      <w:r>
        <w:rPr>
          <w:rStyle w:val="CommentReference"/>
        </w:rPr>
        <w:annotationRef/>
      </w:r>
      <w:r>
        <w:t>To update after document will be agreed</w:t>
      </w:r>
    </w:p>
  </w:comment>
  <w:comment w:id="352" w:author="Eran Dayan" w:date="2021-09-30T08:24:00Z" w:initials="ED">
    <w:p w14:paraId="23B866E5" w14:textId="419327E9" w:rsidR="00A84393" w:rsidRDefault="00A84393">
      <w:pPr>
        <w:pStyle w:val="CommentText"/>
      </w:pPr>
      <w:r>
        <w:rPr>
          <w:rStyle w:val="CommentReference"/>
        </w:rPr>
        <w:annotationRef/>
      </w:r>
      <w:r w:rsidR="0000389F" w:rsidRPr="00E05F9B">
        <w:rPr>
          <w:highlight w:val="yellow"/>
        </w:rPr>
        <w:t>@TCS</w:t>
      </w:r>
      <w:r w:rsidR="0000389F">
        <w:t xml:space="preserve"> : </w:t>
      </w:r>
      <w:r w:rsidR="00E05F9B">
        <w:t>A</w:t>
      </w:r>
      <w:r>
        <w:t xml:space="preserve">re the </w:t>
      </w:r>
      <w:r w:rsidR="0000389F">
        <w:t>fees and commissions accumulated according to the total quantity and average price?</w:t>
      </w:r>
    </w:p>
  </w:comment>
  <w:comment w:id="353" w:author="BENIWAL VIRENDER" w:date="2021-10-04T16:54:00Z" w:initials="BENIWAL">
    <w:p w14:paraId="398268F5" w14:textId="77777777" w:rsidR="00EF4ECF" w:rsidRDefault="00EF4ECF" w:rsidP="00EF4ECF">
      <w:pPr>
        <w:pStyle w:val="BodyText"/>
        <w:ind w:left="1890"/>
        <w:rPr>
          <w:rFonts w:asciiTheme="minorHAnsi" w:hAnsiTheme="minorHAnsi" w:cstheme="minorHAnsi"/>
          <w:sz w:val="22"/>
          <w:szCs w:val="22"/>
        </w:rPr>
      </w:pPr>
      <w:r>
        <w:rPr>
          <w:rStyle w:val="CommentReference"/>
        </w:rPr>
        <w:annotationRef/>
      </w:r>
      <w:r>
        <w:rPr>
          <w:rFonts w:asciiTheme="minorHAnsi" w:hAnsiTheme="minorHAnsi" w:cstheme="minorHAnsi"/>
          <w:sz w:val="22"/>
          <w:szCs w:val="22"/>
        </w:rPr>
        <w:t>SEC Fee will be charge to the customer along with the commission as per setup.</w:t>
      </w:r>
    </w:p>
    <w:p w14:paraId="65F9B398" w14:textId="5B0147FC" w:rsidR="00EF4ECF" w:rsidRDefault="00EF4ECF">
      <w:pPr>
        <w:pStyle w:val="CommentText"/>
      </w:pPr>
    </w:p>
  </w:comment>
  <w:comment w:id="446" w:author="Eran Dayan" w:date="2021-09-30T09:56:00Z" w:initials="ED">
    <w:p w14:paraId="41165EA1" w14:textId="063419D2" w:rsidR="0076728C" w:rsidRDefault="0076728C">
      <w:pPr>
        <w:pStyle w:val="CommentText"/>
        <w:rPr>
          <w:lang w:bidi="he-IL"/>
        </w:rPr>
      </w:pPr>
      <w:r>
        <w:rPr>
          <w:rStyle w:val="CommentReference"/>
        </w:rPr>
        <w:annotationRef/>
      </w:r>
      <w:r>
        <w:rPr>
          <w:rFonts w:hint="cs"/>
        </w:rPr>
        <w:t>S</w:t>
      </w:r>
      <w:r>
        <w:t xml:space="preserve">EC fee </w:t>
      </w:r>
      <w:r w:rsidR="00B21350">
        <w:t>might be</w:t>
      </w:r>
      <w:r>
        <w:t xml:space="preserve"> debited from the customer as third party</w:t>
      </w:r>
      <w:r w:rsidR="00B21350">
        <w:rPr>
          <w:rFonts w:hint="cs"/>
          <w:rtl/>
          <w:lang w:bidi="he-IL"/>
        </w:rPr>
        <w:t xml:space="preserve"> </w:t>
      </w:r>
      <w:r w:rsidR="00B21350">
        <w:rPr>
          <w:lang w:bidi="he-IL"/>
        </w:rPr>
        <w:t xml:space="preserve">fee- according bank </w:t>
      </w:r>
      <w:r w:rsidR="0049013B">
        <w:rPr>
          <w:lang w:bidi="he-IL"/>
        </w:rPr>
        <w:t>decision</w:t>
      </w:r>
    </w:p>
  </w:comment>
  <w:comment w:id="447" w:author="BENIWAL VIRENDER" w:date="2021-10-04T16:54:00Z" w:initials="BENIWAL">
    <w:p w14:paraId="3CAD633B" w14:textId="77777777" w:rsidR="008F5FB0" w:rsidRDefault="00311C0D" w:rsidP="008F5FB0">
      <w:pPr>
        <w:pStyle w:val="BodyText"/>
        <w:ind w:left="1890"/>
        <w:rPr>
          <w:rFonts w:asciiTheme="minorHAnsi" w:hAnsiTheme="minorHAnsi" w:cstheme="minorHAnsi"/>
          <w:sz w:val="22"/>
          <w:szCs w:val="22"/>
        </w:rPr>
      </w:pPr>
      <w:r>
        <w:rPr>
          <w:rStyle w:val="CommentReference"/>
        </w:rPr>
        <w:annotationRef/>
      </w:r>
      <w:r w:rsidR="008F5FB0">
        <w:rPr>
          <w:rFonts w:asciiTheme="minorHAnsi" w:hAnsiTheme="minorHAnsi" w:cstheme="minorHAnsi"/>
          <w:sz w:val="22"/>
          <w:szCs w:val="22"/>
        </w:rPr>
        <w:t>SEC Fee will be charge to the customer along with the commission as per setup.</w:t>
      </w:r>
    </w:p>
    <w:p w14:paraId="672F1840" w14:textId="62C4ABCB" w:rsidR="00311C0D" w:rsidRDefault="00311C0D">
      <w:pPr>
        <w:pStyle w:val="CommentText"/>
      </w:pPr>
    </w:p>
  </w:comment>
  <w:comment w:id="515" w:author="Eran Dayan" w:date="2021-09-30T09:58:00Z" w:initials="ED">
    <w:p w14:paraId="1E0239C5" w14:textId="4A78DCAD" w:rsidR="0074669F" w:rsidRDefault="0074669F">
      <w:pPr>
        <w:pStyle w:val="CommentText"/>
      </w:pPr>
      <w:r>
        <w:rPr>
          <w:rStyle w:val="CommentReference"/>
        </w:rPr>
        <w:annotationRef/>
      </w:r>
      <w:r w:rsidR="00327AE1">
        <w:rPr>
          <w:rStyle w:val="CommentReference"/>
        </w:rPr>
        <w:t xml:space="preserve">Why </w:t>
      </w:r>
      <w:r w:rsidR="0051068A">
        <w:rPr>
          <w:rStyle w:val="CommentReference"/>
        </w:rPr>
        <w:t xml:space="preserve">the batch program </w:t>
      </w:r>
      <w:r w:rsidR="00327AE1">
        <w:rPr>
          <w:rStyle w:val="CommentReference"/>
        </w:rPr>
        <w:t xml:space="preserve">not </w:t>
      </w:r>
      <w:r w:rsidR="00E6598D">
        <w:rPr>
          <w:rStyle w:val="CommentReference"/>
        </w:rPr>
        <w:t>process it on</w:t>
      </w:r>
      <w:r w:rsidR="00327AE1">
        <w:rPr>
          <w:rStyle w:val="CommentReference"/>
        </w:rPr>
        <w:t xml:space="preserve"> T?</w:t>
      </w:r>
    </w:p>
  </w:comment>
  <w:comment w:id="522" w:author="Hilla Rafalovitz" w:date="2021-08-19T23:59:00Z" w:initials="HR">
    <w:p w14:paraId="3C51AA36" w14:textId="5F3ED6D8" w:rsidR="00A62FD1" w:rsidRDefault="00A62FD1">
      <w:pPr>
        <w:pStyle w:val="CommentText"/>
      </w:pPr>
      <w:r>
        <w:rPr>
          <w:rStyle w:val="CommentReference"/>
        </w:rPr>
        <w:annotationRef/>
      </w:r>
      <w:r>
        <w:t>Need an explanation.</w:t>
      </w:r>
    </w:p>
  </w:comment>
  <w:comment w:id="550" w:author="BENIWAL VIRENDER" w:date="2021-08-24T15:00:00Z" w:initials="BENIWAL">
    <w:p w14:paraId="5D56F723" w14:textId="3242242F" w:rsidR="00A62FD1" w:rsidRDefault="00A62FD1">
      <w:pPr>
        <w:pStyle w:val="CommentText"/>
      </w:pPr>
      <w:r>
        <w:rPr>
          <w:rStyle w:val="CommentReference"/>
        </w:rPr>
        <w:annotationRef/>
      </w:r>
      <w:r>
        <w:t>To elaborate the process.</w:t>
      </w:r>
    </w:p>
  </w:comment>
  <w:comment w:id="557" w:author="Eran Dayan" w:date="2021-08-18T12:17:00Z" w:initials="ED">
    <w:p w14:paraId="79310A4D" w14:textId="7DB82242" w:rsidR="00A62FD1" w:rsidRDefault="00A62FD1">
      <w:pPr>
        <w:pStyle w:val="CommentText"/>
      </w:pPr>
      <w:r>
        <w:rPr>
          <w:rStyle w:val="CommentReference"/>
        </w:rPr>
        <w:annotationRef/>
      </w:r>
      <w:r>
        <w:t>Hilla to validate the process</w:t>
      </w:r>
    </w:p>
  </w:comment>
  <w:comment w:id="578" w:author="Eran Dayan" w:date="2021-08-18T12:18:00Z" w:initials="ED">
    <w:p w14:paraId="370FF62B" w14:textId="639E02D6" w:rsidR="00A62FD1" w:rsidRDefault="00A62FD1">
      <w:pPr>
        <w:pStyle w:val="CommentText"/>
      </w:pPr>
      <w:r>
        <w:rPr>
          <w:rStyle w:val="CommentReference"/>
        </w:rPr>
        <w:annotationRef/>
      </w:r>
      <w:r>
        <w:t>Hilla to validate</w:t>
      </w:r>
    </w:p>
  </w:comment>
  <w:comment w:id="579" w:author="Hilla Rafalovitz" w:date="2021-08-20T00:06:00Z" w:initials="HR">
    <w:p w14:paraId="349FAC35" w14:textId="17675A4F" w:rsidR="00A62FD1" w:rsidRDefault="00A62FD1">
      <w:pPr>
        <w:pStyle w:val="CommentText"/>
      </w:pPr>
      <w:r>
        <w:rPr>
          <w:rStyle w:val="CommentReference"/>
        </w:rPr>
        <w:annotationRef/>
      </w:r>
      <w:r>
        <w:t>@tcs – you should take the fees and reconcile them with a tolerances decided by the bank</w:t>
      </w:r>
    </w:p>
  </w:comment>
  <w:comment w:id="618" w:author="Hilla Rafalovitz" w:date="2021-08-22T11:07:00Z" w:initials="HR">
    <w:p w14:paraId="04735FD0" w14:textId="5E8FFA3F" w:rsidR="00A62FD1" w:rsidRDefault="00A62FD1">
      <w:pPr>
        <w:pStyle w:val="CommentText"/>
      </w:pPr>
      <w:r>
        <w:rPr>
          <w:rStyle w:val="CommentReference"/>
        </w:rPr>
        <w:annotationRef/>
      </w:r>
      <w:r>
        <w:t xml:space="preserve">Move this paragraph to “cash recon” </w:t>
      </w:r>
    </w:p>
  </w:comment>
  <w:comment w:id="623" w:author="Hilla Rafalovitz" w:date="2021-08-20T00:10:00Z" w:initials="HR">
    <w:p w14:paraId="14CEDE58" w14:textId="0ED0C435" w:rsidR="00A62FD1" w:rsidRDefault="00A62FD1">
      <w:pPr>
        <w:pStyle w:val="CommentText"/>
      </w:pPr>
      <w:r>
        <w:rPr>
          <w:rStyle w:val="CommentReference"/>
        </w:rPr>
        <w:annotationRef/>
      </w:r>
      <w:r>
        <w:t xml:space="preserve">@tcs – you should reconcile the cash and </w:t>
      </w:r>
      <w:r w:rsidRPr="00961F34">
        <w:t>commission</w:t>
      </w:r>
    </w:p>
  </w:comment>
  <w:comment w:id="624" w:author="BENIWAL VIRENDER" w:date="2021-10-04T18:22:00Z" w:initials="BENIWAL">
    <w:p w14:paraId="4585FC91" w14:textId="0F346715" w:rsidR="003F60A1" w:rsidRDefault="003F60A1">
      <w:pPr>
        <w:pStyle w:val="CommentText"/>
      </w:pPr>
      <w:r>
        <w:rPr>
          <w:rStyle w:val="CommentReference"/>
        </w:rPr>
        <w:annotationRef/>
      </w:r>
      <w:r>
        <w:t>Will be done manually with the extracts from the BaNCS and File 32</w:t>
      </w:r>
    </w:p>
  </w:comment>
  <w:comment w:id="635" w:author="Eran Dayan" w:date="2021-08-18T12:19:00Z" w:initials="ED">
    <w:p w14:paraId="0A7B3947" w14:textId="42370CF3" w:rsidR="00A62FD1" w:rsidRDefault="00A62FD1">
      <w:pPr>
        <w:pStyle w:val="CommentText"/>
      </w:pPr>
      <w:r>
        <w:rPr>
          <w:rStyle w:val="CommentReference"/>
        </w:rPr>
        <w:annotationRef/>
      </w:r>
      <w:r>
        <w:t>To update after document will be agreed</w:t>
      </w:r>
    </w:p>
  </w:comment>
  <w:comment w:id="787" w:author="Eran Dayan" w:date="2021-09-30T10:14:00Z" w:initials="ED">
    <w:p w14:paraId="24F7E693" w14:textId="5CF21671" w:rsidR="00A220F9" w:rsidRDefault="00A220F9">
      <w:pPr>
        <w:pStyle w:val="CommentText"/>
      </w:pPr>
      <w:r>
        <w:rPr>
          <w:rStyle w:val="CommentReference"/>
        </w:rPr>
        <w:annotationRef/>
      </w:r>
      <w:r>
        <w:t>Not clear</w:t>
      </w:r>
    </w:p>
  </w:comment>
  <w:comment w:id="792" w:author="Eran Dayan" w:date="2021-09-30T10:58:00Z" w:initials="ED">
    <w:p w14:paraId="074FFEA0" w14:textId="4CE2949D" w:rsidR="00272EC8" w:rsidRDefault="00272EC8">
      <w:pPr>
        <w:pStyle w:val="CommentText"/>
      </w:pPr>
      <w:r>
        <w:rPr>
          <w:rStyle w:val="CommentReference"/>
        </w:rPr>
        <w:annotationRef/>
      </w:r>
      <w:r>
        <w:t xml:space="preserve">But not be sent to TASE in </w:t>
      </w:r>
      <w:r w:rsidR="008F6D66">
        <w:t xml:space="preserve">file </w:t>
      </w:r>
      <w:r w:rsidR="00FF669B">
        <w:t>15</w:t>
      </w:r>
    </w:p>
  </w:comment>
  <w:comment w:id="793" w:author="BENIWAL VIRENDER" w:date="2021-10-04T17:06:00Z" w:initials="BENIWAL">
    <w:p w14:paraId="188CB6F9" w14:textId="5EBD6FF2" w:rsidR="00261241" w:rsidRDefault="00261241">
      <w:pPr>
        <w:pStyle w:val="CommentText"/>
      </w:pPr>
      <w:r>
        <w:rPr>
          <w:rStyle w:val="CommentReference"/>
        </w:rPr>
        <w:annotationRef/>
      </w:r>
      <w:r>
        <w:t>Virtual sell is within Bank &amp; Within Same account</w:t>
      </w:r>
    </w:p>
  </w:comment>
  <w:comment w:id="894" w:author="Hilla Rafalovitz" w:date="2021-08-20T00:57:00Z" w:initials="HR">
    <w:p w14:paraId="15671808" w14:textId="77777777" w:rsidR="00A62FD1" w:rsidRDefault="00A62FD1">
      <w:pPr>
        <w:pStyle w:val="CommentText"/>
      </w:pPr>
      <w:r>
        <w:rPr>
          <w:rStyle w:val="CommentReference"/>
        </w:rPr>
        <w:annotationRef/>
      </w:r>
      <w:r>
        <w:fldChar w:fldCharType="begin"/>
      </w:r>
      <w:r>
        <w:instrText xml:space="preserve"> HYPERLINK "mailto:achicotay@digibank.co.il" </w:instrText>
      </w:r>
      <w:bookmarkStart w:id="895" w:name="_@_93A556EB48FE4C3F8618A4C72A6B6125Z"/>
      <w:r>
        <w:rPr>
          <w:rStyle w:val="Mention1"/>
        </w:rPr>
        <w:fldChar w:fldCharType="separate"/>
      </w:r>
      <w:bookmarkEnd w:id="895"/>
      <w:r w:rsidRPr="00EC7802">
        <w:rPr>
          <w:rStyle w:val="Mention1"/>
          <w:noProof/>
        </w:rPr>
        <w:t>@Arie Chicotay</w:t>
      </w:r>
      <w:r>
        <w:fldChar w:fldCharType="end"/>
      </w:r>
      <w:r>
        <w:t xml:space="preserve"> </w:t>
      </w:r>
      <w:r>
        <w:fldChar w:fldCharType="begin"/>
      </w:r>
      <w:r>
        <w:instrText xml:space="preserve"> HYPERLINK "mailto:otzarfaty@Digibank.co.il" </w:instrText>
      </w:r>
      <w:bookmarkStart w:id="896" w:name="_@_47D9FD9360C74A9B9E0E7D5D8D6FA3E5"/>
      <w:r>
        <w:fldChar w:fldCharType="separate"/>
      </w:r>
      <w:bookmarkEnd w:id="896"/>
      <w:r w:rsidRPr="00EC7802">
        <w:rPr>
          <w:rStyle w:val="UnresolvedMention1"/>
          <w:noProof/>
          <w:u w:val="dotted"/>
        </w:rPr>
        <w:t>@Ofer Tzarfaty</w:t>
      </w:r>
      <w:r>
        <w:fldChar w:fldCharType="end"/>
      </w:r>
      <w:r>
        <w:fldChar w:fldCharType="begin"/>
      </w:r>
      <w:r>
        <w:instrText xml:space="preserve"> HYPERLINK "mailto:jhiltch@digibank.co.il" </w:instrText>
      </w:r>
      <w:bookmarkStart w:id="897" w:name="_@_631A48DBFF7946DDBAE7133ABC10713AZ"/>
      <w:r>
        <w:rPr>
          <w:rStyle w:val="Mention1"/>
        </w:rPr>
        <w:fldChar w:fldCharType="separate"/>
      </w:r>
      <w:bookmarkEnd w:id="897"/>
      <w:r w:rsidRPr="00EC7802">
        <w:rPr>
          <w:rStyle w:val="Mention1"/>
          <w:noProof/>
        </w:rPr>
        <w:t>@Jordan Hiltch</w:t>
      </w:r>
      <w:r>
        <w:fldChar w:fldCharType="end"/>
      </w:r>
    </w:p>
    <w:p w14:paraId="53491803" w14:textId="77777777" w:rsidR="00A62FD1" w:rsidRDefault="00A62FD1">
      <w:pPr>
        <w:pStyle w:val="CommentText"/>
      </w:pPr>
    </w:p>
    <w:p w14:paraId="313BC802" w14:textId="57B0011F" w:rsidR="00A62FD1" w:rsidRDefault="00A62FD1">
      <w:pPr>
        <w:pStyle w:val="CommentText"/>
        <w:rPr>
          <w:rtl/>
          <w:lang w:bidi="he-IL"/>
        </w:rPr>
      </w:pPr>
      <w:r>
        <w:rPr>
          <w:rFonts w:hint="cs"/>
          <w:rtl/>
          <w:lang w:bidi="he-IL"/>
        </w:rPr>
        <w:t>ראו  פרק - יכולות המערכת בעמלות ניע</w:t>
      </w:r>
    </w:p>
  </w:comment>
  <w:comment w:id="898" w:author="Hilla Rafalovitz" w:date="2021-08-22T11:15:00Z" w:initials="HR">
    <w:p w14:paraId="167BEF9D" w14:textId="77777777" w:rsidR="00A62FD1" w:rsidRDefault="00A62FD1">
      <w:pPr>
        <w:pStyle w:val="CommentText"/>
      </w:pPr>
      <w:r>
        <w:rPr>
          <w:rStyle w:val="CommentReference"/>
        </w:rPr>
        <w:annotationRef/>
      </w:r>
      <w:r>
        <w:fldChar w:fldCharType="begin"/>
      </w:r>
      <w:r>
        <w:instrText xml:space="preserve"> HYPERLINK "mailto:bron@digibank.co.il" </w:instrText>
      </w:r>
      <w:bookmarkStart w:id="899" w:name="_@_95669564BACE4B3FB3FF52670396C38BZ"/>
      <w:r>
        <w:rPr>
          <w:rStyle w:val="Mention1"/>
        </w:rPr>
        <w:fldChar w:fldCharType="separate"/>
      </w:r>
      <w:bookmarkEnd w:id="899"/>
      <w:r w:rsidRPr="005D4C07">
        <w:rPr>
          <w:rStyle w:val="Mention1"/>
          <w:noProof/>
        </w:rPr>
        <w:t>@Barak Ron</w:t>
      </w:r>
      <w:r>
        <w:fldChar w:fldCharType="end"/>
      </w:r>
    </w:p>
    <w:p w14:paraId="331D3777" w14:textId="4F3FA2FE" w:rsidR="00A62FD1" w:rsidRDefault="00A62FD1">
      <w:pPr>
        <w:pStyle w:val="CommentText"/>
        <w:rPr>
          <w:rtl/>
          <w:lang w:bidi="he-IL"/>
        </w:rPr>
      </w:pPr>
      <w:r>
        <w:rPr>
          <w:lang w:bidi="he-IL"/>
        </w:rPr>
        <w:t>Please go over this.</w:t>
      </w:r>
    </w:p>
  </w:comment>
  <w:comment w:id="962" w:author="Eran Dayan" w:date="2021-09-30T14:33:00Z" w:initials="ED">
    <w:p w14:paraId="5A3C93D3" w14:textId="33422364" w:rsidR="00651CDC" w:rsidRDefault="00651CDC">
      <w:pPr>
        <w:pStyle w:val="CommentText"/>
      </w:pPr>
      <w:r>
        <w:rPr>
          <w:rStyle w:val="CommentReference"/>
        </w:rPr>
        <w:annotationRef/>
      </w:r>
      <w:r w:rsidR="0022390D">
        <w:t xml:space="preserve">TAF </w:t>
      </w:r>
      <w:r>
        <w:t xml:space="preserve">Should be </w:t>
      </w:r>
      <w:r w:rsidR="0022390D">
        <w:t xml:space="preserve">deducted </w:t>
      </w:r>
      <w:r>
        <w:t xml:space="preserve">from </w:t>
      </w:r>
      <w:r w:rsidR="008A468F">
        <w:t>expenses account</w:t>
      </w:r>
      <w:r w:rsidR="0022390D">
        <w:t>. SEC fee should be deducted from the customer</w:t>
      </w:r>
      <w:r w:rsidR="00ED3AB2">
        <w:t xml:space="preserve"> according to the bank decision.</w:t>
      </w:r>
    </w:p>
  </w:comment>
  <w:comment w:id="1007" w:author="Hilla Rafalovitz" w:date="2021-08-22T23:25:00Z" w:initials="HR">
    <w:p w14:paraId="3A916DC5" w14:textId="77777777" w:rsidR="00A62FD1" w:rsidRDefault="00A62FD1" w:rsidP="00E302ED">
      <w:pPr>
        <w:pStyle w:val="CommentText"/>
      </w:pPr>
      <w:r>
        <w:rPr>
          <w:rStyle w:val="CommentReference"/>
        </w:rPr>
        <w:annotationRef/>
      </w:r>
      <w:r>
        <w:rPr>
          <w:rStyle w:val="CommentReference"/>
        </w:rPr>
        <w:annotationRef/>
      </w:r>
      <w:r>
        <w:t>Commissions - what is the method?</w:t>
      </w:r>
    </w:p>
    <w:p w14:paraId="7DA2D547" w14:textId="782CE4EC" w:rsidR="00A62FD1" w:rsidRDefault="00A62FD1">
      <w:pPr>
        <w:pStyle w:val="CommentText"/>
      </w:pPr>
    </w:p>
  </w:comment>
  <w:comment w:id="1008" w:author="BENIWAL VIRENDER" w:date="2021-08-24T15:45:00Z" w:initials="BENIWAL">
    <w:p w14:paraId="64ADDF5E" w14:textId="77777777" w:rsidR="00A62FD1" w:rsidRDefault="00A62FD1">
      <w:pPr>
        <w:pStyle w:val="CommentText"/>
      </w:pPr>
      <w:r>
        <w:rPr>
          <w:rStyle w:val="CommentReference"/>
        </w:rPr>
        <w:annotationRef/>
      </w:r>
      <w:r>
        <w:t>In more elaborative manner</w:t>
      </w:r>
    </w:p>
    <w:p w14:paraId="7B42EFEF" w14:textId="179FB34A" w:rsidR="00A62FD1" w:rsidRDefault="00A62FD1">
      <w:pPr>
        <w:pStyle w:val="CommentText"/>
      </w:pPr>
    </w:p>
  </w:comment>
  <w:comment w:id="1032" w:author="Eran Dayan" w:date="2021-08-18T14:05:00Z" w:initials="ED">
    <w:p w14:paraId="7F9A1985" w14:textId="468398AA" w:rsidR="00A62FD1" w:rsidRDefault="00A62FD1">
      <w:pPr>
        <w:pStyle w:val="CommentText"/>
      </w:pPr>
      <w:r>
        <w:rPr>
          <w:rStyle w:val="CommentReference"/>
        </w:rPr>
        <w:annotationRef/>
      </w:r>
      <w:r>
        <w:t xml:space="preserve">So how custody fee will be charged on selling day? </w:t>
      </w:r>
    </w:p>
  </w:comment>
  <w:comment w:id="1033" w:author="BENIWAL VIRENDER" w:date="2021-08-24T15:47:00Z" w:initials="BENIWAL">
    <w:p w14:paraId="261657CC" w14:textId="0285200C" w:rsidR="00A62FD1" w:rsidRDefault="00A62FD1">
      <w:pPr>
        <w:pStyle w:val="CommentText"/>
      </w:pPr>
      <w:r>
        <w:rPr>
          <w:rStyle w:val="CommentReference"/>
        </w:rPr>
        <w:annotationRef/>
      </w:r>
      <w:r>
        <w:t>Custody fee is computed on settled balance of the customer every day in EOD.</w:t>
      </w:r>
    </w:p>
  </w:comment>
  <w:comment w:id="1034" w:author="Eran Dayan" w:date="2021-08-18T14:07:00Z" w:initials="ED">
    <w:p w14:paraId="2B0D7399" w14:textId="276C152A" w:rsidR="00A62FD1" w:rsidRDefault="00A62FD1">
      <w:pPr>
        <w:pStyle w:val="CommentText"/>
      </w:pPr>
      <w:r>
        <w:rPr>
          <w:rStyle w:val="CommentReference"/>
        </w:rPr>
        <w:annotationRef/>
      </w:r>
      <w:r>
        <w:t>Hill to validate if the description covers the  bank fees model</w:t>
      </w:r>
    </w:p>
  </w:comment>
  <w:comment w:id="1037" w:author="Hilla Rafalovitz" w:date="2021-09-09T13:13:00Z" w:initials="HR">
    <w:p w14:paraId="5E6FF353" w14:textId="789A9F0D" w:rsidR="002E0C98" w:rsidRDefault="002E0C98">
      <w:pPr>
        <w:pStyle w:val="CommentText"/>
      </w:pPr>
      <w:r>
        <w:rPr>
          <w:rStyle w:val="CommentReference"/>
        </w:rPr>
        <w:annotationRef/>
      </w:r>
      <w:r w:rsidR="00902DAB">
        <w:t>TBD</w:t>
      </w:r>
    </w:p>
  </w:comment>
  <w:comment w:id="1055" w:author="Hilla Rafalovitz" w:date="2021-09-09T12:56:00Z" w:initials="HR">
    <w:p w14:paraId="2E2E748F" w14:textId="276E343F" w:rsidR="00915A97" w:rsidRDefault="00915A97">
      <w:pPr>
        <w:pStyle w:val="CommentText"/>
      </w:pPr>
      <w:r>
        <w:rPr>
          <w:rStyle w:val="CommentReference"/>
        </w:rPr>
        <w:annotationRef/>
      </w:r>
      <w:r>
        <w:t>?</w:t>
      </w:r>
    </w:p>
  </w:comment>
  <w:comment w:id="1078" w:author="Hilla Rafalovitz" w:date="2021-09-09T12:59:00Z" w:initials="HR">
    <w:p w14:paraId="4A6DF46A" w14:textId="617BDDA7" w:rsidR="002F035E" w:rsidRPr="00BA5A76" w:rsidRDefault="001A5741" w:rsidP="00BA5A76">
      <w:pPr>
        <w:pStyle w:val="CommentText"/>
        <w:rPr>
          <w:sz w:val="16"/>
          <w:szCs w:val="16"/>
        </w:rPr>
      </w:pPr>
      <w:r w:rsidRPr="00BA5A76">
        <w:rPr>
          <w:rStyle w:val="CommentReference"/>
          <w:highlight w:val="magenta"/>
        </w:rPr>
        <w:annotationRef/>
      </w:r>
      <w:r w:rsidR="00BA5A76" w:rsidRPr="00BA5A76">
        <w:rPr>
          <w:rStyle w:val="CommentReference"/>
          <w:highlight w:val="magenta"/>
        </w:rPr>
        <w:t>Pending roy</w:t>
      </w:r>
    </w:p>
  </w:comment>
  <w:comment w:id="1095" w:author="Hilla Rafalovitz" w:date="2021-08-20T11:06:00Z" w:initials="HR">
    <w:p w14:paraId="4F0B548C" w14:textId="77777777" w:rsidR="00A62FD1" w:rsidRDefault="00A62FD1" w:rsidP="004638F9">
      <w:pPr>
        <w:rPr>
          <w:rFonts w:ascii="Calibri" w:hAnsi="Calibri"/>
        </w:rPr>
      </w:pPr>
      <w:r>
        <w:rPr>
          <w:rStyle w:val="CommentReference"/>
        </w:rPr>
        <w:annotationRef/>
      </w:r>
      <w:r>
        <w:rPr>
          <w:rFonts w:ascii="Calibri" w:hAnsi="Calibri"/>
        </w:rPr>
        <w:t xml:space="preserve">The commission will not exceed 0.X$ per share. </w:t>
      </w:r>
    </w:p>
    <w:p w14:paraId="00B76BE2" w14:textId="77777777" w:rsidR="00A62FD1" w:rsidRDefault="00A62FD1" w:rsidP="004638F9">
      <w:pPr>
        <w:rPr>
          <w:rFonts w:ascii="Calibri" w:hAnsi="Calibri"/>
        </w:rPr>
      </w:pPr>
    </w:p>
    <w:p w14:paraId="17B27B98" w14:textId="77777777" w:rsidR="00A62FD1" w:rsidRDefault="00A62FD1" w:rsidP="004638F9">
      <w:pPr>
        <w:rPr>
          <w:rFonts w:ascii="Calibri" w:hAnsi="Calibri"/>
        </w:rPr>
      </w:pPr>
      <w:r>
        <w:rPr>
          <w:rFonts w:ascii="Calibri" w:hAnsi="Calibri"/>
        </w:rPr>
        <w:t>For example: 0.X$ per share = 0.8$ per share</w:t>
      </w:r>
    </w:p>
    <w:p w14:paraId="353C3C6E" w14:textId="77777777" w:rsidR="00A62FD1" w:rsidRDefault="00A62FD1" w:rsidP="004638F9">
      <w:pPr>
        <w:rPr>
          <w:rFonts w:ascii="Calibri" w:hAnsi="Calibri"/>
        </w:rPr>
      </w:pPr>
    </w:p>
    <w:tbl>
      <w:tblPr>
        <w:tblW w:w="15182" w:type="dxa"/>
        <w:tblCellMar>
          <w:left w:w="0" w:type="dxa"/>
          <w:right w:w="0" w:type="dxa"/>
        </w:tblCellMar>
        <w:tblLook w:val="04A0" w:firstRow="1" w:lastRow="0" w:firstColumn="1" w:lastColumn="0" w:noHBand="0" w:noVBand="1"/>
      </w:tblPr>
      <w:tblGrid>
        <w:gridCol w:w="960"/>
        <w:gridCol w:w="1000"/>
        <w:gridCol w:w="960"/>
        <w:gridCol w:w="960"/>
        <w:gridCol w:w="1589"/>
        <w:gridCol w:w="1155"/>
        <w:gridCol w:w="1636"/>
        <w:gridCol w:w="1066"/>
        <w:gridCol w:w="960"/>
        <w:gridCol w:w="960"/>
        <w:gridCol w:w="1056"/>
        <w:gridCol w:w="960"/>
        <w:gridCol w:w="960"/>
        <w:gridCol w:w="960"/>
      </w:tblGrid>
      <w:tr w:rsidR="00C96150" w14:paraId="5B0DE20F" w14:textId="77777777" w:rsidTr="004638F9">
        <w:trPr>
          <w:trHeight w:val="288"/>
        </w:trPr>
        <w:tc>
          <w:tcPr>
            <w:tcW w:w="0" w:type="auto"/>
            <w:vAlign w:val="center"/>
            <w:hideMark/>
          </w:tcPr>
          <w:p w14:paraId="62E70E81" w14:textId="77777777" w:rsidR="00A62FD1" w:rsidRDefault="00A62FD1" w:rsidP="004638F9">
            <w:pPr>
              <w:rPr>
                <w:rFonts w:ascii="Calibri" w:hAnsi="Calibri"/>
                <w:color w:val="000000"/>
              </w:rPr>
            </w:pPr>
            <w:r>
              <w:rPr>
                <w:rFonts w:ascii="Calibri" w:hAnsi="Calibri"/>
                <w:color w:val="000000"/>
              </w:rPr>
              <w:t>BuySell</w:t>
            </w:r>
          </w:p>
        </w:tc>
        <w:tc>
          <w:tcPr>
            <w:tcW w:w="1000" w:type="dxa"/>
            <w:noWrap/>
            <w:tcMar>
              <w:top w:w="0" w:type="dxa"/>
              <w:left w:w="108" w:type="dxa"/>
              <w:bottom w:w="0" w:type="dxa"/>
              <w:right w:w="108" w:type="dxa"/>
            </w:tcMar>
            <w:vAlign w:val="bottom"/>
            <w:hideMark/>
          </w:tcPr>
          <w:p w14:paraId="55245872" w14:textId="77777777" w:rsidR="00A62FD1" w:rsidRDefault="00A62FD1" w:rsidP="004638F9">
            <w:pPr>
              <w:rPr>
                <w:rFonts w:ascii="Calibri" w:hAnsi="Calibri"/>
                <w:color w:val="000000"/>
              </w:rPr>
            </w:pPr>
            <w:r>
              <w:rPr>
                <w:rFonts w:ascii="Calibri" w:hAnsi="Calibri"/>
                <w:color w:val="000000"/>
              </w:rPr>
              <w:t>Quantity</w:t>
            </w:r>
          </w:p>
        </w:tc>
        <w:tc>
          <w:tcPr>
            <w:tcW w:w="960" w:type="dxa"/>
            <w:noWrap/>
            <w:tcMar>
              <w:top w:w="0" w:type="dxa"/>
              <w:left w:w="108" w:type="dxa"/>
              <w:bottom w:w="0" w:type="dxa"/>
              <w:right w:w="108" w:type="dxa"/>
            </w:tcMar>
            <w:vAlign w:val="bottom"/>
            <w:hideMark/>
          </w:tcPr>
          <w:p w14:paraId="6E61ED05" w14:textId="77777777" w:rsidR="00A62FD1" w:rsidRDefault="00A62FD1" w:rsidP="004638F9">
            <w:pPr>
              <w:rPr>
                <w:rFonts w:ascii="Calibri" w:hAnsi="Calibri"/>
                <w:color w:val="000000"/>
              </w:rPr>
            </w:pPr>
            <w:r>
              <w:rPr>
                <w:rFonts w:ascii="Calibri" w:hAnsi="Calibri"/>
                <w:color w:val="000000"/>
              </w:rPr>
              <w:t>Ticker</w:t>
            </w:r>
          </w:p>
        </w:tc>
        <w:tc>
          <w:tcPr>
            <w:tcW w:w="960" w:type="dxa"/>
            <w:noWrap/>
            <w:tcMar>
              <w:top w:w="0" w:type="dxa"/>
              <w:left w:w="108" w:type="dxa"/>
              <w:bottom w:w="0" w:type="dxa"/>
              <w:right w:w="108" w:type="dxa"/>
            </w:tcMar>
            <w:vAlign w:val="bottom"/>
            <w:hideMark/>
          </w:tcPr>
          <w:p w14:paraId="3DCED054" w14:textId="77777777" w:rsidR="00A62FD1" w:rsidRDefault="00A62FD1" w:rsidP="004638F9">
            <w:pPr>
              <w:rPr>
                <w:rFonts w:ascii="Calibri" w:hAnsi="Calibri"/>
                <w:color w:val="000000"/>
              </w:rPr>
            </w:pPr>
            <w:r>
              <w:rPr>
                <w:rFonts w:ascii="Calibri" w:hAnsi="Calibri"/>
                <w:color w:val="000000"/>
              </w:rPr>
              <w:t>Price</w:t>
            </w:r>
          </w:p>
        </w:tc>
        <w:tc>
          <w:tcPr>
            <w:tcW w:w="1589" w:type="dxa"/>
            <w:noWrap/>
            <w:tcMar>
              <w:top w:w="0" w:type="dxa"/>
              <w:left w:w="108" w:type="dxa"/>
              <w:bottom w:w="0" w:type="dxa"/>
              <w:right w:w="108" w:type="dxa"/>
            </w:tcMar>
            <w:vAlign w:val="bottom"/>
            <w:hideMark/>
          </w:tcPr>
          <w:p w14:paraId="421AF591" w14:textId="77777777" w:rsidR="00A62FD1" w:rsidRDefault="00A62FD1" w:rsidP="004638F9">
            <w:pPr>
              <w:rPr>
                <w:rFonts w:ascii="Calibri" w:hAnsi="Calibri"/>
                <w:color w:val="000000"/>
              </w:rPr>
            </w:pPr>
            <w:r>
              <w:rPr>
                <w:rFonts w:ascii="Calibri" w:hAnsi="Calibri"/>
                <w:color w:val="000000"/>
              </w:rPr>
              <w:t>PlacementDate</w:t>
            </w:r>
          </w:p>
        </w:tc>
        <w:tc>
          <w:tcPr>
            <w:tcW w:w="1155" w:type="dxa"/>
            <w:noWrap/>
            <w:tcMar>
              <w:top w:w="0" w:type="dxa"/>
              <w:left w:w="108" w:type="dxa"/>
              <w:bottom w:w="0" w:type="dxa"/>
              <w:right w:w="108" w:type="dxa"/>
            </w:tcMar>
            <w:vAlign w:val="bottom"/>
            <w:hideMark/>
          </w:tcPr>
          <w:p w14:paraId="1F4B875B" w14:textId="77777777" w:rsidR="00A62FD1" w:rsidRDefault="00A62FD1" w:rsidP="004638F9">
            <w:pPr>
              <w:rPr>
                <w:rFonts w:ascii="Calibri" w:hAnsi="Calibri"/>
                <w:color w:val="000000"/>
              </w:rPr>
            </w:pPr>
            <w:r>
              <w:rPr>
                <w:rFonts w:ascii="Calibri" w:hAnsi="Calibri"/>
                <w:color w:val="000000"/>
              </w:rPr>
              <w:t>TradeDate</w:t>
            </w:r>
          </w:p>
        </w:tc>
        <w:tc>
          <w:tcPr>
            <w:tcW w:w="1636" w:type="dxa"/>
            <w:noWrap/>
            <w:tcMar>
              <w:top w:w="0" w:type="dxa"/>
              <w:left w:w="108" w:type="dxa"/>
              <w:bottom w:w="0" w:type="dxa"/>
              <w:right w:w="108" w:type="dxa"/>
            </w:tcMar>
            <w:vAlign w:val="bottom"/>
            <w:hideMark/>
          </w:tcPr>
          <w:p w14:paraId="2F947312" w14:textId="77777777" w:rsidR="00A62FD1" w:rsidRDefault="00A62FD1" w:rsidP="004638F9">
            <w:pPr>
              <w:rPr>
                <w:rFonts w:ascii="Calibri" w:hAnsi="Calibri"/>
                <w:color w:val="000000"/>
              </w:rPr>
            </w:pPr>
            <w:r>
              <w:rPr>
                <w:rFonts w:ascii="Calibri" w:hAnsi="Calibri"/>
                <w:color w:val="000000"/>
              </w:rPr>
              <w:t>SettlementDate</w:t>
            </w:r>
          </w:p>
        </w:tc>
        <w:tc>
          <w:tcPr>
            <w:tcW w:w="1066" w:type="dxa"/>
            <w:noWrap/>
            <w:tcMar>
              <w:top w:w="0" w:type="dxa"/>
              <w:left w:w="108" w:type="dxa"/>
              <w:bottom w:w="0" w:type="dxa"/>
              <w:right w:w="108" w:type="dxa"/>
            </w:tcMar>
            <w:vAlign w:val="bottom"/>
            <w:hideMark/>
          </w:tcPr>
          <w:p w14:paraId="6D0F382D" w14:textId="77777777" w:rsidR="00A62FD1" w:rsidRDefault="00A62FD1" w:rsidP="004638F9">
            <w:pPr>
              <w:rPr>
                <w:rFonts w:ascii="Calibri" w:hAnsi="Calibri"/>
                <w:color w:val="000000"/>
              </w:rPr>
            </w:pPr>
            <w:r>
              <w:rPr>
                <w:rFonts w:ascii="Calibri" w:hAnsi="Calibri"/>
                <w:color w:val="000000"/>
              </w:rPr>
              <w:t>ExecPrice</w:t>
            </w:r>
          </w:p>
        </w:tc>
        <w:tc>
          <w:tcPr>
            <w:tcW w:w="960" w:type="dxa"/>
            <w:noWrap/>
            <w:tcMar>
              <w:top w:w="0" w:type="dxa"/>
              <w:left w:w="108" w:type="dxa"/>
              <w:bottom w:w="0" w:type="dxa"/>
              <w:right w:w="108" w:type="dxa"/>
            </w:tcMar>
            <w:vAlign w:val="bottom"/>
            <w:hideMark/>
          </w:tcPr>
          <w:p w14:paraId="7BEB10DA" w14:textId="77777777" w:rsidR="00A62FD1" w:rsidRDefault="00A62FD1" w:rsidP="004638F9">
            <w:pPr>
              <w:rPr>
                <w:rFonts w:ascii="Calibri" w:hAnsi="Calibri"/>
                <w:color w:val="000000"/>
              </w:rPr>
            </w:pPr>
            <w:r>
              <w:rPr>
                <w:rFonts w:ascii="Calibri" w:hAnsi="Calibri"/>
                <w:color w:val="000000"/>
              </w:rPr>
              <w:t>ExecQty</w:t>
            </w:r>
          </w:p>
        </w:tc>
        <w:tc>
          <w:tcPr>
            <w:tcW w:w="960" w:type="dxa"/>
            <w:noWrap/>
            <w:tcMar>
              <w:top w:w="0" w:type="dxa"/>
              <w:left w:w="108" w:type="dxa"/>
              <w:bottom w:w="0" w:type="dxa"/>
              <w:right w:w="108" w:type="dxa"/>
            </w:tcMar>
            <w:vAlign w:val="bottom"/>
            <w:hideMark/>
          </w:tcPr>
          <w:p w14:paraId="03F27ACD" w14:textId="77777777" w:rsidR="00A62FD1" w:rsidRDefault="00A62FD1" w:rsidP="004638F9">
            <w:pPr>
              <w:rPr>
                <w:rFonts w:ascii="Calibri" w:hAnsi="Calibri"/>
                <w:color w:val="000000"/>
              </w:rPr>
            </w:pPr>
            <w:r>
              <w:rPr>
                <w:rFonts w:ascii="Calibri" w:hAnsi="Calibri"/>
                <w:color w:val="000000"/>
              </w:rPr>
              <w:t>Amount</w:t>
            </w:r>
          </w:p>
        </w:tc>
        <w:tc>
          <w:tcPr>
            <w:tcW w:w="1056" w:type="dxa"/>
            <w:noWrap/>
            <w:tcMar>
              <w:top w:w="0" w:type="dxa"/>
              <w:left w:w="108" w:type="dxa"/>
              <w:bottom w:w="0" w:type="dxa"/>
              <w:right w:w="108" w:type="dxa"/>
            </w:tcMar>
            <w:vAlign w:val="bottom"/>
            <w:hideMark/>
          </w:tcPr>
          <w:p w14:paraId="085DCAD7" w14:textId="77777777" w:rsidR="00A62FD1" w:rsidRDefault="00A62FD1" w:rsidP="004638F9">
            <w:pPr>
              <w:rPr>
                <w:rFonts w:ascii="Calibri" w:hAnsi="Calibri"/>
                <w:color w:val="000000"/>
              </w:rPr>
            </w:pPr>
            <w:r>
              <w:rPr>
                <w:rFonts w:ascii="Calibri" w:hAnsi="Calibri"/>
                <w:color w:val="000000"/>
              </w:rPr>
              <w:t>Net</w:t>
            </w:r>
          </w:p>
        </w:tc>
        <w:tc>
          <w:tcPr>
            <w:tcW w:w="960" w:type="dxa"/>
            <w:noWrap/>
            <w:tcMar>
              <w:top w:w="0" w:type="dxa"/>
              <w:left w:w="108" w:type="dxa"/>
              <w:bottom w:w="0" w:type="dxa"/>
              <w:right w:w="108" w:type="dxa"/>
            </w:tcMar>
            <w:vAlign w:val="bottom"/>
            <w:hideMark/>
          </w:tcPr>
          <w:p w14:paraId="113B4EB5" w14:textId="77777777" w:rsidR="00A62FD1" w:rsidRDefault="00A62FD1" w:rsidP="004638F9">
            <w:pPr>
              <w:rPr>
                <w:rFonts w:ascii="Calibri" w:hAnsi="Calibri"/>
                <w:color w:val="000000"/>
              </w:rPr>
            </w:pPr>
            <w:r>
              <w:rPr>
                <w:rFonts w:ascii="Calibri" w:hAnsi="Calibri"/>
                <w:color w:val="000000"/>
              </w:rPr>
              <w:t>Comm</w:t>
            </w:r>
          </w:p>
        </w:tc>
        <w:tc>
          <w:tcPr>
            <w:tcW w:w="960" w:type="dxa"/>
            <w:noWrap/>
            <w:tcMar>
              <w:top w:w="0" w:type="dxa"/>
              <w:left w:w="108" w:type="dxa"/>
              <w:bottom w:w="0" w:type="dxa"/>
              <w:right w:w="108" w:type="dxa"/>
            </w:tcMar>
            <w:vAlign w:val="bottom"/>
            <w:hideMark/>
          </w:tcPr>
          <w:p w14:paraId="2B473CDD" w14:textId="77777777" w:rsidR="00A62FD1" w:rsidRDefault="00A62FD1" w:rsidP="004638F9">
            <w:pPr>
              <w:rPr>
                <w:rFonts w:ascii="Calibri" w:hAnsi="Calibri"/>
                <w:color w:val="000000"/>
              </w:rPr>
            </w:pPr>
            <w:r>
              <w:rPr>
                <w:rFonts w:ascii="Calibri" w:hAnsi="Calibri"/>
                <w:color w:val="000000"/>
              </w:rPr>
              <w:t>SEC</w:t>
            </w:r>
          </w:p>
        </w:tc>
        <w:tc>
          <w:tcPr>
            <w:tcW w:w="960" w:type="dxa"/>
            <w:noWrap/>
            <w:tcMar>
              <w:top w:w="0" w:type="dxa"/>
              <w:left w:w="108" w:type="dxa"/>
              <w:bottom w:w="0" w:type="dxa"/>
              <w:right w:w="108" w:type="dxa"/>
            </w:tcMar>
            <w:vAlign w:val="bottom"/>
            <w:hideMark/>
          </w:tcPr>
          <w:p w14:paraId="66F6AC38" w14:textId="77777777" w:rsidR="00A62FD1" w:rsidRDefault="00A62FD1" w:rsidP="004638F9">
            <w:pPr>
              <w:rPr>
                <w:rFonts w:ascii="Calibri" w:hAnsi="Calibri"/>
                <w:color w:val="000000"/>
              </w:rPr>
            </w:pPr>
            <w:r>
              <w:rPr>
                <w:rFonts w:ascii="Calibri" w:hAnsi="Calibri"/>
                <w:color w:val="000000"/>
              </w:rPr>
              <w:t>TAF</w:t>
            </w:r>
          </w:p>
        </w:tc>
      </w:tr>
      <w:tr w:rsidR="00C96150" w14:paraId="2A965524" w14:textId="77777777" w:rsidTr="004638F9">
        <w:trPr>
          <w:trHeight w:val="288"/>
        </w:trPr>
        <w:tc>
          <w:tcPr>
            <w:tcW w:w="960" w:type="dxa"/>
            <w:noWrap/>
            <w:tcMar>
              <w:top w:w="0" w:type="dxa"/>
              <w:left w:w="108" w:type="dxa"/>
              <w:bottom w:w="0" w:type="dxa"/>
              <w:right w:w="108" w:type="dxa"/>
            </w:tcMar>
            <w:vAlign w:val="bottom"/>
            <w:hideMark/>
          </w:tcPr>
          <w:p w14:paraId="668236E0" w14:textId="77777777" w:rsidR="00A62FD1" w:rsidRDefault="00A62FD1" w:rsidP="004638F9">
            <w:pPr>
              <w:rPr>
                <w:rFonts w:ascii="Calibri" w:hAnsi="Calibri"/>
                <w:color w:val="000000"/>
              </w:rPr>
            </w:pPr>
            <w:r>
              <w:rPr>
                <w:rFonts w:ascii="Calibri" w:hAnsi="Calibri"/>
                <w:color w:val="000000"/>
              </w:rPr>
              <w:t>SEL</w:t>
            </w:r>
          </w:p>
        </w:tc>
        <w:tc>
          <w:tcPr>
            <w:tcW w:w="1000" w:type="dxa"/>
            <w:noWrap/>
            <w:tcMar>
              <w:top w:w="0" w:type="dxa"/>
              <w:left w:w="108" w:type="dxa"/>
              <w:bottom w:w="0" w:type="dxa"/>
              <w:right w:w="108" w:type="dxa"/>
            </w:tcMar>
            <w:vAlign w:val="bottom"/>
            <w:hideMark/>
          </w:tcPr>
          <w:p w14:paraId="2C801F8B" w14:textId="77777777" w:rsidR="00A62FD1" w:rsidRDefault="00A62FD1" w:rsidP="004638F9">
            <w:pPr>
              <w:jc w:val="right"/>
              <w:rPr>
                <w:rFonts w:ascii="Calibri" w:hAnsi="Calibri"/>
                <w:color w:val="000000"/>
              </w:rPr>
            </w:pPr>
            <w:r>
              <w:rPr>
                <w:rFonts w:ascii="Calibri" w:hAnsi="Calibri"/>
                <w:color w:val="000000"/>
              </w:rPr>
              <w:t>1532</w:t>
            </w:r>
          </w:p>
        </w:tc>
        <w:tc>
          <w:tcPr>
            <w:tcW w:w="960" w:type="dxa"/>
            <w:noWrap/>
            <w:tcMar>
              <w:top w:w="0" w:type="dxa"/>
              <w:left w:w="108" w:type="dxa"/>
              <w:bottom w:w="0" w:type="dxa"/>
              <w:right w:w="108" w:type="dxa"/>
            </w:tcMar>
            <w:vAlign w:val="bottom"/>
            <w:hideMark/>
          </w:tcPr>
          <w:p w14:paraId="4A46EE1D" w14:textId="77777777" w:rsidR="00A62FD1" w:rsidRDefault="00A62FD1" w:rsidP="004638F9">
            <w:pPr>
              <w:rPr>
                <w:rFonts w:ascii="Calibri" w:hAnsi="Calibri"/>
                <w:color w:val="000000"/>
              </w:rPr>
            </w:pPr>
            <w:r>
              <w:rPr>
                <w:rFonts w:ascii="Calibri" w:hAnsi="Calibri"/>
                <w:color w:val="000000"/>
              </w:rPr>
              <w:t>SPI</w:t>
            </w:r>
          </w:p>
        </w:tc>
        <w:tc>
          <w:tcPr>
            <w:tcW w:w="960" w:type="dxa"/>
            <w:noWrap/>
            <w:tcMar>
              <w:top w:w="0" w:type="dxa"/>
              <w:left w:w="108" w:type="dxa"/>
              <w:bottom w:w="0" w:type="dxa"/>
              <w:right w:w="108" w:type="dxa"/>
            </w:tcMar>
            <w:vAlign w:val="bottom"/>
            <w:hideMark/>
          </w:tcPr>
          <w:p w14:paraId="1E29A77A" w14:textId="77777777" w:rsidR="00A62FD1" w:rsidRDefault="00A62FD1" w:rsidP="004638F9">
            <w:pPr>
              <w:jc w:val="right"/>
              <w:rPr>
                <w:rFonts w:ascii="Calibri" w:hAnsi="Calibri"/>
                <w:color w:val="000000"/>
              </w:rPr>
            </w:pPr>
            <w:r>
              <w:rPr>
                <w:rFonts w:ascii="Calibri" w:hAnsi="Calibri"/>
                <w:color w:val="000000"/>
              </w:rPr>
              <w:t>1.43</w:t>
            </w:r>
          </w:p>
        </w:tc>
        <w:tc>
          <w:tcPr>
            <w:tcW w:w="1589" w:type="dxa"/>
            <w:noWrap/>
            <w:tcMar>
              <w:top w:w="0" w:type="dxa"/>
              <w:left w:w="108" w:type="dxa"/>
              <w:bottom w:w="0" w:type="dxa"/>
              <w:right w:w="108" w:type="dxa"/>
            </w:tcMar>
            <w:vAlign w:val="bottom"/>
            <w:hideMark/>
          </w:tcPr>
          <w:p w14:paraId="3F0ABE19" w14:textId="77777777" w:rsidR="00A62FD1" w:rsidRDefault="00A62FD1" w:rsidP="004638F9">
            <w:pPr>
              <w:rPr>
                <w:rFonts w:ascii="Calibri" w:hAnsi="Calibri"/>
                <w:color w:val="000000"/>
              </w:rPr>
            </w:pPr>
            <w:r>
              <w:rPr>
                <w:rFonts w:ascii="Calibri" w:hAnsi="Calibri"/>
                <w:color w:val="000000"/>
              </w:rPr>
              <w:t>01/16/2018</w:t>
            </w:r>
          </w:p>
        </w:tc>
        <w:tc>
          <w:tcPr>
            <w:tcW w:w="1155" w:type="dxa"/>
            <w:noWrap/>
            <w:tcMar>
              <w:top w:w="0" w:type="dxa"/>
              <w:left w:w="108" w:type="dxa"/>
              <w:bottom w:w="0" w:type="dxa"/>
              <w:right w:w="108" w:type="dxa"/>
            </w:tcMar>
            <w:vAlign w:val="bottom"/>
            <w:hideMark/>
          </w:tcPr>
          <w:p w14:paraId="1A2BA990" w14:textId="77777777" w:rsidR="00A62FD1" w:rsidRDefault="00A62FD1" w:rsidP="004638F9">
            <w:pPr>
              <w:jc w:val="right"/>
              <w:rPr>
                <w:rFonts w:ascii="Calibri" w:hAnsi="Calibri"/>
                <w:color w:val="000000"/>
              </w:rPr>
            </w:pPr>
            <w:r>
              <w:rPr>
                <w:rFonts w:ascii="Calibri" w:hAnsi="Calibri"/>
                <w:color w:val="000000"/>
              </w:rPr>
              <w:t>20180116</w:t>
            </w:r>
          </w:p>
        </w:tc>
        <w:tc>
          <w:tcPr>
            <w:tcW w:w="1636" w:type="dxa"/>
            <w:noWrap/>
            <w:tcMar>
              <w:top w:w="0" w:type="dxa"/>
              <w:left w:w="108" w:type="dxa"/>
              <w:bottom w:w="0" w:type="dxa"/>
              <w:right w:w="108" w:type="dxa"/>
            </w:tcMar>
            <w:vAlign w:val="bottom"/>
            <w:hideMark/>
          </w:tcPr>
          <w:p w14:paraId="1814C30B" w14:textId="77777777" w:rsidR="00A62FD1" w:rsidRDefault="00A62FD1" w:rsidP="004638F9">
            <w:pPr>
              <w:rPr>
                <w:rFonts w:ascii="Calibri" w:hAnsi="Calibri"/>
                <w:color w:val="000000"/>
              </w:rPr>
            </w:pPr>
            <w:r>
              <w:rPr>
                <w:rFonts w:ascii="Calibri" w:hAnsi="Calibri"/>
                <w:color w:val="000000"/>
              </w:rPr>
              <w:t>01/18/2018</w:t>
            </w:r>
          </w:p>
        </w:tc>
        <w:tc>
          <w:tcPr>
            <w:tcW w:w="1066" w:type="dxa"/>
            <w:noWrap/>
            <w:tcMar>
              <w:top w:w="0" w:type="dxa"/>
              <w:left w:w="108" w:type="dxa"/>
              <w:bottom w:w="0" w:type="dxa"/>
              <w:right w:w="108" w:type="dxa"/>
            </w:tcMar>
            <w:vAlign w:val="bottom"/>
            <w:hideMark/>
          </w:tcPr>
          <w:p w14:paraId="6F8B4CA4" w14:textId="77777777" w:rsidR="00A62FD1" w:rsidRDefault="00A62FD1" w:rsidP="004638F9">
            <w:pPr>
              <w:jc w:val="right"/>
              <w:rPr>
                <w:rFonts w:ascii="Calibri" w:hAnsi="Calibri"/>
                <w:color w:val="000000"/>
              </w:rPr>
            </w:pPr>
            <w:r>
              <w:rPr>
                <w:rFonts w:ascii="Calibri" w:hAnsi="Calibri"/>
                <w:color w:val="000000"/>
              </w:rPr>
              <w:t>1.43</w:t>
            </w:r>
          </w:p>
        </w:tc>
        <w:tc>
          <w:tcPr>
            <w:tcW w:w="960" w:type="dxa"/>
            <w:noWrap/>
            <w:tcMar>
              <w:top w:w="0" w:type="dxa"/>
              <w:left w:w="108" w:type="dxa"/>
              <w:bottom w:w="0" w:type="dxa"/>
              <w:right w:w="108" w:type="dxa"/>
            </w:tcMar>
            <w:vAlign w:val="bottom"/>
            <w:hideMark/>
          </w:tcPr>
          <w:p w14:paraId="4E083300" w14:textId="77777777" w:rsidR="00A62FD1" w:rsidRDefault="00A62FD1" w:rsidP="004638F9">
            <w:pPr>
              <w:jc w:val="right"/>
              <w:rPr>
                <w:rFonts w:ascii="Calibri" w:hAnsi="Calibri"/>
                <w:color w:val="000000"/>
              </w:rPr>
            </w:pPr>
            <w:r>
              <w:rPr>
                <w:rFonts w:ascii="Calibri" w:hAnsi="Calibri"/>
                <w:color w:val="000000"/>
              </w:rPr>
              <w:t>1532</w:t>
            </w:r>
          </w:p>
        </w:tc>
        <w:tc>
          <w:tcPr>
            <w:tcW w:w="960" w:type="dxa"/>
            <w:noWrap/>
            <w:tcMar>
              <w:top w:w="0" w:type="dxa"/>
              <w:left w:w="108" w:type="dxa"/>
              <w:bottom w:w="0" w:type="dxa"/>
              <w:right w:w="108" w:type="dxa"/>
            </w:tcMar>
            <w:vAlign w:val="bottom"/>
            <w:hideMark/>
          </w:tcPr>
          <w:p w14:paraId="2B9977EB" w14:textId="77777777" w:rsidR="00A62FD1" w:rsidRDefault="00A62FD1" w:rsidP="004638F9">
            <w:pPr>
              <w:jc w:val="right"/>
              <w:rPr>
                <w:rFonts w:ascii="Calibri" w:hAnsi="Calibri"/>
                <w:color w:val="000000"/>
              </w:rPr>
            </w:pPr>
            <w:r>
              <w:rPr>
                <w:rFonts w:ascii="Calibri" w:hAnsi="Calibri"/>
                <w:color w:val="000000"/>
              </w:rPr>
              <w:t>2190.76</w:t>
            </w:r>
          </w:p>
        </w:tc>
        <w:tc>
          <w:tcPr>
            <w:tcW w:w="1056" w:type="dxa"/>
            <w:noWrap/>
            <w:tcMar>
              <w:top w:w="0" w:type="dxa"/>
              <w:left w:w="108" w:type="dxa"/>
              <w:bottom w:w="0" w:type="dxa"/>
              <w:right w:w="108" w:type="dxa"/>
            </w:tcMar>
            <w:vAlign w:val="bottom"/>
            <w:hideMark/>
          </w:tcPr>
          <w:p w14:paraId="399A41F2" w14:textId="77777777" w:rsidR="00A62FD1" w:rsidRDefault="00A62FD1" w:rsidP="004638F9">
            <w:pPr>
              <w:jc w:val="right"/>
              <w:rPr>
                <w:rFonts w:ascii="Calibri" w:hAnsi="Calibri"/>
                <w:color w:val="000000"/>
              </w:rPr>
            </w:pPr>
            <w:r>
              <w:rPr>
                <w:rFonts w:ascii="Calibri" w:hAnsi="Calibri"/>
                <w:color w:val="000000"/>
              </w:rPr>
              <w:t>2178.254</w:t>
            </w:r>
          </w:p>
        </w:tc>
        <w:tc>
          <w:tcPr>
            <w:tcW w:w="960" w:type="dxa"/>
            <w:shd w:val="clear" w:color="auto" w:fill="FFFF00"/>
            <w:noWrap/>
            <w:tcMar>
              <w:top w:w="0" w:type="dxa"/>
              <w:left w:w="108" w:type="dxa"/>
              <w:bottom w:w="0" w:type="dxa"/>
              <w:right w:w="108" w:type="dxa"/>
            </w:tcMar>
            <w:vAlign w:val="bottom"/>
            <w:hideMark/>
          </w:tcPr>
          <w:p w14:paraId="6DE0B701" w14:textId="77777777" w:rsidR="00A62FD1" w:rsidRDefault="00A62FD1" w:rsidP="004638F9">
            <w:pPr>
              <w:jc w:val="right"/>
              <w:rPr>
                <w:rFonts w:ascii="Calibri" w:hAnsi="Calibri"/>
                <w:color w:val="000000"/>
              </w:rPr>
            </w:pPr>
            <w:r>
              <w:rPr>
                <w:rFonts w:ascii="Calibri" w:hAnsi="Calibri"/>
                <w:color w:val="000000"/>
              </w:rPr>
              <w:t>12.256</w:t>
            </w:r>
          </w:p>
        </w:tc>
        <w:tc>
          <w:tcPr>
            <w:tcW w:w="960" w:type="dxa"/>
            <w:noWrap/>
            <w:tcMar>
              <w:top w:w="0" w:type="dxa"/>
              <w:left w:w="108" w:type="dxa"/>
              <w:bottom w:w="0" w:type="dxa"/>
              <w:right w:w="108" w:type="dxa"/>
            </w:tcMar>
            <w:vAlign w:val="bottom"/>
            <w:hideMark/>
          </w:tcPr>
          <w:p w14:paraId="60D99640" w14:textId="77777777" w:rsidR="00A62FD1" w:rsidRDefault="00A62FD1" w:rsidP="004638F9">
            <w:pPr>
              <w:jc w:val="right"/>
              <w:rPr>
                <w:rFonts w:ascii="Calibri" w:hAnsi="Calibri"/>
                <w:color w:val="000000"/>
              </w:rPr>
            </w:pPr>
            <w:r>
              <w:rPr>
                <w:rFonts w:ascii="Calibri" w:hAnsi="Calibri"/>
                <w:color w:val="000000"/>
              </w:rPr>
              <w:t>0.06</w:t>
            </w:r>
          </w:p>
        </w:tc>
        <w:tc>
          <w:tcPr>
            <w:tcW w:w="960" w:type="dxa"/>
            <w:noWrap/>
            <w:tcMar>
              <w:top w:w="0" w:type="dxa"/>
              <w:left w:w="108" w:type="dxa"/>
              <w:bottom w:w="0" w:type="dxa"/>
              <w:right w:w="108" w:type="dxa"/>
            </w:tcMar>
            <w:vAlign w:val="bottom"/>
            <w:hideMark/>
          </w:tcPr>
          <w:p w14:paraId="1665FCE1" w14:textId="77777777" w:rsidR="00A62FD1" w:rsidRDefault="00A62FD1" w:rsidP="004638F9">
            <w:pPr>
              <w:jc w:val="right"/>
              <w:rPr>
                <w:rFonts w:ascii="Calibri" w:hAnsi="Calibri"/>
                <w:color w:val="000000"/>
              </w:rPr>
            </w:pPr>
            <w:r>
              <w:rPr>
                <w:rFonts w:ascii="Calibri" w:hAnsi="Calibri"/>
                <w:color w:val="000000"/>
              </w:rPr>
              <w:t>0.19</w:t>
            </w:r>
          </w:p>
        </w:tc>
      </w:tr>
      <w:tr w:rsidR="00C96150" w14:paraId="6CEEB449" w14:textId="77777777" w:rsidTr="004638F9">
        <w:trPr>
          <w:trHeight w:val="288"/>
        </w:trPr>
        <w:tc>
          <w:tcPr>
            <w:tcW w:w="960" w:type="dxa"/>
            <w:noWrap/>
            <w:tcMar>
              <w:top w:w="0" w:type="dxa"/>
              <w:left w:w="108" w:type="dxa"/>
              <w:bottom w:w="0" w:type="dxa"/>
              <w:right w:w="108" w:type="dxa"/>
            </w:tcMar>
            <w:vAlign w:val="bottom"/>
            <w:hideMark/>
          </w:tcPr>
          <w:p w14:paraId="45265CD0" w14:textId="77777777" w:rsidR="00A62FD1" w:rsidRDefault="00A62FD1" w:rsidP="004638F9">
            <w:pPr>
              <w:rPr>
                <w:rFonts w:ascii="Calibri" w:hAnsi="Calibri"/>
                <w:color w:val="000000"/>
              </w:rPr>
            </w:pPr>
          </w:p>
        </w:tc>
        <w:tc>
          <w:tcPr>
            <w:tcW w:w="1000" w:type="dxa"/>
            <w:noWrap/>
            <w:tcMar>
              <w:top w:w="0" w:type="dxa"/>
              <w:left w:w="108" w:type="dxa"/>
              <w:bottom w:w="0" w:type="dxa"/>
              <w:right w:w="108" w:type="dxa"/>
            </w:tcMar>
            <w:vAlign w:val="bottom"/>
            <w:hideMark/>
          </w:tcPr>
          <w:p w14:paraId="6BC3845B" w14:textId="77777777" w:rsidR="00A62FD1" w:rsidRDefault="00A62FD1" w:rsidP="004638F9">
            <w:pPr>
              <w:rPr>
                <w:rFonts w:eastAsia="Times New Roman"/>
                <w:sz w:val="20"/>
                <w:szCs w:val="20"/>
              </w:rPr>
            </w:pPr>
          </w:p>
        </w:tc>
        <w:tc>
          <w:tcPr>
            <w:tcW w:w="960" w:type="dxa"/>
            <w:noWrap/>
            <w:tcMar>
              <w:top w:w="0" w:type="dxa"/>
              <w:left w:w="108" w:type="dxa"/>
              <w:bottom w:w="0" w:type="dxa"/>
              <w:right w:w="108" w:type="dxa"/>
            </w:tcMar>
            <w:vAlign w:val="bottom"/>
            <w:hideMark/>
          </w:tcPr>
          <w:p w14:paraId="46B98D5F" w14:textId="77777777" w:rsidR="00A62FD1" w:rsidRDefault="00A62FD1" w:rsidP="004638F9">
            <w:pPr>
              <w:rPr>
                <w:rFonts w:eastAsia="Times New Roman"/>
                <w:sz w:val="20"/>
                <w:szCs w:val="20"/>
              </w:rPr>
            </w:pPr>
          </w:p>
        </w:tc>
        <w:tc>
          <w:tcPr>
            <w:tcW w:w="960" w:type="dxa"/>
            <w:noWrap/>
            <w:tcMar>
              <w:top w:w="0" w:type="dxa"/>
              <w:left w:w="108" w:type="dxa"/>
              <w:bottom w:w="0" w:type="dxa"/>
              <w:right w:w="108" w:type="dxa"/>
            </w:tcMar>
            <w:vAlign w:val="bottom"/>
            <w:hideMark/>
          </w:tcPr>
          <w:p w14:paraId="57714828" w14:textId="77777777" w:rsidR="00A62FD1" w:rsidRDefault="00A62FD1" w:rsidP="004638F9">
            <w:pPr>
              <w:rPr>
                <w:rFonts w:eastAsia="Times New Roman"/>
                <w:sz w:val="20"/>
                <w:szCs w:val="20"/>
              </w:rPr>
            </w:pPr>
          </w:p>
        </w:tc>
        <w:tc>
          <w:tcPr>
            <w:tcW w:w="1589" w:type="dxa"/>
            <w:noWrap/>
            <w:tcMar>
              <w:top w:w="0" w:type="dxa"/>
              <w:left w:w="108" w:type="dxa"/>
              <w:bottom w:w="0" w:type="dxa"/>
              <w:right w:w="108" w:type="dxa"/>
            </w:tcMar>
            <w:vAlign w:val="bottom"/>
            <w:hideMark/>
          </w:tcPr>
          <w:p w14:paraId="2FEA0DC9" w14:textId="77777777" w:rsidR="00A62FD1" w:rsidRDefault="00A62FD1" w:rsidP="004638F9">
            <w:pPr>
              <w:rPr>
                <w:rFonts w:eastAsia="Times New Roman"/>
                <w:sz w:val="20"/>
                <w:szCs w:val="20"/>
              </w:rPr>
            </w:pPr>
          </w:p>
        </w:tc>
        <w:tc>
          <w:tcPr>
            <w:tcW w:w="1155" w:type="dxa"/>
            <w:noWrap/>
            <w:tcMar>
              <w:top w:w="0" w:type="dxa"/>
              <w:left w:w="108" w:type="dxa"/>
              <w:bottom w:w="0" w:type="dxa"/>
              <w:right w:w="108" w:type="dxa"/>
            </w:tcMar>
            <w:vAlign w:val="bottom"/>
            <w:hideMark/>
          </w:tcPr>
          <w:p w14:paraId="411F9709" w14:textId="77777777" w:rsidR="00A62FD1" w:rsidRDefault="00A62FD1" w:rsidP="004638F9">
            <w:pPr>
              <w:rPr>
                <w:rFonts w:eastAsia="Times New Roman"/>
                <w:sz w:val="20"/>
                <w:szCs w:val="20"/>
              </w:rPr>
            </w:pPr>
          </w:p>
        </w:tc>
        <w:tc>
          <w:tcPr>
            <w:tcW w:w="1636" w:type="dxa"/>
            <w:noWrap/>
            <w:tcMar>
              <w:top w:w="0" w:type="dxa"/>
              <w:left w:w="108" w:type="dxa"/>
              <w:bottom w:w="0" w:type="dxa"/>
              <w:right w:w="108" w:type="dxa"/>
            </w:tcMar>
            <w:vAlign w:val="bottom"/>
            <w:hideMark/>
          </w:tcPr>
          <w:p w14:paraId="73F204E4" w14:textId="77777777" w:rsidR="00A62FD1" w:rsidRDefault="00A62FD1" w:rsidP="004638F9">
            <w:pPr>
              <w:rPr>
                <w:rFonts w:eastAsia="Times New Roman"/>
                <w:sz w:val="20"/>
                <w:szCs w:val="20"/>
              </w:rPr>
            </w:pPr>
          </w:p>
        </w:tc>
        <w:tc>
          <w:tcPr>
            <w:tcW w:w="1066" w:type="dxa"/>
            <w:noWrap/>
            <w:tcMar>
              <w:top w:w="0" w:type="dxa"/>
              <w:left w:w="108" w:type="dxa"/>
              <w:bottom w:w="0" w:type="dxa"/>
              <w:right w:w="108" w:type="dxa"/>
            </w:tcMar>
            <w:vAlign w:val="bottom"/>
            <w:hideMark/>
          </w:tcPr>
          <w:p w14:paraId="26B289C1" w14:textId="77777777" w:rsidR="00A62FD1" w:rsidRDefault="00A62FD1" w:rsidP="004638F9">
            <w:pPr>
              <w:rPr>
                <w:rFonts w:eastAsia="Times New Roman"/>
                <w:sz w:val="20"/>
                <w:szCs w:val="20"/>
              </w:rPr>
            </w:pPr>
          </w:p>
        </w:tc>
        <w:tc>
          <w:tcPr>
            <w:tcW w:w="960" w:type="dxa"/>
            <w:noWrap/>
            <w:tcMar>
              <w:top w:w="0" w:type="dxa"/>
              <w:left w:w="108" w:type="dxa"/>
              <w:bottom w:w="0" w:type="dxa"/>
              <w:right w:w="108" w:type="dxa"/>
            </w:tcMar>
            <w:vAlign w:val="bottom"/>
            <w:hideMark/>
          </w:tcPr>
          <w:p w14:paraId="2A5B6C62" w14:textId="77777777" w:rsidR="00A62FD1" w:rsidRDefault="00A62FD1" w:rsidP="004638F9">
            <w:pPr>
              <w:rPr>
                <w:rFonts w:eastAsia="Times New Roman"/>
                <w:sz w:val="20"/>
                <w:szCs w:val="20"/>
              </w:rPr>
            </w:pPr>
          </w:p>
        </w:tc>
        <w:tc>
          <w:tcPr>
            <w:tcW w:w="960" w:type="dxa"/>
            <w:noWrap/>
            <w:tcMar>
              <w:top w:w="0" w:type="dxa"/>
              <w:left w:w="108" w:type="dxa"/>
              <w:bottom w:w="0" w:type="dxa"/>
              <w:right w:w="108" w:type="dxa"/>
            </w:tcMar>
            <w:vAlign w:val="bottom"/>
            <w:hideMark/>
          </w:tcPr>
          <w:p w14:paraId="1059B915" w14:textId="77777777" w:rsidR="00A62FD1" w:rsidRDefault="00A62FD1" w:rsidP="004638F9">
            <w:pPr>
              <w:rPr>
                <w:rFonts w:eastAsia="Times New Roman"/>
                <w:sz w:val="20"/>
                <w:szCs w:val="20"/>
              </w:rPr>
            </w:pPr>
          </w:p>
        </w:tc>
        <w:tc>
          <w:tcPr>
            <w:tcW w:w="1056" w:type="dxa"/>
            <w:noWrap/>
            <w:tcMar>
              <w:top w:w="0" w:type="dxa"/>
              <w:left w:w="108" w:type="dxa"/>
              <w:bottom w:w="0" w:type="dxa"/>
              <w:right w:w="108" w:type="dxa"/>
            </w:tcMar>
            <w:vAlign w:val="bottom"/>
            <w:hideMark/>
          </w:tcPr>
          <w:p w14:paraId="5D1E070F" w14:textId="77777777" w:rsidR="00A62FD1" w:rsidRDefault="00A62FD1" w:rsidP="004638F9">
            <w:pPr>
              <w:rPr>
                <w:rFonts w:ascii="Calibri" w:hAnsi="Calibri"/>
                <w:color w:val="FF0000"/>
              </w:rPr>
            </w:pPr>
            <w:r>
              <w:rPr>
                <w:rFonts w:ascii="Calibri" w:hAnsi="Calibri"/>
                <w:color w:val="FF0000"/>
              </w:rPr>
              <w:t>OK</w:t>
            </w:r>
          </w:p>
        </w:tc>
        <w:tc>
          <w:tcPr>
            <w:tcW w:w="960" w:type="dxa"/>
            <w:shd w:val="clear" w:color="auto" w:fill="FFFF00"/>
            <w:noWrap/>
            <w:tcMar>
              <w:top w:w="0" w:type="dxa"/>
              <w:left w:w="108" w:type="dxa"/>
              <w:bottom w:w="0" w:type="dxa"/>
              <w:right w:w="108" w:type="dxa"/>
            </w:tcMar>
            <w:vAlign w:val="bottom"/>
            <w:hideMark/>
          </w:tcPr>
          <w:p w14:paraId="6401BFA3" w14:textId="77777777" w:rsidR="00A62FD1" w:rsidRDefault="00A62FD1" w:rsidP="004638F9">
            <w:pPr>
              <w:jc w:val="right"/>
              <w:rPr>
                <w:rFonts w:ascii="Calibri" w:hAnsi="Calibri"/>
                <w:color w:val="000000"/>
              </w:rPr>
            </w:pPr>
            <w:r>
              <w:rPr>
                <w:rFonts w:ascii="Calibri" w:hAnsi="Calibri"/>
                <w:color w:val="000000"/>
              </w:rPr>
              <w:t>12.256</w:t>
            </w:r>
          </w:p>
        </w:tc>
        <w:tc>
          <w:tcPr>
            <w:tcW w:w="960" w:type="dxa"/>
            <w:noWrap/>
            <w:tcMar>
              <w:top w:w="0" w:type="dxa"/>
              <w:left w:w="108" w:type="dxa"/>
              <w:bottom w:w="0" w:type="dxa"/>
              <w:right w:w="108" w:type="dxa"/>
            </w:tcMar>
            <w:vAlign w:val="bottom"/>
            <w:hideMark/>
          </w:tcPr>
          <w:p w14:paraId="3221AD5A" w14:textId="77777777" w:rsidR="00A62FD1" w:rsidRDefault="00A62FD1" w:rsidP="004638F9">
            <w:pPr>
              <w:rPr>
                <w:rFonts w:ascii="Calibri" w:hAnsi="Calibri"/>
                <w:color w:val="000000"/>
              </w:rPr>
            </w:pPr>
          </w:p>
        </w:tc>
        <w:tc>
          <w:tcPr>
            <w:tcW w:w="960" w:type="dxa"/>
            <w:noWrap/>
            <w:tcMar>
              <w:top w:w="0" w:type="dxa"/>
              <w:left w:w="108" w:type="dxa"/>
              <w:bottom w:w="0" w:type="dxa"/>
              <w:right w:w="108" w:type="dxa"/>
            </w:tcMar>
            <w:vAlign w:val="bottom"/>
            <w:hideMark/>
          </w:tcPr>
          <w:p w14:paraId="51042711" w14:textId="77777777" w:rsidR="00A62FD1" w:rsidRDefault="00A62FD1" w:rsidP="004638F9">
            <w:pPr>
              <w:rPr>
                <w:rFonts w:eastAsia="Times New Roman"/>
                <w:sz w:val="20"/>
                <w:szCs w:val="20"/>
              </w:rPr>
            </w:pPr>
          </w:p>
        </w:tc>
      </w:tr>
      <w:tr w:rsidR="00C96150" w14:paraId="317E12C5" w14:textId="77777777" w:rsidTr="004638F9">
        <w:trPr>
          <w:trHeight w:val="288"/>
        </w:trPr>
        <w:tc>
          <w:tcPr>
            <w:tcW w:w="960" w:type="dxa"/>
            <w:noWrap/>
            <w:tcMar>
              <w:top w:w="0" w:type="dxa"/>
              <w:left w:w="108" w:type="dxa"/>
              <w:bottom w:w="0" w:type="dxa"/>
              <w:right w:w="108" w:type="dxa"/>
            </w:tcMar>
            <w:vAlign w:val="bottom"/>
            <w:hideMark/>
          </w:tcPr>
          <w:p w14:paraId="005846CD" w14:textId="77777777" w:rsidR="00A62FD1" w:rsidRDefault="00A62FD1" w:rsidP="004638F9">
            <w:pPr>
              <w:rPr>
                <w:rFonts w:eastAsia="Times New Roman"/>
                <w:sz w:val="20"/>
                <w:szCs w:val="20"/>
              </w:rPr>
            </w:pPr>
          </w:p>
        </w:tc>
        <w:tc>
          <w:tcPr>
            <w:tcW w:w="1000" w:type="dxa"/>
            <w:noWrap/>
            <w:tcMar>
              <w:top w:w="0" w:type="dxa"/>
              <w:left w:w="108" w:type="dxa"/>
              <w:bottom w:w="0" w:type="dxa"/>
              <w:right w:w="108" w:type="dxa"/>
            </w:tcMar>
            <w:vAlign w:val="bottom"/>
            <w:hideMark/>
          </w:tcPr>
          <w:p w14:paraId="55A0CA5D" w14:textId="77777777" w:rsidR="00A62FD1" w:rsidRDefault="00A62FD1" w:rsidP="004638F9">
            <w:pPr>
              <w:rPr>
                <w:rFonts w:eastAsia="Times New Roman"/>
                <w:sz w:val="20"/>
                <w:szCs w:val="20"/>
              </w:rPr>
            </w:pPr>
          </w:p>
        </w:tc>
        <w:tc>
          <w:tcPr>
            <w:tcW w:w="960" w:type="dxa"/>
            <w:noWrap/>
            <w:tcMar>
              <w:top w:w="0" w:type="dxa"/>
              <w:left w:w="108" w:type="dxa"/>
              <w:bottom w:w="0" w:type="dxa"/>
              <w:right w:w="108" w:type="dxa"/>
            </w:tcMar>
            <w:vAlign w:val="bottom"/>
            <w:hideMark/>
          </w:tcPr>
          <w:p w14:paraId="14802BDA" w14:textId="77777777" w:rsidR="00A62FD1" w:rsidRDefault="00A62FD1" w:rsidP="004638F9">
            <w:pPr>
              <w:rPr>
                <w:rFonts w:eastAsia="Times New Roman"/>
                <w:sz w:val="20"/>
                <w:szCs w:val="20"/>
              </w:rPr>
            </w:pPr>
          </w:p>
        </w:tc>
        <w:tc>
          <w:tcPr>
            <w:tcW w:w="960" w:type="dxa"/>
            <w:noWrap/>
            <w:tcMar>
              <w:top w:w="0" w:type="dxa"/>
              <w:left w:w="108" w:type="dxa"/>
              <w:bottom w:w="0" w:type="dxa"/>
              <w:right w:w="108" w:type="dxa"/>
            </w:tcMar>
            <w:vAlign w:val="bottom"/>
            <w:hideMark/>
          </w:tcPr>
          <w:p w14:paraId="141F18CC" w14:textId="77777777" w:rsidR="00A62FD1" w:rsidRDefault="00A62FD1" w:rsidP="004638F9">
            <w:pPr>
              <w:rPr>
                <w:rFonts w:eastAsia="Times New Roman"/>
                <w:sz w:val="20"/>
                <w:szCs w:val="20"/>
              </w:rPr>
            </w:pPr>
          </w:p>
        </w:tc>
        <w:tc>
          <w:tcPr>
            <w:tcW w:w="1589" w:type="dxa"/>
            <w:noWrap/>
            <w:tcMar>
              <w:top w:w="0" w:type="dxa"/>
              <w:left w:w="108" w:type="dxa"/>
              <w:bottom w:w="0" w:type="dxa"/>
              <w:right w:w="108" w:type="dxa"/>
            </w:tcMar>
            <w:vAlign w:val="bottom"/>
            <w:hideMark/>
          </w:tcPr>
          <w:p w14:paraId="08071258" w14:textId="77777777" w:rsidR="00A62FD1" w:rsidRDefault="00A62FD1" w:rsidP="004638F9">
            <w:pPr>
              <w:rPr>
                <w:rFonts w:eastAsia="Times New Roman"/>
                <w:sz w:val="20"/>
                <w:szCs w:val="20"/>
              </w:rPr>
            </w:pPr>
          </w:p>
        </w:tc>
        <w:tc>
          <w:tcPr>
            <w:tcW w:w="1155" w:type="dxa"/>
            <w:noWrap/>
            <w:tcMar>
              <w:top w:w="0" w:type="dxa"/>
              <w:left w:w="108" w:type="dxa"/>
              <w:bottom w:w="0" w:type="dxa"/>
              <w:right w:w="108" w:type="dxa"/>
            </w:tcMar>
            <w:vAlign w:val="bottom"/>
            <w:hideMark/>
          </w:tcPr>
          <w:p w14:paraId="12577158" w14:textId="77777777" w:rsidR="00A62FD1" w:rsidRDefault="00A62FD1" w:rsidP="004638F9">
            <w:pPr>
              <w:rPr>
                <w:rFonts w:eastAsia="Times New Roman"/>
                <w:sz w:val="20"/>
                <w:szCs w:val="20"/>
              </w:rPr>
            </w:pPr>
          </w:p>
        </w:tc>
        <w:tc>
          <w:tcPr>
            <w:tcW w:w="1636" w:type="dxa"/>
            <w:noWrap/>
            <w:tcMar>
              <w:top w:w="0" w:type="dxa"/>
              <w:left w:w="108" w:type="dxa"/>
              <w:bottom w:w="0" w:type="dxa"/>
              <w:right w:w="108" w:type="dxa"/>
            </w:tcMar>
            <w:vAlign w:val="bottom"/>
            <w:hideMark/>
          </w:tcPr>
          <w:p w14:paraId="3FA3F95C" w14:textId="77777777" w:rsidR="00A62FD1" w:rsidRDefault="00A62FD1" w:rsidP="004638F9">
            <w:pPr>
              <w:rPr>
                <w:rFonts w:eastAsia="Times New Roman"/>
                <w:sz w:val="20"/>
                <w:szCs w:val="20"/>
              </w:rPr>
            </w:pPr>
          </w:p>
        </w:tc>
        <w:tc>
          <w:tcPr>
            <w:tcW w:w="1066" w:type="dxa"/>
            <w:noWrap/>
            <w:tcMar>
              <w:top w:w="0" w:type="dxa"/>
              <w:left w:w="108" w:type="dxa"/>
              <w:bottom w:w="0" w:type="dxa"/>
              <w:right w:w="108" w:type="dxa"/>
            </w:tcMar>
            <w:vAlign w:val="bottom"/>
            <w:hideMark/>
          </w:tcPr>
          <w:p w14:paraId="10A227B3" w14:textId="77777777" w:rsidR="00A62FD1" w:rsidRDefault="00A62FD1" w:rsidP="004638F9">
            <w:pPr>
              <w:rPr>
                <w:rFonts w:eastAsia="Times New Roman"/>
                <w:sz w:val="20"/>
                <w:szCs w:val="20"/>
              </w:rPr>
            </w:pPr>
          </w:p>
        </w:tc>
        <w:tc>
          <w:tcPr>
            <w:tcW w:w="960" w:type="dxa"/>
            <w:noWrap/>
            <w:tcMar>
              <w:top w:w="0" w:type="dxa"/>
              <w:left w:w="108" w:type="dxa"/>
              <w:bottom w:w="0" w:type="dxa"/>
              <w:right w:w="108" w:type="dxa"/>
            </w:tcMar>
            <w:vAlign w:val="bottom"/>
            <w:hideMark/>
          </w:tcPr>
          <w:p w14:paraId="37D9B95F" w14:textId="77777777" w:rsidR="00A62FD1" w:rsidRDefault="00A62FD1" w:rsidP="004638F9">
            <w:pPr>
              <w:rPr>
                <w:rFonts w:eastAsia="Times New Roman"/>
                <w:sz w:val="20"/>
                <w:szCs w:val="20"/>
              </w:rPr>
            </w:pPr>
          </w:p>
        </w:tc>
        <w:tc>
          <w:tcPr>
            <w:tcW w:w="960" w:type="dxa"/>
            <w:noWrap/>
            <w:tcMar>
              <w:top w:w="0" w:type="dxa"/>
              <w:left w:w="108" w:type="dxa"/>
              <w:bottom w:w="0" w:type="dxa"/>
              <w:right w:w="108" w:type="dxa"/>
            </w:tcMar>
            <w:vAlign w:val="bottom"/>
            <w:hideMark/>
          </w:tcPr>
          <w:p w14:paraId="36A945F5" w14:textId="77777777" w:rsidR="00A62FD1" w:rsidRDefault="00A62FD1" w:rsidP="004638F9">
            <w:pPr>
              <w:rPr>
                <w:rFonts w:eastAsia="Times New Roman"/>
                <w:sz w:val="20"/>
                <w:szCs w:val="20"/>
              </w:rPr>
            </w:pPr>
          </w:p>
        </w:tc>
        <w:tc>
          <w:tcPr>
            <w:tcW w:w="1056" w:type="dxa"/>
            <w:noWrap/>
            <w:tcMar>
              <w:top w:w="0" w:type="dxa"/>
              <w:left w:w="108" w:type="dxa"/>
              <w:bottom w:w="0" w:type="dxa"/>
              <w:right w:w="108" w:type="dxa"/>
            </w:tcMar>
            <w:vAlign w:val="bottom"/>
            <w:hideMark/>
          </w:tcPr>
          <w:p w14:paraId="16ED96AE" w14:textId="77777777" w:rsidR="00A62FD1" w:rsidRDefault="00A62FD1" w:rsidP="004638F9">
            <w:pPr>
              <w:rPr>
                <w:rFonts w:ascii="Calibri" w:hAnsi="Calibri"/>
                <w:color w:val="FF0000"/>
              </w:rPr>
            </w:pPr>
            <w:r>
              <w:rPr>
                <w:rFonts w:ascii="Calibri" w:hAnsi="Calibri"/>
                <w:color w:val="FF0000"/>
              </w:rPr>
              <w:t>OK</w:t>
            </w:r>
          </w:p>
        </w:tc>
        <w:tc>
          <w:tcPr>
            <w:tcW w:w="960" w:type="dxa"/>
            <w:shd w:val="clear" w:color="auto" w:fill="FFFF00"/>
            <w:noWrap/>
            <w:tcMar>
              <w:top w:w="0" w:type="dxa"/>
              <w:left w:w="108" w:type="dxa"/>
              <w:bottom w:w="0" w:type="dxa"/>
              <w:right w:w="108" w:type="dxa"/>
            </w:tcMar>
            <w:vAlign w:val="bottom"/>
            <w:hideMark/>
          </w:tcPr>
          <w:p w14:paraId="33BA6069" w14:textId="77777777" w:rsidR="00A62FD1" w:rsidRDefault="00A62FD1" w:rsidP="004638F9">
            <w:pPr>
              <w:jc w:val="right"/>
              <w:rPr>
                <w:rFonts w:ascii="Calibri" w:hAnsi="Calibri"/>
                <w:color w:val="000000"/>
              </w:rPr>
            </w:pPr>
            <w:r>
              <w:rPr>
                <w:rFonts w:ascii="Calibri" w:hAnsi="Calibri"/>
                <w:color w:val="000000"/>
              </w:rPr>
              <w:t>11.256</w:t>
            </w:r>
          </w:p>
        </w:tc>
        <w:tc>
          <w:tcPr>
            <w:tcW w:w="960" w:type="dxa"/>
            <w:noWrap/>
            <w:tcMar>
              <w:top w:w="0" w:type="dxa"/>
              <w:left w:w="108" w:type="dxa"/>
              <w:bottom w:w="0" w:type="dxa"/>
              <w:right w:w="108" w:type="dxa"/>
            </w:tcMar>
            <w:vAlign w:val="bottom"/>
            <w:hideMark/>
          </w:tcPr>
          <w:p w14:paraId="101175C3" w14:textId="77777777" w:rsidR="00A62FD1" w:rsidRDefault="00A62FD1" w:rsidP="004638F9">
            <w:pPr>
              <w:rPr>
                <w:rFonts w:ascii="Calibri" w:hAnsi="Calibri"/>
                <w:color w:val="000000"/>
              </w:rPr>
            </w:pPr>
          </w:p>
        </w:tc>
        <w:tc>
          <w:tcPr>
            <w:tcW w:w="960" w:type="dxa"/>
            <w:noWrap/>
            <w:tcMar>
              <w:top w:w="0" w:type="dxa"/>
              <w:left w:w="108" w:type="dxa"/>
              <w:bottom w:w="0" w:type="dxa"/>
              <w:right w:w="108" w:type="dxa"/>
            </w:tcMar>
            <w:vAlign w:val="bottom"/>
            <w:hideMark/>
          </w:tcPr>
          <w:p w14:paraId="08DF769C" w14:textId="77777777" w:rsidR="00A62FD1" w:rsidRDefault="00A62FD1" w:rsidP="004638F9">
            <w:pPr>
              <w:rPr>
                <w:rFonts w:eastAsia="Times New Roman"/>
                <w:sz w:val="20"/>
                <w:szCs w:val="20"/>
              </w:rPr>
            </w:pPr>
          </w:p>
        </w:tc>
      </w:tr>
      <w:tr w:rsidR="00C96150" w14:paraId="5FAFA051" w14:textId="77777777" w:rsidTr="004638F9">
        <w:trPr>
          <w:trHeight w:val="288"/>
        </w:trPr>
        <w:tc>
          <w:tcPr>
            <w:tcW w:w="960" w:type="dxa"/>
            <w:noWrap/>
            <w:tcMar>
              <w:top w:w="0" w:type="dxa"/>
              <w:left w:w="108" w:type="dxa"/>
              <w:bottom w:w="0" w:type="dxa"/>
              <w:right w:w="108" w:type="dxa"/>
            </w:tcMar>
            <w:vAlign w:val="bottom"/>
            <w:hideMark/>
          </w:tcPr>
          <w:p w14:paraId="4F8078EA" w14:textId="77777777" w:rsidR="00A62FD1" w:rsidRDefault="00A62FD1" w:rsidP="004638F9">
            <w:pPr>
              <w:rPr>
                <w:rFonts w:eastAsia="Times New Roman"/>
                <w:sz w:val="20"/>
                <w:szCs w:val="20"/>
              </w:rPr>
            </w:pPr>
          </w:p>
        </w:tc>
        <w:tc>
          <w:tcPr>
            <w:tcW w:w="1000" w:type="dxa"/>
            <w:noWrap/>
            <w:tcMar>
              <w:top w:w="0" w:type="dxa"/>
              <w:left w:w="108" w:type="dxa"/>
              <w:bottom w:w="0" w:type="dxa"/>
              <w:right w:w="108" w:type="dxa"/>
            </w:tcMar>
            <w:vAlign w:val="bottom"/>
            <w:hideMark/>
          </w:tcPr>
          <w:p w14:paraId="0EAB7F67" w14:textId="77777777" w:rsidR="00A62FD1" w:rsidRDefault="00A62FD1" w:rsidP="004638F9">
            <w:pPr>
              <w:rPr>
                <w:rFonts w:eastAsia="Times New Roman"/>
                <w:sz w:val="20"/>
                <w:szCs w:val="20"/>
              </w:rPr>
            </w:pPr>
          </w:p>
        </w:tc>
        <w:tc>
          <w:tcPr>
            <w:tcW w:w="960" w:type="dxa"/>
            <w:noWrap/>
            <w:tcMar>
              <w:top w:w="0" w:type="dxa"/>
              <w:left w:w="108" w:type="dxa"/>
              <w:bottom w:w="0" w:type="dxa"/>
              <w:right w:w="108" w:type="dxa"/>
            </w:tcMar>
            <w:vAlign w:val="bottom"/>
            <w:hideMark/>
          </w:tcPr>
          <w:p w14:paraId="64435673" w14:textId="77777777" w:rsidR="00A62FD1" w:rsidRDefault="00A62FD1" w:rsidP="004638F9">
            <w:pPr>
              <w:rPr>
                <w:rFonts w:eastAsia="Times New Roman"/>
                <w:sz w:val="20"/>
                <w:szCs w:val="20"/>
              </w:rPr>
            </w:pPr>
          </w:p>
        </w:tc>
        <w:tc>
          <w:tcPr>
            <w:tcW w:w="960" w:type="dxa"/>
            <w:noWrap/>
            <w:tcMar>
              <w:top w:w="0" w:type="dxa"/>
              <w:left w:w="108" w:type="dxa"/>
              <w:bottom w:w="0" w:type="dxa"/>
              <w:right w:w="108" w:type="dxa"/>
            </w:tcMar>
            <w:vAlign w:val="bottom"/>
            <w:hideMark/>
          </w:tcPr>
          <w:p w14:paraId="06587749" w14:textId="77777777" w:rsidR="00A62FD1" w:rsidRDefault="00A62FD1" w:rsidP="004638F9">
            <w:pPr>
              <w:rPr>
                <w:rFonts w:eastAsia="Times New Roman"/>
                <w:sz w:val="20"/>
                <w:szCs w:val="20"/>
              </w:rPr>
            </w:pPr>
          </w:p>
        </w:tc>
        <w:tc>
          <w:tcPr>
            <w:tcW w:w="1589" w:type="dxa"/>
            <w:noWrap/>
            <w:tcMar>
              <w:top w:w="0" w:type="dxa"/>
              <w:left w:w="108" w:type="dxa"/>
              <w:bottom w:w="0" w:type="dxa"/>
              <w:right w:w="108" w:type="dxa"/>
            </w:tcMar>
            <w:vAlign w:val="bottom"/>
            <w:hideMark/>
          </w:tcPr>
          <w:p w14:paraId="0AE4E884" w14:textId="77777777" w:rsidR="00A62FD1" w:rsidRDefault="00A62FD1" w:rsidP="004638F9">
            <w:pPr>
              <w:rPr>
                <w:rFonts w:eastAsia="Times New Roman"/>
                <w:sz w:val="20"/>
                <w:szCs w:val="20"/>
              </w:rPr>
            </w:pPr>
          </w:p>
        </w:tc>
        <w:tc>
          <w:tcPr>
            <w:tcW w:w="1155" w:type="dxa"/>
            <w:noWrap/>
            <w:tcMar>
              <w:top w:w="0" w:type="dxa"/>
              <w:left w:w="108" w:type="dxa"/>
              <w:bottom w:w="0" w:type="dxa"/>
              <w:right w:w="108" w:type="dxa"/>
            </w:tcMar>
            <w:vAlign w:val="bottom"/>
            <w:hideMark/>
          </w:tcPr>
          <w:p w14:paraId="0AB8BDE3" w14:textId="77777777" w:rsidR="00A62FD1" w:rsidRDefault="00A62FD1" w:rsidP="004638F9">
            <w:pPr>
              <w:rPr>
                <w:rFonts w:eastAsia="Times New Roman"/>
                <w:sz w:val="20"/>
                <w:szCs w:val="20"/>
              </w:rPr>
            </w:pPr>
          </w:p>
        </w:tc>
        <w:tc>
          <w:tcPr>
            <w:tcW w:w="1636" w:type="dxa"/>
            <w:noWrap/>
            <w:tcMar>
              <w:top w:w="0" w:type="dxa"/>
              <w:left w:w="108" w:type="dxa"/>
              <w:bottom w:w="0" w:type="dxa"/>
              <w:right w:w="108" w:type="dxa"/>
            </w:tcMar>
            <w:vAlign w:val="bottom"/>
            <w:hideMark/>
          </w:tcPr>
          <w:p w14:paraId="6C596E33" w14:textId="77777777" w:rsidR="00A62FD1" w:rsidRDefault="00A62FD1" w:rsidP="004638F9">
            <w:pPr>
              <w:rPr>
                <w:rFonts w:eastAsia="Times New Roman"/>
                <w:sz w:val="20"/>
                <w:szCs w:val="20"/>
              </w:rPr>
            </w:pPr>
          </w:p>
        </w:tc>
        <w:tc>
          <w:tcPr>
            <w:tcW w:w="1066" w:type="dxa"/>
            <w:noWrap/>
            <w:tcMar>
              <w:top w:w="0" w:type="dxa"/>
              <w:left w:w="108" w:type="dxa"/>
              <w:bottom w:w="0" w:type="dxa"/>
              <w:right w:w="108" w:type="dxa"/>
            </w:tcMar>
            <w:vAlign w:val="bottom"/>
            <w:hideMark/>
          </w:tcPr>
          <w:p w14:paraId="3DE59855" w14:textId="77777777" w:rsidR="00A62FD1" w:rsidRDefault="00A62FD1" w:rsidP="004638F9">
            <w:pPr>
              <w:rPr>
                <w:rFonts w:eastAsia="Times New Roman"/>
                <w:sz w:val="20"/>
                <w:szCs w:val="20"/>
              </w:rPr>
            </w:pPr>
          </w:p>
        </w:tc>
        <w:tc>
          <w:tcPr>
            <w:tcW w:w="960" w:type="dxa"/>
            <w:noWrap/>
            <w:tcMar>
              <w:top w:w="0" w:type="dxa"/>
              <w:left w:w="108" w:type="dxa"/>
              <w:bottom w:w="0" w:type="dxa"/>
              <w:right w:w="108" w:type="dxa"/>
            </w:tcMar>
            <w:vAlign w:val="bottom"/>
            <w:hideMark/>
          </w:tcPr>
          <w:p w14:paraId="2C11CDD2" w14:textId="77777777" w:rsidR="00A62FD1" w:rsidRDefault="00A62FD1" w:rsidP="004638F9">
            <w:pPr>
              <w:rPr>
                <w:rFonts w:eastAsia="Times New Roman"/>
                <w:sz w:val="20"/>
                <w:szCs w:val="20"/>
              </w:rPr>
            </w:pPr>
          </w:p>
        </w:tc>
        <w:tc>
          <w:tcPr>
            <w:tcW w:w="960" w:type="dxa"/>
            <w:noWrap/>
            <w:tcMar>
              <w:top w:w="0" w:type="dxa"/>
              <w:left w:w="108" w:type="dxa"/>
              <w:bottom w:w="0" w:type="dxa"/>
              <w:right w:w="108" w:type="dxa"/>
            </w:tcMar>
            <w:vAlign w:val="bottom"/>
            <w:hideMark/>
          </w:tcPr>
          <w:p w14:paraId="4211BC11" w14:textId="77777777" w:rsidR="00A62FD1" w:rsidRDefault="00A62FD1" w:rsidP="004638F9">
            <w:pPr>
              <w:rPr>
                <w:rFonts w:eastAsia="Times New Roman"/>
                <w:sz w:val="20"/>
                <w:szCs w:val="20"/>
              </w:rPr>
            </w:pPr>
          </w:p>
        </w:tc>
        <w:tc>
          <w:tcPr>
            <w:tcW w:w="1056" w:type="dxa"/>
            <w:noWrap/>
            <w:tcMar>
              <w:top w:w="0" w:type="dxa"/>
              <w:left w:w="108" w:type="dxa"/>
              <w:bottom w:w="0" w:type="dxa"/>
              <w:right w:w="108" w:type="dxa"/>
            </w:tcMar>
            <w:vAlign w:val="bottom"/>
            <w:hideMark/>
          </w:tcPr>
          <w:p w14:paraId="3D68BCA8" w14:textId="77777777" w:rsidR="00A62FD1" w:rsidRDefault="00A62FD1" w:rsidP="004638F9">
            <w:pPr>
              <w:rPr>
                <w:rFonts w:ascii="Calibri" w:hAnsi="Calibri"/>
                <w:color w:val="FF0000"/>
              </w:rPr>
            </w:pPr>
            <w:r>
              <w:rPr>
                <w:rFonts w:ascii="Calibri" w:hAnsi="Calibri"/>
                <w:color w:val="FF0000"/>
              </w:rPr>
              <w:t>NOT OK</w:t>
            </w:r>
          </w:p>
        </w:tc>
        <w:tc>
          <w:tcPr>
            <w:tcW w:w="960" w:type="dxa"/>
            <w:shd w:val="clear" w:color="auto" w:fill="FFFF00"/>
            <w:noWrap/>
            <w:tcMar>
              <w:top w:w="0" w:type="dxa"/>
              <w:left w:w="108" w:type="dxa"/>
              <w:bottom w:w="0" w:type="dxa"/>
              <w:right w:w="108" w:type="dxa"/>
            </w:tcMar>
            <w:vAlign w:val="bottom"/>
            <w:hideMark/>
          </w:tcPr>
          <w:p w14:paraId="761A42C2" w14:textId="77777777" w:rsidR="00A62FD1" w:rsidRDefault="00A62FD1" w:rsidP="004638F9">
            <w:pPr>
              <w:jc w:val="right"/>
              <w:rPr>
                <w:rFonts w:ascii="Calibri" w:hAnsi="Calibri"/>
                <w:color w:val="000000"/>
              </w:rPr>
            </w:pPr>
            <w:r>
              <w:rPr>
                <w:rFonts w:ascii="Calibri" w:hAnsi="Calibri"/>
                <w:color w:val="000000"/>
              </w:rPr>
              <w:t>13.256</w:t>
            </w:r>
          </w:p>
        </w:tc>
        <w:tc>
          <w:tcPr>
            <w:tcW w:w="960" w:type="dxa"/>
            <w:noWrap/>
            <w:tcMar>
              <w:top w:w="0" w:type="dxa"/>
              <w:left w:w="108" w:type="dxa"/>
              <w:bottom w:w="0" w:type="dxa"/>
              <w:right w:w="108" w:type="dxa"/>
            </w:tcMar>
            <w:vAlign w:val="bottom"/>
            <w:hideMark/>
          </w:tcPr>
          <w:p w14:paraId="6880027D" w14:textId="77777777" w:rsidR="00A62FD1" w:rsidRDefault="00A62FD1" w:rsidP="004638F9">
            <w:pPr>
              <w:rPr>
                <w:rFonts w:ascii="Calibri" w:hAnsi="Calibri"/>
                <w:color w:val="000000"/>
              </w:rPr>
            </w:pPr>
          </w:p>
        </w:tc>
        <w:tc>
          <w:tcPr>
            <w:tcW w:w="960" w:type="dxa"/>
            <w:noWrap/>
            <w:tcMar>
              <w:top w:w="0" w:type="dxa"/>
              <w:left w:w="108" w:type="dxa"/>
              <w:bottom w:w="0" w:type="dxa"/>
              <w:right w:w="108" w:type="dxa"/>
            </w:tcMar>
            <w:vAlign w:val="bottom"/>
            <w:hideMark/>
          </w:tcPr>
          <w:p w14:paraId="11EC528D" w14:textId="77777777" w:rsidR="00A62FD1" w:rsidRDefault="00A62FD1" w:rsidP="004638F9">
            <w:pPr>
              <w:rPr>
                <w:rFonts w:eastAsia="Times New Roman"/>
                <w:sz w:val="20"/>
                <w:szCs w:val="20"/>
              </w:rPr>
            </w:pPr>
          </w:p>
        </w:tc>
      </w:tr>
    </w:tbl>
    <w:p w14:paraId="33BB3950" w14:textId="77777777" w:rsidR="00A62FD1" w:rsidRDefault="00A62FD1" w:rsidP="004638F9">
      <w:pPr>
        <w:rPr>
          <w:rFonts w:ascii="Calibri" w:hAnsi="Calibri"/>
        </w:rPr>
      </w:pPr>
      <w:r>
        <w:rPr>
          <w:rFonts w:ascii="Calibri" w:hAnsi="Calibri"/>
          <w:color w:val="FFFFFF"/>
        </w:rPr>
        <w:t>A</w:t>
      </w:r>
      <w:r>
        <w:rPr>
          <w:rFonts w:ascii="Calibri" w:hAnsi="Calibri"/>
        </w:rPr>
        <w:t>dditionally, a please provide a delta report:</w:t>
      </w:r>
    </w:p>
    <w:p w14:paraId="309290C6" w14:textId="77777777" w:rsidR="00A62FD1" w:rsidRDefault="00A62FD1" w:rsidP="004638F9">
      <w:pPr>
        <w:rPr>
          <w:rFonts w:ascii="Calibri" w:hAnsi="Calibri"/>
        </w:rPr>
      </w:pPr>
      <w:r>
        <w:rPr>
          <w:rFonts w:ascii="Calibri" w:hAnsi="Calibri"/>
        </w:rPr>
        <w:t>The reports should include the amount of shares, commissions, and the difference between the 0.8$ and the actual change etc…</w:t>
      </w:r>
    </w:p>
    <w:p w14:paraId="6F15D2C3" w14:textId="01C8C630" w:rsidR="00A62FD1" w:rsidRDefault="00A62FD1">
      <w:pPr>
        <w:pStyle w:val="CommentText"/>
      </w:pPr>
    </w:p>
  </w:comment>
  <w:comment w:id="1106" w:author="Hilla Rafalovitz" w:date="2021-09-09T13:16:00Z" w:initials="HR">
    <w:p w14:paraId="686A54B5" w14:textId="206C4A20" w:rsidR="00B365BA" w:rsidRDefault="00B365BA">
      <w:pPr>
        <w:pStyle w:val="CommentText"/>
      </w:pPr>
      <w:r>
        <w:rPr>
          <w:rStyle w:val="CommentReference"/>
        </w:rPr>
        <w:annotationRef/>
      </w:r>
      <w:r>
        <w:t>TBD</w:t>
      </w:r>
    </w:p>
  </w:comment>
  <w:comment w:id="1122" w:author="Eran Dayan" w:date="2021-10-03T09:24:00Z" w:initials="ED">
    <w:p w14:paraId="5A518188" w14:textId="1BD1B5A5" w:rsidR="001B6B47" w:rsidRDefault="001B6B47">
      <w:pPr>
        <w:pStyle w:val="CommentText"/>
      </w:pPr>
      <w:r>
        <w:rPr>
          <w:rStyle w:val="CommentReference"/>
        </w:rPr>
        <w:annotationRef/>
      </w:r>
      <w:r>
        <w:t>This section was added</w:t>
      </w:r>
    </w:p>
  </w:comment>
  <w:comment w:id="1131" w:author="Eran Dayan" w:date="2021-08-18T14:17:00Z" w:initials="ED">
    <w:p w14:paraId="0F23CB03" w14:textId="6FB41006" w:rsidR="00A62FD1" w:rsidRDefault="00A62FD1">
      <w:pPr>
        <w:pStyle w:val="CommentText"/>
      </w:pPr>
      <w:r>
        <w:rPr>
          <w:rStyle w:val="CommentReference"/>
        </w:rPr>
        <w:annotationRef/>
      </w:r>
      <w:r>
        <w:t>Does total daily calculation sent to GL?</w:t>
      </w:r>
    </w:p>
  </w:comment>
  <w:comment w:id="1132" w:author="BENIWAL VIRENDER" w:date="2021-08-25T15:43:00Z" w:initials="BENIWAL">
    <w:p w14:paraId="13091C34" w14:textId="3A5FFB8D" w:rsidR="00A62FD1" w:rsidRDefault="00A62FD1">
      <w:pPr>
        <w:pStyle w:val="CommentText"/>
      </w:pPr>
      <w:r>
        <w:rPr>
          <w:rStyle w:val="CommentReference"/>
        </w:rPr>
        <w:annotationRef/>
      </w:r>
    </w:p>
  </w:comment>
  <w:comment w:id="1133" w:author="Eran Dayan" w:date="2021-08-18T14:16:00Z" w:initials="ED">
    <w:p w14:paraId="7E9FD543" w14:textId="6616AE26" w:rsidR="00A62FD1" w:rsidRDefault="00A62FD1">
      <w:pPr>
        <w:pStyle w:val="CommentText"/>
      </w:pPr>
      <w:r>
        <w:rPr>
          <w:rStyle w:val="CommentReference"/>
        </w:rPr>
        <w:annotationRef/>
      </w:r>
      <w:r>
        <w:t>What is this message?</w:t>
      </w:r>
    </w:p>
  </w:comment>
  <w:comment w:id="1140" w:author="Hilla Rafalovitz" w:date="2021-09-09T18:45:00Z" w:initials="HR">
    <w:p w14:paraId="6692A01C" w14:textId="009C3717" w:rsidR="00EF0207" w:rsidRDefault="00EF0207">
      <w:pPr>
        <w:pStyle w:val="CommentText"/>
      </w:pPr>
      <w:r>
        <w:rPr>
          <w:rStyle w:val="CommentReference"/>
        </w:rPr>
        <w:annotationRef/>
      </w:r>
      <w:r>
        <w:fldChar w:fldCharType="begin"/>
      </w:r>
      <w:r>
        <w:instrText xml:space="preserve"> HYPERLINK "mailto:sgalili@digibank.co.il" </w:instrText>
      </w:r>
      <w:bookmarkStart w:id="1143" w:name="_@_A514D58844AB418FA6570B60C100D993Z"/>
      <w:r>
        <w:rPr>
          <w:rStyle w:val="Mention"/>
        </w:rPr>
        <w:fldChar w:fldCharType="separate"/>
      </w:r>
      <w:bookmarkEnd w:id="1143"/>
      <w:r w:rsidRPr="00EF0207">
        <w:rPr>
          <w:rStyle w:val="Mention"/>
          <w:noProof/>
        </w:rPr>
        <w:t>@Shahar Galili</w:t>
      </w:r>
      <w:r>
        <w:fldChar w:fldCharType="end"/>
      </w:r>
    </w:p>
  </w:comment>
  <w:comment w:id="1363" w:author="Eran Dayan" w:date="2021-09-30T14:45:00Z" w:initials="ED">
    <w:p w14:paraId="7851D6AE" w14:textId="197E295D" w:rsidR="00C84BA3" w:rsidRDefault="00C84BA3">
      <w:pPr>
        <w:pStyle w:val="CommentText"/>
      </w:pPr>
      <w:r>
        <w:rPr>
          <w:rStyle w:val="CommentReference"/>
        </w:rPr>
        <w:annotationRef/>
      </w:r>
      <w:r>
        <w:t>TBD</w:t>
      </w:r>
    </w:p>
  </w:comment>
  <w:comment w:id="1364" w:author="BENIWAL VIRENDER" w:date="2021-10-04T17:07:00Z" w:initials="BENIWAL">
    <w:p w14:paraId="4BBB32B6" w14:textId="48048D6F" w:rsidR="003D5B28" w:rsidRDefault="003D5B28">
      <w:pPr>
        <w:pStyle w:val="CommentText"/>
      </w:pPr>
      <w:r>
        <w:rPr>
          <w:rStyle w:val="CommentReference"/>
        </w:rPr>
        <w:annotationRef/>
      </w:r>
    </w:p>
  </w:comment>
  <w:comment w:id="1383" w:author="Eran Dayan" w:date="2021-09-30T14:45:00Z" w:initials="ED">
    <w:p w14:paraId="5BB3395A" w14:textId="193B3F49" w:rsidR="00052F6B" w:rsidRDefault="00052F6B">
      <w:pPr>
        <w:pStyle w:val="CommentText"/>
      </w:pPr>
      <w:r>
        <w:rPr>
          <w:rStyle w:val="CommentReference"/>
        </w:rPr>
        <w:annotationRef/>
      </w:r>
      <w:r>
        <w:t>TBD</w:t>
      </w:r>
    </w:p>
  </w:comment>
  <w:comment w:id="1467" w:author="Eran Dayan" w:date="2021-09-30T14:47:00Z" w:initials="ED">
    <w:p w14:paraId="3772B6E4" w14:textId="0D1EE490" w:rsidR="00C84F2D" w:rsidRDefault="00C84F2D">
      <w:pPr>
        <w:pStyle w:val="CommentText"/>
      </w:pPr>
      <w:r>
        <w:rPr>
          <w:rStyle w:val="CommentReference"/>
        </w:rPr>
        <w:annotationRef/>
      </w:r>
      <w:r>
        <w:t>TBD</w:t>
      </w:r>
    </w:p>
  </w:comment>
  <w:comment w:id="1482" w:author="Eran Dayan" w:date="2021-08-18T14:27:00Z" w:initials="ED">
    <w:p w14:paraId="2112764C" w14:textId="24F17B11" w:rsidR="00A62FD1" w:rsidRDefault="00A62FD1">
      <w:pPr>
        <w:pStyle w:val="CommentText"/>
      </w:pPr>
      <w:r>
        <w:rPr>
          <w:rStyle w:val="CommentReference"/>
        </w:rPr>
        <w:annotationRef/>
      </w:r>
      <w:r>
        <w:t>Hill to validate if need more reports?</w:t>
      </w:r>
    </w:p>
  </w:comment>
  <w:comment w:id="1483" w:author="Hilla Rafalovitz" w:date="2021-08-20T01:00:00Z" w:initials="HR">
    <w:p w14:paraId="1A10DF83" w14:textId="77777777" w:rsidR="00A62FD1" w:rsidRDefault="00A62FD1">
      <w:pPr>
        <w:pStyle w:val="CommentText"/>
      </w:pPr>
      <w:r>
        <w:rPr>
          <w:rStyle w:val="CommentReference"/>
        </w:rPr>
        <w:annotationRef/>
      </w:r>
      <w:r>
        <w:fldChar w:fldCharType="begin"/>
      </w:r>
      <w:r>
        <w:instrText xml:space="preserve"> HYPERLINK "mailto:adavid@digibank.co.il" </w:instrText>
      </w:r>
      <w:bookmarkStart w:id="1486" w:name="_@_63D7FD6A8A874EFF9CDC4321BA63681CZ"/>
      <w:r>
        <w:rPr>
          <w:rStyle w:val="Mention1"/>
        </w:rPr>
        <w:fldChar w:fldCharType="separate"/>
      </w:r>
      <w:bookmarkEnd w:id="1486"/>
      <w:r w:rsidRPr="00E56C1D">
        <w:rPr>
          <w:rStyle w:val="Mention1"/>
          <w:noProof/>
        </w:rPr>
        <w:t>@Avichai David</w:t>
      </w:r>
      <w:r>
        <w:fldChar w:fldCharType="end"/>
      </w:r>
    </w:p>
    <w:p w14:paraId="581C5FA9" w14:textId="43FF405E" w:rsidR="00A62FD1" w:rsidRDefault="00A62FD1">
      <w:pPr>
        <w:pStyle w:val="CommentText"/>
        <w:rPr>
          <w:rtl/>
          <w:lang w:bidi="he-IL"/>
        </w:rPr>
      </w:pPr>
      <w:r>
        <w:rPr>
          <w:rFonts w:hint="cs"/>
          <w:rtl/>
          <w:lang w:bidi="he-IL"/>
        </w:rPr>
        <w:t>יכול להצליב עם הרשימה שיש אצלנו?</w:t>
      </w:r>
    </w:p>
  </w:comment>
  <w:comment w:id="1484" w:author="Avichai David" w:date="2021-08-20T09:09:00Z" w:initials="AD">
    <w:p w14:paraId="78941B04" w14:textId="4EF41465" w:rsidR="00A62FD1" w:rsidRDefault="00A62FD1">
      <w:pPr>
        <w:pStyle w:val="CommentText"/>
      </w:pPr>
      <w:r>
        <w:rPr>
          <w:rtl/>
        </w:rPr>
        <w:t>להצליב עם איזו רשימה? זו רשימת דוחות</w:t>
      </w:r>
      <w:r>
        <w:t xml:space="preserve"> </w:t>
      </w:r>
      <w:r>
        <w:rPr>
          <w:rStyle w:val="CommentReference"/>
        </w:rPr>
        <w:annotationRef/>
      </w:r>
    </w:p>
  </w:comment>
  <w:comment w:id="1485" w:author="Hilla Rafalovitz" w:date="2021-08-20T10:56:00Z" w:initials="HR">
    <w:p w14:paraId="67E652E6" w14:textId="4E1F5865" w:rsidR="00A62FD1" w:rsidRDefault="00A62FD1" w:rsidP="00BB40D0">
      <w:pPr>
        <w:pStyle w:val="CommentText"/>
        <w:rPr>
          <w:lang w:bidi="he-IL"/>
        </w:rPr>
      </w:pPr>
      <w:r>
        <w:rPr>
          <w:rStyle w:val="CommentReference"/>
        </w:rPr>
        <w:annotationRef/>
      </w:r>
      <w:r>
        <w:rPr>
          <w:lang w:bidi="he-IL"/>
        </w:rPr>
        <w:fldChar w:fldCharType="begin"/>
      </w:r>
      <w:r>
        <w:rPr>
          <w:lang w:bidi="he-IL"/>
        </w:rPr>
        <w:instrText xml:space="preserve"> HYPERLINK "mailto:adavid@digibank.co.il" </w:instrText>
      </w:r>
      <w:r>
        <w:rPr>
          <w:lang w:bidi="he-IL"/>
        </w:rPr>
      </w:r>
      <w:bookmarkStart w:id="1487" w:name="_@_D4C6155EF3D045D2A6874C190C7D70C4Z"/>
      <w:r>
        <w:rPr>
          <w:rStyle w:val="Mention1"/>
        </w:rPr>
        <w:fldChar w:fldCharType="separate"/>
      </w:r>
      <w:bookmarkEnd w:id="1487"/>
      <w:r w:rsidRPr="00BB40D0">
        <w:rPr>
          <w:rStyle w:val="Mention1"/>
          <w:noProof/>
          <w:lang w:bidi="he-IL"/>
        </w:rPr>
        <w:t>@Avichai David</w:t>
      </w:r>
      <w:r>
        <w:rPr>
          <w:lang w:bidi="he-IL"/>
        </w:rPr>
        <w:fldChar w:fldCharType="end"/>
      </w:r>
    </w:p>
    <w:p w14:paraId="0FF478F8" w14:textId="77777777" w:rsidR="00A62FD1" w:rsidRDefault="00A62FD1" w:rsidP="00BB40D0">
      <w:pPr>
        <w:pStyle w:val="CommentText"/>
        <w:rPr>
          <w:rtl/>
          <w:lang w:bidi="he-IL"/>
        </w:rPr>
      </w:pPr>
      <w:r>
        <w:rPr>
          <w:rFonts w:hint="cs"/>
          <w:rtl/>
          <w:lang w:bidi="he-IL"/>
        </w:rPr>
        <w:t xml:space="preserve">צודק. אלו דוחות של ה </w:t>
      </w:r>
      <w:r>
        <w:rPr>
          <w:rFonts w:hint="cs"/>
          <w:lang w:bidi="he-IL"/>
        </w:rPr>
        <w:t>BO</w:t>
      </w:r>
      <w:r>
        <w:rPr>
          <w:rFonts w:hint="cs"/>
          <w:rtl/>
          <w:lang w:bidi="he-IL"/>
        </w:rPr>
        <w:t>.</w:t>
      </w:r>
    </w:p>
    <w:p w14:paraId="41053786" w14:textId="77777777" w:rsidR="00A62FD1" w:rsidRDefault="00A62FD1" w:rsidP="00BB40D0">
      <w:pPr>
        <w:pStyle w:val="CommentText"/>
        <w:rPr>
          <w:lang w:bidi="he-IL"/>
        </w:rPr>
      </w:pPr>
      <w:r>
        <w:rPr>
          <w:rFonts w:hint="cs"/>
          <w:rtl/>
          <w:lang w:bidi="he-IL"/>
        </w:rPr>
        <w:t>כבר הייתי גמורה..</w:t>
      </w:r>
    </w:p>
    <w:p w14:paraId="1C074189" w14:textId="0CC8A4A3" w:rsidR="00A62FD1" w:rsidRDefault="00A62FD1" w:rsidP="00BB40D0">
      <w:pPr>
        <w:pStyle w:val="CommentText"/>
        <w:rPr>
          <w:rtl/>
          <w:lang w:bidi="he-IL"/>
        </w:rPr>
      </w:pPr>
      <w:r>
        <w:rPr>
          <w:rFonts w:hint="cs"/>
          <w:rtl/>
          <w:lang w:bidi="he-IL"/>
        </w:rPr>
        <w:t>יש דוח שנאמר לך שהוא בבק אופיס? עבורך ?..</w:t>
      </w:r>
    </w:p>
  </w:comment>
  <w:comment w:id="1492" w:author="Hilla Rafalovitz" w:date="2021-09-09T15:15:00Z" w:initials="HR">
    <w:p w14:paraId="6C9BBE1B" w14:textId="1C3B1064" w:rsidR="003E5D84" w:rsidRDefault="003E5D84">
      <w:pPr>
        <w:pStyle w:val="CommentText"/>
        <w:rPr>
          <w:lang w:bidi="he-IL"/>
        </w:rPr>
      </w:pPr>
      <w:r>
        <w:rPr>
          <w:rStyle w:val="CommentReference"/>
        </w:rPr>
        <w:annotationRef/>
      </w:r>
      <w:r>
        <w:rPr>
          <w:lang w:bidi="he-IL"/>
        </w:rPr>
        <w:fldChar w:fldCharType="begin"/>
      </w:r>
      <w:r>
        <w:rPr>
          <w:lang w:bidi="he-IL"/>
        </w:rPr>
        <w:instrText xml:space="preserve"> </w:instrText>
      </w:r>
      <w:r>
        <w:rPr>
          <w:rFonts w:hint="cs"/>
          <w:lang w:bidi="he-IL"/>
        </w:rPr>
        <w:instrText>HYPERLINK "mailto:jhiltch@digibank.co.il"</w:instrText>
      </w:r>
      <w:r>
        <w:rPr>
          <w:lang w:bidi="he-IL"/>
        </w:rPr>
        <w:instrText xml:space="preserve"> </w:instrText>
      </w:r>
      <w:r>
        <w:rPr>
          <w:lang w:bidi="he-IL"/>
        </w:rPr>
      </w:r>
      <w:bookmarkStart w:id="1495" w:name="_@_638119231DD44D8E9A9BBD99EE9C290BZ"/>
      <w:r>
        <w:rPr>
          <w:rStyle w:val="Mention"/>
        </w:rPr>
        <w:fldChar w:fldCharType="separate"/>
      </w:r>
      <w:bookmarkEnd w:id="1495"/>
      <w:r w:rsidRPr="003E5D84">
        <w:rPr>
          <w:rStyle w:val="Mention"/>
          <w:rFonts w:hint="cs"/>
          <w:noProof/>
          <w:lang w:bidi="he-IL"/>
        </w:rPr>
        <w:t>@Jordan Hiltch</w:t>
      </w:r>
      <w:r>
        <w:rPr>
          <w:lang w:bidi="he-IL"/>
        </w:rPr>
        <w:fldChar w:fldCharType="end"/>
      </w:r>
    </w:p>
  </w:comment>
  <w:comment w:id="1501" w:author="Hilla Rafalovitz" w:date="2021-09-09T15:23:00Z" w:initials="HR">
    <w:p w14:paraId="15EBBEBF" w14:textId="0638FB0B" w:rsidR="00130D3C" w:rsidRDefault="00130D3C">
      <w:pPr>
        <w:pStyle w:val="CommentText"/>
      </w:pPr>
      <w:r>
        <w:rPr>
          <w:rStyle w:val="CommentReference"/>
        </w:rPr>
        <w:annotationRef/>
      </w:r>
      <w:r w:rsidR="00107A60" w:rsidRPr="00107A60">
        <w:rPr>
          <w:highlight w:val="magenta"/>
        </w:rPr>
        <w:t>Please explain “by all the banks”.</w:t>
      </w:r>
    </w:p>
  </w:comment>
  <w:comment w:id="1502" w:author="Eran Dayan" w:date="2021-09-30T14:48:00Z" w:initials="ED">
    <w:p w14:paraId="3DAB4088" w14:textId="623670C7" w:rsidR="00620E93" w:rsidRDefault="00620E93">
      <w:pPr>
        <w:pStyle w:val="CommentText"/>
      </w:pPr>
      <w:r>
        <w:rPr>
          <w:rStyle w:val="CommentReference"/>
        </w:rPr>
        <w:annotationRef/>
      </w:r>
      <w:r>
        <w:t>????</w:t>
      </w:r>
    </w:p>
  </w:comment>
  <w:comment w:id="1536" w:author="Hilla Rafalovitz" w:date="2021-09-09T15:41:00Z" w:initials="HR">
    <w:p w14:paraId="4F8E8CB7" w14:textId="2BF8B997" w:rsidR="00054BE2" w:rsidRDefault="00054BE2">
      <w:pPr>
        <w:pStyle w:val="CommentText"/>
      </w:pPr>
      <w:r>
        <w:rPr>
          <w:rStyle w:val="CommentReference"/>
        </w:rPr>
        <w:annotationRef/>
      </w:r>
      <w:r>
        <w:t>TBD</w:t>
      </w:r>
    </w:p>
  </w:comment>
  <w:comment w:id="1542" w:author="Eran Dayan" w:date="2021-09-30T14:50:00Z" w:initials="ED">
    <w:p w14:paraId="02E5FA1C" w14:textId="7D7090B6" w:rsidR="002A6758" w:rsidRDefault="002A6758">
      <w:pPr>
        <w:pStyle w:val="CommentText"/>
      </w:pPr>
      <w:r>
        <w:rPr>
          <w:rStyle w:val="CommentReference"/>
        </w:rPr>
        <w:annotationRef/>
      </w:r>
      <w:r>
        <w:t>SUPPLIED?</w:t>
      </w:r>
    </w:p>
  </w:comment>
  <w:comment w:id="1543" w:author="Eran Dayan" w:date="2021-10-03T09:12:00Z" w:initials="ED">
    <w:p w14:paraId="2500643F" w14:textId="4E313C2A" w:rsidR="00B06565" w:rsidRDefault="00B06565">
      <w:pPr>
        <w:pStyle w:val="CommentText"/>
      </w:pPr>
      <w:r>
        <w:rPr>
          <w:rStyle w:val="CommentReference"/>
        </w:rPr>
        <w:annotationRef/>
      </w:r>
      <w:r w:rsidR="00674740">
        <w:t>@TCS: Please correct if it is supplied and not splayed</w:t>
      </w:r>
    </w:p>
  </w:comment>
  <w:comment w:id="1548" w:author="Hilla Rafalovitz" w:date="2021-09-09T15:41:00Z" w:initials="HR">
    <w:p w14:paraId="1095E611" w14:textId="77777777" w:rsidR="00E86371" w:rsidRDefault="00E86371" w:rsidP="00E86371">
      <w:pPr>
        <w:pStyle w:val="CommentText"/>
      </w:pPr>
      <w:r>
        <w:rPr>
          <w:rStyle w:val="CommentReference"/>
        </w:rPr>
        <w:annotationRef/>
      </w:r>
      <w:r>
        <w:t>TBD</w:t>
      </w:r>
    </w:p>
  </w:comment>
  <w:comment w:id="1549" w:author="Eran Dayan" w:date="2021-09-30T14:51:00Z" w:initials="ED">
    <w:p w14:paraId="60716AC1" w14:textId="4C377829" w:rsidR="00176A9D" w:rsidRDefault="00176A9D">
      <w:pPr>
        <w:pStyle w:val="CommentText"/>
      </w:pPr>
      <w:r>
        <w:rPr>
          <w:rStyle w:val="CommentReference"/>
        </w:rPr>
        <w:annotationRef/>
      </w:r>
      <w:r>
        <w:t>DUPLICATION OF THE BEGINNING OF THE PARAGRAPH</w:t>
      </w:r>
    </w:p>
  </w:comment>
  <w:comment w:id="1567" w:author="Hilla Rafalovitz" w:date="2021-08-22T23:25:00Z" w:initials="HR">
    <w:p w14:paraId="562DD924" w14:textId="77777777" w:rsidR="00A62FD1" w:rsidRDefault="00A62FD1" w:rsidP="008940B2">
      <w:pPr>
        <w:pStyle w:val="CommentText"/>
      </w:pPr>
      <w:r w:rsidRPr="00C96150">
        <w:rPr>
          <w:rStyle w:val="CommentReference"/>
          <w:highlight w:val="magenta"/>
        </w:rPr>
        <w:annotationRef/>
      </w:r>
      <w:r w:rsidRPr="00C96150">
        <w:rPr>
          <w:rStyle w:val="CommentReference"/>
          <w:highlight w:val="magenta"/>
        </w:rPr>
        <w:annotationRef/>
      </w:r>
      <w:r w:rsidRPr="00C96150">
        <w:rPr>
          <w:highlight w:val="magenta"/>
        </w:rPr>
        <w:t>Messages will include tax impact and layers.</w:t>
      </w:r>
    </w:p>
    <w:p w14:paraId="334DFA49" w14:textId="37F0296C" w:rsidR="00A62FD1" w:rsidRDefault="00A62FD1">
      <w:pPr>
        <w:pStyle w:val="CommentText"/>
      </w:pPr>
    </w:p>
  </w:comment>
  <w:comment w:id="1615" w:author="Eran Dayan" w:date="2021-08-18T14:21:00Z" w:initials="ED">
    <w:p w14:paraId="758D7294" w14:textId="53C2CE29" w:rsidR="00A62FD1" w:rsidRDefault="00A62FD1">
      <w:pPr>
        <w:pStyle w:val="CommentText"/>
      </w:pPr>
      <w:r>
        <w:rPr>
          <w:rStyle w:val="CommentReference"/>
        </w:rPr>
        <w:annotationRef/>
      </w:r>
      <w:r>
        <w:t>What is bw?</w:t>
      </w:r>
    </w:p>
  </w:comment>
  <w:comment w:id="1682" w:author="Hilla Rafalovitz" w:date="2021-08-20T10:59:00Z" w:initials="HR">
    <w:p w14:paraId="6348001A" w14:textId="1124D61F" w:rsidR="00A62FD1" w:rsidRDefault="00A62FD1">
      <w:pPr>
        <w:pStyle w:val="CommentText"/>
        <w:rPr>
          <w:lang w:bidi="he-IL"/>
        </w:rPr>
      </w:pPr>
      <w:r>
        <w:rPr>
          <w:rStyle w:val="CommentReference"/>
        </w:rPr>
        <w:annotationRef/>
      </w:r>
      <w:r>
        <w:rPr>
          <w:rFonts w:hint="cs"/>
        </w:rPr>
        <w:t>O</w:t>
      </w:r>
      <w:r>
        <w:rPr>
          <w:lang w:bidi="he-IL"/>
        </w:rPr>
        <w:t>ne for each MF manager and one for the FDB</w:t>
      </w:r>
    </w:p>
  </w:comment>
  <w:comment w:id="1714" w:author="Eran Dayan" w:date="2021-08-18T14:25:00Z" w:initials="ED">
    <w:p w14:paraId="4753B6DD" w14:textId="440708D3" w:rsidR="00A62FD1" w:rsidRDefault="00A62FD1">
      <w:pPr>
        <w:pStyle w:val="CommentText"/>
      </w:pPr>
      <w:r>
        <w:rPr>
          <w:rStyle w:val="CommentReference"/>
        </w:rPr>
        <w:annotationRef/>
      </w:r>
      <w:r>
        <w:t>What is the difference from line 13?</w:t>
      </w:r>
    </w:p>
  </w:comment>
  <w:comment w:id="1715" w:author="BENIWAL VIRENDER" w:date="2021-09-01T08:24:00Z" w:initials="BENIWAL">
    <w:p w14:paraId="129D368B" w14:textId="474D2900" w:rsidR="00A62FD1" w:rsidRDefault="00A62FD1">
      <w:pPr>
        <w:pStyle w:val="CommentText"/>
      </w:pPr>
      <w:r>
        <w:rPr>
          <w:rStyle w:val="CommentReference"/>
        </w:rPr>
        <w:annotationRef/>
      </w:r>
      <w:r>
        <w:t>Batch/online report</w:t>
      </w:r>
    </w:p>
  </w:comment>
  <w:comment w:id="1736" w:author="Eran Dayan" w:date="2021-08-18T14:26:00Z" w:initials="ED">
    <w:p w14:paraId="09A14E2D" w14:textId="628A3072" w:rsidR="00A62FD1" w:rsidRDefault="00A62FD1">
      <w:pPr>
        <w:pStyle w:val="CommentText"/>
      </w:pPr>
      <w:r>
        <w:rPr>
          <w:rStyle w:val="CommentReference"/>
        </w:rPr>
        <w:annotationRef/>
      </w:r>
      <w:r>
        <w:t>Hilla to validate if compatible with TASE requirements</w:t>
      </w:r>
    </w:p>
  </w:comment>
  <w:comment w:id="1764" w:author="Sandip Sharma" w:date="2021-09-08T13:08:00Z" w:initials="SS">
    <w:p w14:paraId="6BC6CAE1" w14:textId="2FB19F3A" w:rsidR="00297C6F" w:rsidRDefault="00297C6F">
      <w:pPr>
        <w:pStyle w:val="CommentText"/>
      </w:pPr>
      <w:r>
        <w:rPr>
          <w:rStyle w:val="CommentReference"/>
        </w:rPr>
        <w:annotationRef/>
      </w:r>
      <w:r>
        <w:t>This will come from front office as per your discussion</w:t>
      </w:r>
    </w:p>
  </w:comment>
  <w:comment w:id="1765" w:author="Hilla Rafalovitz" w:date="2021-09-09T17:49:00Z" w:initials="HR">
    <w:p w14:paraId="1440558C" w14:textId="786D14E7" w:rsidR="00741593" w:rsidRDefault="00741593">
      <w:pPr>
        <w:pStyle w:val="CommentText"/>
      </w:pPr>
      <w:r>
        <w:rPr>
          <w:rStyle w:val="CommentReference"/>
        </w:rPr>
        <w:annotationRef/>
      </w:r>
      <w:r>
        <w:fldChar w:fldCharType="begin"/>
      </w:r>
      <w:r>
        <w:instrText xml:space="preserve"> HYPERLINK "mailto:jhiltch@digibank.co.il" </w:instrText>
      </w:r>
      <w:bookmarkStart w:id="1767" w:name="_@_11E4AF9DA4E5404BB2D348B4EAE51644Z"/>
      <w:r>
        <w:rPr>
          <w:rStyle w:val="Mention"/>
        </w:rPr>
        <w:fldChar w:fldCharType="separate"/>
      </w:r>
      <w:bookmarkEnd w:id="1767"/>
      <w:r w:rsidRPr="00741593">
        <w:rPr>
          <w:rStyle w:val="Mention"/>
          <w:noProof/>
        </w:rPr>
        <w:t>@Jordan Hiltch</w:t>
      </w:r>
      <w:r>
        <w:fldChar w:fldCharType="end"/>
      </w:r>
    </w:p>
  </w:comment>
  <w:comment w:id="1796" w:author="Sandip Sharma" w:date="2021-09-08T13:10:00Z" w:initials="SS">
    <w:p w14:paraId="1590C96E" w14:textId="66F67597" w:rsidR="00297C6F" w:rsidRDefault="00297C6F">
      <w:pPr>
        <w:pStyle w:val="CommentText"/>
      </w:pPr>
      <w:r>
        <w:rPr>
          <w:rStyle w:val="CommentReference"/>
        </w:rPr>
        <w:annotationRef/>
      </w:r>
      <w:r>
        <w:t>Please talk to FO team for this</w:t>
      </w:r>
    </w:p>
  </w:comment>
  <w:comment w:id="1797" w:author="Hilla Rafalovitz" w:date="2021-09-09T17:18:00Z" w:initials="HR">
    <w:p w14:paraId="4F1DADBB" w14:textId="5A190A30" w:rsidR="00D04B5C" w:rsidRDefault="00D04B5C">
      <w:pPr>
        <w:pStyle w:val="CommentText"/>
      </w:pPr>
      <w:r w:rsidRPr="00D04B5C">
        <w:rPr>
          <w:rStyle w:val="CommentReference"/>
          <w:highlight w:val="magenta"/>
        </w:rPr>
        <w:annotationRef/>
      </w:r>
      <w:r w:rsidRPr="00D04B5C">
        <w:rPr>
          <w:highlight w:val="magenta"/>
        </w:rPr>
        <w:t>Sent to Bahrti and Nithesh team</w:t>
      </w:r>
    </w:p>
  </w:comment>
  <w:comment w:id="1798" w:author="Hilla Rafalovitz" w:date="2021-10-07T13:07:00Z" w:initials="HR">
    <w:p w14:paraId="0E68BCE8" w14:textId="19C3416A" w:rsidR="00944C5F" w:rsidRDefault="00944C5F">
      <w:pPr>
        <w:pStyle w:val="CommentText"/>
      </w:pPr>
      <w:r w:rsidRPr="00944C5F">
        <w:rPr>
          <w:rStyle w:val="CommentReference"/>
          <w:highlight w:val="magenta"/>
        </w:rPr>
        <w:annotationRef/>
      </w:r>
      <w:r w:rsidRPr="00944C5F">
        <w:rPr>
          <w:highlight w:val="magenta"/>
        </w:rPr>
        <w:t>Still an open item</w:t>
      </w:r>
    </w:p>
  </w:comment>
  <w:comment w:id="1799" w:author="BENIWAL VIRENDER" w:date="2021-10-11T16:06:00Z" w:initials="BENIWAL">
    <w:p w14:paraId="49B0DAD1" w14:textId="1263F4F5" w:rsidR="007A6264" w:rsidRDefault="007A6264">
      <w:pPr>
        <w:pStyle w:val="CommentText"/>
      </w:pPr>
      <w:r>
        <w:rPr>
          <w:rStyle w:val="CommentReference"/>
        </w:rPr>
        <w:annotationRef/>
      </w:r>
      <w:r>
        <w:t>Kafka Notification from ST</w:t>
      </w:r>
      <w:r w:rsidR="00230F56">
        <w:t xml:space="preserve"> ( FO)</w:t>
      </w:r>
    </w:p>
  </w:comment>
  <w:comment w:id="1811" w:author="Hilla Rafalovitz" w:date="2021-08-20T11:08:00Z" w:initials="HR">
    <w:p w14:paraId="73FF6E99" w14:textId="77777777" w:rsidR="00A62FD1" w:rsidRDefault="00A62FD1" w:rsidP="00696EAD">
      <w:pPr>
        <w:rPr>
          <w:rFonts w:ascii="Calibri" w:hAnsi="Calibri"/>
        </w:rPr>
      </w:pPr>
      <w:r>
        <w:rPr>
          <w:rStyle w:val="CommentReference"/>
        </w:rPr>
        <w:annotationRef/>
      </w:r>
      <w:r>
        <w:rPr>
          <w:rFonts w:ascii="Calibri" w:hAnsi="Calibri"/>
        </w:rPr>
        <w:t>The reports should include the amount of shares, commissions, and the difference between the 0.8$ and the actual change etc…</w:t>
      </w:r>
    </w:p>
    <w:p w14:paraId="2930F55E" w14:textId="2942C7C3" w:rsidR="00A62FD1" w:rsidRDefault="00A62FD1">
      <w:pPr>
        <w:pStyle w:val="CommentText"/>
      </w:pPr>
    </w:p>
  </w:comment>
  <w:comment w:id="1854" w:author="Sandip Sharma" w:date="2021-09-08T13:07:00Z" w:initials="SS">
    <w:p w14:paraId="643FF243" w14:textId="0C5AB9B9" w:rsidR="00297C6F" w:rsidRDefault="00297C6F">
      <w:pPr>
        <w:pStyle w:val="CommentText"/>
      </w:pPr>
      <w:r>
        <w:rPr>
          <w:rStyle w:val="CommentReference"/>
        </w:rPr>
        <w:annotationRef/>
      </w:r>
      <w:r>
        <w:t>AS per discussion with Bank and Shahar there is no fee reporting to BOI…828 reporting will be done by BOI reporting component</w:t>
      </w:r>
    </w:p>
  </w:comment>
  <w:comment w:id="1855" w:author="Hilla Rafalovitz" w:date="2021-09-09T15:26:00Z" w:initials="HR">
    <w:p w14:paraId="2F0F1B59" w14:textId="29A9C4E7" w:rsidR="00246B8C" w:rsidRDefault="00246B8C">
      <w:pPr>
        <w:pStyle w:val="CommentText"/>
      </w:pPr>
      <w:r w:rsidRPr="00E90132">
        <w:rPr>
          <w:rStyle w:val="CommentReference"/>
          <w:highlight w:val="magenta"/>
        </w:rPr>
        <w:annotationRef/>
      </w:r>
      <w:r w:rsidR="00E90132" w:rsidRPr="00E90132">
        <w:rPr>
          <w:highlight w:val="magenta"/>
        </w:rPr>
        <w:t>FDB Website?</w:t>
      </w:r>
    </w:p>
  </w:comment>
  <w:comment w:id="1856" w:author="BENIWAL VIRENDER" w:date="2021-10-04T17:34:00Z" w:initials="BENIWAL">
    <w:p w14:paraId="400F12E7" w14:textId="19B9ECFF" w:rsidR="00D150B4" w:rsidRDefault="00D150B4">
      <w:pPr>
        <w:pStyle w:val="CommentText"/>
      </w:pPr>
      <w:r>
        <w:rPr>
          <w:rStyle w:val="CommentReference"/>
        </w:rPr>
        <w:annotationRef/>
      </w:r>
      <w:r>
        <w:t>CSV Extract Added in the relevant section.</w:t>
      </w:r>
    </w:p>
  </w:comment>
  <w:comment w:id="1894" w:author="Hilla Rafalovitz" w:date="2021-08-22T12:51:00Z" w:initials="HR">
    <w:p w14:paraId="7F2E9801" w14:textId="77777777" w:rsidR="00A62FD1" w:rsidRDefault="00A62FD1">
      <w:pPr>
        <w:pStyle w:val="CommentText"/>
      </w:pPr>
      <w:r>
        <w:rPr>
          <w:rStyle w:val="CommentReference"/>
        </w:rPr>
        <w:annotationRef/>
      </w:r>
      <w:r>
        <w:t xml:space="preserve">Tase rule - </w:t>
      </w:r>
      <w:r w:rsidRPr="00780A0A">
        <w:t>A transaction or transfer (hereinafter - "original transaction") that was not cleared in the second round of clearing, due to the actual absence of a sufficient balance in the sub-account to which it relates, will become a contingent transaction.</w:t>
      </w:r>
    </w:p>
    <w:p w14:paraId="0BE4534C" w14:textId="77777777" w:rsidR="00A62FD1" w:rsidRDefault="00A62FD1">
      <w:pPr>
        <w:pStyle w:val="CommentText"/>
      </w:pPr>
    </w:p>
    <w:p w14:paraId="61FC9BEC" w14:textId="276940B6" w:rsidR="00A62FD1" w:rsidRDefault="00A62FD1">
      <w:pPr>
        <w:pStyle w:val="CommentText"/>
      </w:pPr>
      <w:r w:rsidRPr="002B6DCA">
        <w:t>If an original transaction becomes a dependent transaction, the clearing house will provide each of the parties to the transaction with the details of the transaction and the identity of the opposing party to the transaction.</w:t>
      </w:r>
    </w:p>
    <w:p w14:paraId="216D264D" w14:textId="77777777" w:rsidR="00A62FD1" w:rsidRDefault="00A62FD1">
      <w:pPr>
        <w:pStyle w:val="CommentText"/>
      </w:pPr>
    </w:p>
    <w:p w14:paraId="69982D82" w14:textId="663ADDE8" w:rsidR="00A62FD1" w:rsidRDefault="00A62FD1">
      <w:pPr>
        <w:pStyle w:val="CommentText"/>
      </w:pPr>
      <w:r>
        <w:t>Also for CA for securities that on “dependent transaction”</w:t>
      </w:r>
    </w:p>
    <w:p w14:paraId="0CC27FF1" w14:textId="5D1DF994" w:rsidR="00A62FD1" w:rsidRDefault="00A62FD1">
      <w:pPr>
        <w:pStyle w:val="CommentText"/>
      </w:pPr>
    </w:p>
  </w:comment>
  <w:comment w:id="1895" w:author="Hilla Rafalovitz" w:date="2021-09-09T15:27:00Z" w:initials="HR">
    <w:p w14:paraId="5E240CED" w14:textId="77777777" w:rsidR="00434CE8" w:rsidRDefault="00E90132" w:rsidP="00434CE8">
      <w:pPr>
        <w:pStyle w:val="CommentText"/>
        <w:rPr>
          <w:lang w:bidi="he-IL"/>
        </w:rPr>
      </w:pPr>
      <w:r>
        <w:rPr>
          <w:rStyle w:val="CommentReference"/>
        </w:rPr>
        <w:annotationRef/>
      </w:r>
      <w:r w:rsidR="00434CE8">
        <w:rPr>
          <w:lang w:bidi="he-IL"/>
        </w:rPr>
        <w:fldChar w:fldCharType="begin"/>
      </w:r>
      <w:r w:rsidR="00434CE8">
        <w:rPr>
          <w:lang w:bidi="he-IL"/>
        </w:rPr>
        <w:instrText xml:space="preserve"> </w:instrText>
      </w:r>
      <w:r w:rsidR="00434CE8">
        <w:rPr>
          <w:rFonts w:hint="cs"/>
          <w:lang w:bidi="he-IL"/>
        </w:rPr>
        <w:instrText>HYPERLINK "mailto:sgalili@Digibank.co.il"</w:instrText>
      </w:r>
      <w:r w:rsidR="00434CE8">
        <w:rPr>
          <w:lang w:bidi="he-IL"/>
        </w:rPr>
        <w:instrText xml:space="preserve"> </w:instrText>
      </w:r>
      <w:r w:rsidR="00434CE8">
        <w:rPr>
          <w:lang w:bidi="he-IL"/>
        </w:rPr>
      </w:r>
      <w:bookmarkStart w:id="1898" w:name="_@_BB87C6592610424AB29ED73E02014919"/>
      <w:r w:rsidR="00434CE8">
        <w:rPr>
          <w:lang w:bidi="he-IL"/>
        </w:rPr>
        <w:fldChar w:fldCharType="separate"/>
      </w:r>
      <w:bookmarkEnd w:id="1898"/>
      <w:r w:rsidR="00434CE8" w:rsidRPr="00434CE8">
        <w:rPr>
          <w:rStyle w:val="UnresolvedMention"/>
          <w:rFonts w:hint="cs"/>
          <w:noProof/>
          <w:u w:val="dotted"/>
          <w:lang w:bidi="he-IL"/>
        </w:rPr>
        <w:t>@Shahar Galili</w:t>
      </w:r>
      <w:r w:rsidR="00434CE8">
        <w:rPr>
          <w:lang w:bidi="he-IL"/>
        </w:rPr>
        <w:fldChar w:fldCharType="end"/>
      </w:r>
    </w:p>
    <w:p w14:paraId="5E697C02" w14:textId="2EFB0F62" w:rsidR="00434CE8" w:rsidRPr="00434CE8" w:rsidRDefault="00434CE8" w:rsidP="00434CE8">
      <w:pPr>
        <w:pStyle w:val="CommentText"/>
        <w:rPr>
          <w:rtl/>
          <w:lang w:bidi="he-IL"/>
        </w:rPr>
      </w:pPr>
      <w:r w:rsidRPr="00434CE8">
        <w:rPr>
          <w:rFonts w:hint="cs"/>
          <w:highlight w:val="magenta"/>
          <w:rtl/>
          <w:lang w:bidi="he-IL"/>
        </w:rPr>
        <w:t>אנא חזור בנושא</w:t>
      </w:r>
    </w:p>
  </w:comment>
  <w:comment w:id="1950" w:author="Hilla Rafalovitz" w:date="2021-08-20T01:26:00Z" w:initials="HR">
    <w:p w14:paraId="5CA1D6AA" w14:textId="77777777" w:rsidR="00A62FD1" w:rsidRDefault="00A62FD1">
      <w:pPr>
        <w:pStyle w:val="CommentText"/>
        <w:rPr>
          <w:rtl/>
          <w:lang w:bidi="he-IL"/>
        </w:rPr>
      </w:pPr>
      <w:r>
        <w:rPr>
          <w:rStyle w:val="CommentReference"/>
        </w:rPr>
        <w:annotationRef/>
      </w:r>
      <w:r w:rsidRPr="00DE2DB5">
        <w:rPr>
          <w:lang w:bidi="he-IL"/>
        </w:rPr>
        <w:t>New MF -first day of trading - Who will place the "100" price (before it comes in file 24- on the next trading day)?</w:t>
      </w:r>
      <w:r>
        <w:rPr>
          <w:rFonts w:hint="cs"/>
          <w:rtl/>
          <w:lang w:bidi="he-IL"/>
        </w:rPr>
        <w:t xml:space="preserve"> </w:t>
      </w:r>
    </w:p>
    <w:p w14:paraId="367CA6BF" w14:textId="16C01E66" w:rsidR="00A62FD1" w:rsidRDefault="00A62FD1">
      <w:pPr>
        <w:pStyle w:val="CommentText"/>
        <w:rPr>
          <w:rtl/>
          <w:lang w:bidi="he-IL"/>
        </w:rPr>
      </w:pPr>
      <w:r>
        <w:t>Automatically or manually by BO?</w:t>
      </w:r>
    </w:p>
  </w:comment>
  <w:comment w:id="1951" w:author="BENIWAL VIRENDER" w:date="2021-09-05T19:10:00Z" w:initials="BENIWAL">
    <w:p w14:paraId="73ACAD8A" w14:textId="13D83637" w:rsidR="00A62FD1" w:rsidRDefault="00A62FD1">
      <w:pPr>
        <w:pStyle w:val="CommentText"/>
      </w:pPr>
      <w:r>
        <w:rPr>
          <w:rStyle w:val="CommentReference"/>
        </w:rPr>
        <w:annotationRef/>
      </w:r>
      <w:r>
        <w:t>Manually for the first Day</w:t>
      </w:r>
    </w:p>
  </w:comment>
  <w:comment w:id="1956" w:author="Hilla Rafalovitz" w:date="2021-08-22T12:18:00Z" w:initials="HR">
    <w:p w14:paraId="08854F63" w14:textId="7CDE8D86" w:rsidR="00A62FD1" w:rsidRDefault="00A62FD1">
      <w:pPr>
        <w:pStyle w:val="CommentText"/>
      </w:pPr>
      <w:r>
        <w:rPr>
          <w:rStyle w:val="CommentReference"/>
        </w:rPr>
        <w:annotationRef/>
      </w:r>
      <w:r w:rsidRPr="000F5E7C">
        <w:rPr>
          <w:rFonts w:cs="Arial"/>
          <w:rtl/>
          <w:lang w:bidi="he-IL"/>
        </w:rPr>
        <w:t>יש להגדיר כיצד גובים עמלת הפצה מרוכש יחידה בקרן השתתפות תוך אבחנה בין קרנות בגינם ניתן לרכוש עמלה כאמור לבין קרנות שאסור לגבות בגינם עמלת הפצה</w:t>
      </w:r>
    </w:p>
  </w:comment>
  <w:comment w:id="1946" w:author="Hilla Rafalovitz" w:date="2021-08-20T01:25:00Z" w:initials="HR">
    <w:p w14:paraId="49284900" w14:textId="5F045B63" w:rsidR="00A62FD1" w:rsidRDefault="00A62FD1">
      <w:pPr>
        <w:pStyle w:val="CommentText"/>
      </w:pPr>
      <w:r>
        <w:rPr>
          <w:rStyle w:val="CommentReference"/>
        </w:rPr>
        <w:annotationRef/>
      </w:r>
      <w:r>
        <w:t>@TCS – Please add the process.</w:t>
      </w:r>
    </w:p>
  </w:comment>
  <w:comment w:id="1994" w:author="Eran Dayan" w:date="2021-09-30T14:54:00Z" w:initials="ED">
    <w:p w14:paraId="1BC17F44" w14:textId="444E69BD" w:rsidR="006F196A" w:rsidRDefault="006F196A">
      <w:pPr>
        <w:pStyle w:val="CommentText"/>
      </w:pPr>
      <w:r>
        <w:rPr>
          <w:rStyle w:val="CommentReference"/>
        </w:rPr>
        <w:annotationRef/>
      </w:r>
      <w:r>
        <w:t xml:space="preserve">What happens when </w:t>
      </w:r>
      <w:r w:rsidR="00357918">
        <w:t>price is updated backdated?</w:t>
      </w:r>
    </w:p>
  </w:comment>
  <w:comment w:id="1995" w:author="BENIWAL VIRENDER" w:date="2021-10-04T17:48:00Z" w:initials="BENIWAL">
    <w:p w14:paraId="3BC5BBEC" w14:textId="10D23614" w:rsidR="00153F0A" w:rsidRDefault="00153F0A">
      <w:pPr>
        <w:pStyle w:val="CommentText"/>
      </w:pPr>
      <w:r>
        <w:rPr>
          <w:rStyle w:val="CommentReference"/>
        </w:rPr>
        <w:annotationRef/>
      </w:r>
      <w:r>
        <w:t xml:space="preserve">Check for re-run </w:t>
      </w:r>
      <w:r w:rsidR="00A954AF">
        <w:t>capability</w:t>
      </w:r>
    </w:p>
    <w:p w14:paraId="2A4A0CFD" w14:textId="796BE88F" w:rsidR="00A954AF" w:rsidRDefault="00A954AF">
      <w:pPr>
        <w:pStyle w:val="CommentText"/>
      </w:pPr>
    </w:p>
  </w:comment>
  <w:comment w:id="2007" w:author="BENIWAL VIRENDER" w:date="2021-09-05T19:19:00Z" w:initials="BENIWAL">
    <w:p w14:paraId="15687018" w14:textId="77777777" w:rsidR="00A62FD1" w:rsidRDefault="00A62FD1">
      <w:pPr>
        <w:pStyle w:val="CommentText"/>
      </w:pPr>
      <w:r>
        <w:rPr>
          <w:rStyle w:val="CommentReference"/>
        </w:rPr>
        <w:annotationRef/>
      </w:r>
      <w:r>
        <w:t>Confirm on MF level indicator</w:t>
      </w:r>
    </w:p>
    <w:p w14:paraId="195FCF2D" w14:textId="2D111822" w:rsidR="00A62FD1" w:rsidRDefault="00A62FD1">
      <w:pPr>
        <w:pStyle w:val="CommentText"/>
      </w:pPr>
      <w:r>
        <w:t>Leap Year/Normal Year calculation logic check</w:t>
      </w:r>
    </w:p>
  </w:comment>
  <w:comment w:id="2008" w:author="BENIWAL VIRENDER" w:date="2021-09-06T18:10:00Z" w:initials="BENIWAL">
    <w:p w14:paraId="08B62D26" w14:textId="387CB6E8" w:rsidR="00A62FD1" w:rsidRDefault="00A62FD1">
      <w:pPr>
        <w:pStyle w:val="CommentText"/>
      </w:pPr>
      <w:r>
        <w:rPr>
          <w:rStyle w:val="CommentReference"/>
        </w:rPr>
        <w:annotationRef/>
      </w:r>
      <w:r>
        <w:t>Added the section</w:t>
      </w:r>
    </w:p>
  </w:comment>
  <w:comment w:id="2052" w:author="Eran Dayan" w:date="2021-09-30T14:55:00Z" w:initials="ED">
    <w:p w14:paraId="578B3979" w14:textId="2F60BFB4" w:rsidR="007E5890" w:rsidRDefault="007E5890">
      <w:pPr>
        <w:pStyle w:val="CommentText"/>
      </w:pPr>
      <w:r>
        <w:rPr>
          <w:rStyle w:val="CommentReference"/>
        </w:rPr>
        <w:annotationRef/>
      </w:r>
      <w:r w:rsidR="00C23012">
        <w:rPr>
          <w:rStyle w:val="CommentReference"/>
        </w:rPr>
        <w:t>This section was added</w:t>
      </w:r>
    </w:p>
  </w:comment>
  <w:comment w:id="2111" w:author="Eran Dayan" w:date="2021-09-30T14:57:00Z" w:initials="ED">
    <w:p w14:paraId="5D26A9FE" w14:textId="16D6765C" w:rsidR="00CE6B87" w:rsidRDefault="00CE6B87">
      <w:pPr>
        <w:pStyle w:val="CommentText"/>
      </w:pPr>
      <w:r>
        <w:rPr>
          <w:rStyle w:val="CommentReference"/>
        </w:rPr>
        <w:annotationRef/>
      </w:r>
      <w:r w:rsidR="004D4C86">
        <w:t>If the MF will disagree the fee, how will it be handled?</w:t>
      </w:r>
    </w:p>
  </w:comment>
  <w:comment w:id="2129" w:author="Hilla Rafalovitz" w:date="2021-08-22T18:05:00Z" w:initials="HR">
    <w:p w14:paraId="567A2BDD" w14:textId="77777777" w:rsidR="00A62FD1" w:rsidRDefault="00A62FD1" w:rsidP="002143EC">
      <w:pPr>
        <w:pStyle w:val="CommentText"/>
      </w:pPr>
      <w:r>
        <w:rPr>
          <w:rStyle w:val="CommentReference"/>
        </w:rPr>
        <w:annotationRef/>
      </w:r>
      <w:r>
        <w:rPr>
          <w:rStyle w:val="CommentReference"/>
        </w:rPr>
        <w:annotationRef/>
      </w:r>
      <w:r>
        <w:t>@TCS – Please add the process.</w:t>
      </w:r>
    </w:p>
    <w:p w14:paraId="19351A75" w14:textId="27F1A357" w:rsidR="00A62FD1" w:rsidRDefault="00A62FD1">
      <w:pPr>
        <w:pStyle w:val="CommentText"/>
      </w:pPr>
    </w:p>
  </w:comment>
  <w:comment w:id="2261" w:author="Eran Dayan" w:date="2021-09-30T14:59:00Z" w:initials="ED">
    <w:p w14:paraId="088EA22D" w14:textId="38020542" w:rsidR="00867E46" w:rsidRDefault="00867E46">
      <w:pPr>
        <w:pStyle w:val="CommentText"/>
      </w:pPr>
      <w:r>
        <w:rPr>
          <w:rStyle w:val="CommentReference"/>
        </w:rPr>
        <w:annotationRef/>
      </w:r>
      <w:r>
        <w:t>TBD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8B5EE3" w15:done="0"/>
  <w15:commentEx w15:paraId="08AF1D5E" w15:done="1"/>
  <w15:commentEx w15:paraId="29380904" w15:paraIdParent="08AF1D5E" w15:done="1"/>
  <w15:commentEx w15:paraId="05EE0D25" w15:paraIdParent="08AF1D5E" w15:done="1"/>
  <w15:commentEx w15:paraId="5D8F0D09" w15:done="1"/>
  <w15:commentEx w15:paraId="272AFF36" w15:paraIdParent="5D8F0D09" w15:done="1"/>
  <w15:commentEx w15:paraId="7B3AFB63" w15:paraIdParent="5D8F0D09" w15:done="1"/>
  <w15:commentEx w15:paraId="379B9AE5" w15:paraIdParent="5D8F0D09" w15:done="1"/>
  <w15:commentEx w15:paraId="12619CE5" w15:done="1"/>
  <w15:commentEx w15:paraId="6116B325" w15:done="1"/>
  <w15:commentEx w15:paraId="184B89B9" w15:paraIdParent="6116B325" w15:done="1"/>
  <w15:commentEx w15:paraId="790B11E8" w15:paraIdParent="6116B325" w15:done="1"/>
  <w15:commentEx w15:paraId="597ADDEE" w15:paraIdParent="6116B325" w15:done="1"/>
  <w15:commentEx w15:paraId="266B0315" w15:paraIdParent="6116B325" w15:done="1"/>
  <w15:commentEx w15:paraId="298C7EB2" w15:done="1"/>
  <w15:commentEx w15:paraId="0DE54324" w15:done="1"/>
  <w15:commentEx w15:paraId="5A113CCF" w15:done="1"/>
  <w15:commentEx w15:paraId="5742195F" w15:done="1"/>
  <w15:commentEx w15:paraId="2F4D72B4" w15:done="1"/>
  <w15:commentEx w15:paraId="23B866E5" w15:done="1"/>
  <w15:commentEx w15:paraId="65F9B398" w15:paraIdParent="23B866E5" w15:done="1"/>
  <w15:commentEx w15:paraId="41165EA1" w15:done="1"/>
  <w15:commentEx w15:paraId="672F1840" w15:paraIdParent="41165EA1" w15:done="1"/>
  <w15:commentEx w15:paraId="1E0239C5" w15:done="1"/>
  <w15:commentEx w15:paraId="3C51AA36" w15:done="1"/>
  <w15:commentEx w15:paraId="5D56F723" w15:done="1"/>
  <w15:commentEx w15:paraId="79310A4D" w15:done="1"/>
  <w15:commentEx w15:paraId="370FF62B" w15:done="1"/>
  <w15:commentEx w15:paraId="349FAC35" w15:paraIdParent="370FF62B" w15:done="1"/>
  <w15:commentEx w15:paraId="04735FD0" w15:done="1"/>
  <w15:commentEx w15:paraId="14CEDE58" w15:done="1"/>
  <w15:commentEx w15:paraId="4585FC91" w15:paraIdParent="14CEDE58" w15:done="1"/>
  <w15:commentEx w15:paraId="0A7B3947" w15:done="1"/>
  <w15:commentEx w15:paraId="24F7E693" w15:done="1"/>
  <w15:commentEx w15:paraId="074FFEA0" w15:done="1"/>
  <w15:commentEx w15:paraId="188CB6F9" w15:paraIdParent="074FFEA0" w15:done="1"/>
  <w15:commentEx w15:paraId="313BC802" w15:done="1"/>
  <w15:commentEx w15:paraId="331D3777" w15:done="1"/>
  <w15:commentEx w15:paraId="5A3C93D3" w15:done="1"/>
  <w15:commentEx w15:paraId="7DA2D547" w15:done="1"/>
  <w15:commentEx w15:paraId="7B42EFEF" w15:paraIdParent="7DA2D547" w15:done="1"/>
  <w15:commentEx w15:paraId="7F9A1985" w15:done="1"/>
  <w15:commentEx w15:paraId="261657CC" w15:paraIdParent="7F9A1985" w15:done="1"/>
  <w15:commentEx w15:paraId="2B0D7399" w15:done="1"/>
  <w15:commentEx w15:paraId="5E6FF353" w15:done="1"/>
  <w15:commentEx w15:paraId="2E2E748F" w15:done="1"/>
  <w15:commentEx w15:paraId="4A6DF46A" w15:done="0"/>
  <w15:commentEx w15:paraId="6F15D2C3" w15:done="1"/>
  <w15:commentEx w15:paraId="686A54B5" w15:done="1"/>
  <w15:commentEx w15:paraId="5A518188" w15:done="1"/>
  <w15:commentEx w15:paraId="0F23CB03" w15:done="1"/>
  <w15:commentEx w15:paraId="13091C34" w15:paraIdParent="0F23CB03" w15:done="1"/>
  <w15:commentEx w15:paraId="7E9FD543" w15:done="0"/>
  <w15:commentEx w15:paraId="6692A01C" w15:done="1"/>
  <w15:commentEx w15:paraId="7851D6AE" w15:done="1"/>
  <w15:commentEx w15:paraId="4BBB32B6" w15:paraIdParent="7851D6AE" w15:done="1"/>
  <w15:commentEx w15:paraId="5BB3395A" w15:done="1"/>
  <w15:commentEx w15:paraId="3772B6E4" w15:done="1"/>
  <w15:commentEx w15:paraId="2112764C" w15:done="1"/>
  <w15:commentEx w15:paraId="581C5FA9" w15:paraIdParent="2112764C" w15:done="1"/>
  <w15:commentEx w15:paraId="78941B04" w15:paraIdParent="2112764C" w15:done="1"/>
  <w15:commentEx w15:paraId="1C074189" w15:paraIdParent="2112764C" w15:done="1"/>
  <w15:commentEx w15:paraId="6C9BBE1B" w15:done="1"/>
  <w15:commentEx w15:paraId="15EBBEBF" w15:done="1"/>
  <w15:commentEx w15:paraId="3DAB4088" w15:done="1"/>
  <w15:commentEx w15:paraId="4F8E8CB7" w15:done="0"/>
  <w15:commentEx w15:paraId="02E5FA1C" w15:done="1"/>
  <w15:commentEx w15:paraId="2500643F" w15:paraIdParent="02E5FA1C" w15:done="1"/>
  <w15:commentEx w15:paraId="1095E611" w15:done="1"/>
  <w15:commentEx w15:paraId="60716AC1" w15:done="1"/>
  <w15:commentEx w15:paraId="334DFA49" w15:done="1"/>
  <w15:commentEx w15:paraId="758D7294" w15:done="1"/>
  <w15:commentEx w15:paraId="6348001A" w15:done="1"/>
  <w15:commentEx w15:paraId="4753B6DD" w15:done="1"/>
  <w15:commentEx w15:paraId="129D368B" w15:paraIdParent="4753B6DD" w15:done="1"/>
  <w15:commentEx w15:paraId="09A14E2D" w15:done="1"/>
  <w15:commentEx w15:paraId="6BC6CAE1" w15:done="1"/>
  <w15:commentEx w15:paraId="1440558C" w15:paraIdParent="6BC6CAE1" w15:done="1"/>
  <w15:commentEx w15:paraId="1590C96E" w15:done="1"/>
  <w15:commentEx w15:paraId="4F1DADBB" w15:paraIdParent="1590C96E" w15:done="1"/>
  <w15:commentEx w15:paraId="0E68BCE8" w15:paraIdParent="1590C96E" w15:done="1"/>
  <w15:commentEx w15:paraId="49B0DAD1" w15:paraIdParent="1590C96E" w15:done="1"/>
  <w15:commentEx w15:paraId="2930F55E" w15:done="1"/>
  <w15:commentEx w15:paraId="643FF243" w15:done="1"/>
  <w15:commentEx w15:paraId="2F0F1B59" w15:paraIdParent="643FF243" w15:done="1"/>
  <w15:commentEx w15:paraId="400F12E7" w15:paraIdParent="643FF243" w15:done="1"/>
  <w15:commentEx w15:paraId="0CC27FF1" w15:done="0"/>
  <w15:commentEx w15:paraId="5E697C02" w15:paraIdParent="0CC27FF1" w15:done="0"/>
  <w15:commentEx w15:paraId="367CA6BF" w15:done="1"/>
  <w15:commentEx w15:paraId="73ACAD8A" w15:paraIdParent="367CA6BF" w15:done="1"/>
  <w15:commentEx w15:paraId="08854F63" w15:done="1"/>
  <w15:commentEx w15:paraId="49284900" w15:done="1"/>
  <w15:commentEx w15:paraId="1BC17F44" w15:done="0"/>
  <w15:commentEx w15:paraId="2A4A0CFD" w15:paraIdParent="1BC17F44" w15:done="0"/>
  <w15:commentEx w15:paraId="195FCF2D" w15:done="1"/>
  <w15:commentEx w15:paraId="08B62D26" w15:paraIdParent="195FCF2D" w15:done="1"/>
  <w15:commentEx w15:paraId="578B3979" w15:done="1"/>
  <w15:commentEx w15:paraId="5D26A9FE" w15:done="1"/>
  <w15:commentEx w15:paraId="19351A75" w15:done="1"/>
  <w15:commentEx w15:paraId="088EA22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2F1469" w16cex:dateUtc="2022-05-18T03:44:00Z"/>
  <w16cex:commentExtensible w16cex:durableId="24CF806A" w16cex:dateUtc="2021-08-24T08:57:00Z"/>
  <w16cex:commentExtensible w16cex:durableId="24E47CF9" w16cex:dateUtc="2021-09-09T09:30:00Z"/>
  <w16cex:commentExtensible w16cex:durableId="24F30CEA" w16cex:dateUtc="2021-09-20T08:06:00Z"/>
  <w16cex:commentExtensible w16cex:durableId="24CF8307" w16cex:dateUtc="2021-08-24T09:09:00Z"/>
  <w16cex:commentExtensible w16cex:durableId="24D8DE11" w16cex:dateUtc="2021-08-31T11:27:00Z"/>
  <w16cex:commentExtensible w16cex:durableId="24E47CCD" w16cex:dateUtc="2021-09-09T09:30:00Z"/>
  <w16cex:commentExtensible w16cex:durableId="24F30F6E" w16cex:dateUtc="2021-09-20T08:17:00Z"/>
  <w16cex:commentExtensible w16cex:durableId="24CCBAF3" w16cex:dateUtc="2021-08-22T09:00:00Z"/>
  <w16cex:commentExtensible w16cex:durableId="2500507D" w16cex:dateUtc="2021-09-30T12:04:00Z"/>
  <w16cex:commentExtensible w16cex:durableId="2506A5F1" w16cex:dateUtc="2021-10-05T04:51:00Z"/>
  <w16cex:commentExtensible w16cex:durableId="25096A10" w16cex:dateUtc="2021-10-07T09:44:00Z"/>
  <w16cex:commentExtensible w16cex:durableId="3F39996B" w16cex:dateUtc="2021-10-07T09:52:00Z"/>
  <w16cex:commentExtensible w16cex:durableId="2509703B" w16cex:dateUtc="2021-10-07T10:10:00Z"/>
  <w16cex:commentExtensible w16cex:durableId="24E472DE" w16cex:dateUtc="2021-09-09T08:47:00Z"/>
  <w16cex:commentExtensible w16cex:durableId="24E47951" w16cex:dateUtc="2021-09-09T09:15:00Z"/>
  <w16cex:commentExtensible w16cex:durableId="24FFF2BF" w16cex:dateUtc="2021-09-30T05:24:00Z"/>
  <w16cex:commentExtensible w16cex:durableId="2505B044" w16cex:dateUtc="2021-10-04T11:24:00Z"/>
  <w16cex:commentExtensible w16cex:durableId="2500085C" w16cex:dateUtc="2021-09-30T06:56:00Z"/>
  <w16cex:commentExtensible w16cex:durableId="2505B04E" w16cex:dateUtc="2021-10-04T11:24:00Z"/>
  <w16cex:commentExtensible w16cex:durableId="250008AF" w16cex:dateUtc="2021-09-30T06:58:00Z"/>
  <w16cex:commentExtensible w16cex:durableId="24C96ECE" w16cex:dateUtc="2021-08-19T20:59:00Z"/>
  <w16cex:commentExtensible w16cex:durableId="24CF8827" w16cex:dateUtc="2021-08-24T09:30:00Z"/>
  <w16cex:commentExtensible w16cex:durableId="24C778CA" w16cex:dateUtc="2021-08-18T09:17:00Z"/>
  <w16cex:commentExtensible w16cex:durableId="24C77927" w16cex:dateUtc="2021-08-18T09:18:00Z"/>
  <w16cex:commentExtensible w16cex:durableId="24C97088" w16cex:dateUtc="2021-08-19T21:06:00Z"/>
  <w16cex:commentExtensible w16cex:durableId="24CCAE71" w16cex:dateUtc="2021-08-22T08:07:00Z"/>
  <w16cex:commentExtensible w16cex:durableId="24C97165" w16cex:dateUtc="2021-08-19T21:10:00Z"/>
  <w16cex:commentExtensible w16cex:durableId="2505C4E5" w16cex:dateUtc="2021-10-04T12:52:00Z"/>
  <w16cex:commentExtensible w16cex:durableId="24C7794C" w16cex:dateUtc="2021-08-18T09:19:00Z"/>
  <w16cex:commentExtensible w16cex:durableId="25000C76" w16cex:dateUtc="2021-09-30T07:14:00Z"/>
  <w16cex:commentExtensible w16cex:durableId="250016E7" w16cex:dateUtc="2021-09-30T07:58:00Z"/>
  <w16cex:commentExtensible w16cex:durableId="2505B301" w16cex:dateUtc="2021-10-04T11:36:00Z"/>
  <w16cex:commentExtensible w16cex:durableId="24C97C7E" w16cex:dateUtc="2021-08-19T21:57:00Z"/>
  <w16cex:commentExtensible w16cex:durableId="24CCB03E" w16cex:dateUtc="2021-08-22T08:15:00Z"/>
  <w16cex:commentExtensible w16cex:durableId="2500492A" w16cex:dateUtc="2021-09-30T11:33:00Z"/>
  <w16cex:commentExtensible w16cex:durableId="24CD5B53" w16cex:dateUtc="2021-08-22T20:25:00Z"/>
  <w16cex:commentExtensible w16cex:durableId="24CF9282" w16cex:dateUtc="2021-08-24T10:15:00Z"/>
  <w16cex:commentExtensible w16cex:durableId="24C79236" w16cex:dateUtc="2021-08-18T11:05:00Z"/>
  <w16cex:commentExtensible w16cex:durableId="24CF9317" w16cex:dateUtc="2021-08-24T10:17:00Z"/>
  <w16cex:commentExtensible w16cex:durableId="24C79285" w16cex:dateUtc="2021-08-18T11:07:00Z"/>
  <w16cex:commentExtensible w16cex:durableId="24E486E6" w16cex:dateUtc="2021-09-09T10:13:00Z"/>
  <w16cex:commentExtensible w16cex:durableId="24E482FF" w16cex:dateUtc="2021-09-09T09:56:00Z"/>
  <w16cex:commentExtensible w16cex:durableId="24E483AA" w16cex:dateUtc="2021-09-09T09:59:00Z"/>
  <w16cex:commentExtensible w16cex:durableId="24CA0B46" w16cex:dateUtc="2021-08-20T08:06:00Z"/>
  <w16cex:commentExtensible w16cex:durableId="24E4879B" w16cex:dateUtc="2021-09-09T10:16:00Z"/>
  <w16cex:commentExtensible w16cex:durableId="2503F565" w16cex:dateUtc="2021-10-03T06:24:00Z"/>
  <w16cex:commentExtensible w16cex:durableId="24C794FE" w16cex:dateUtc="2021-08-18T11:17:00Z"/>
  <w16cex:commentExtensible w16cex:durableId="24D0E38D" w16cex:dateUtc="2021-08-25T10:13:00Z"/>
  <w16cex:commentExtensible w16cex:durableId="24C794D3" w16cex:dateUtc="2021-08-18T11:16:00Z"/>
  <w16cex:commentExtensible w16cex:durableId="24E4D4D6" w16cex:dateUtc="2021-09-09T15:45:00Z"/>
  <w16cex:commentExtensible w16cex:durableId="25004BFB" w16cex:dateUtc="2021-09-30T11:45:00Z"/>
  <w16cex:commentExtensible w16cex:durableId="2505B35B" w16cex:dateUtc="2021-10-04T11:37:00Z"/>
  <w16cex:commentExtensible w16cex:durableId="25004C14" w16cex:dateUtc="2021-09-30T11:45:00Z"/>
  <w16cex:commentExtensible w16cex:durableId="25004C75" w16cex:dateUtc="2021-09-30T11:47:00Z"/>
  <w16cex:commentExtensible w16cex:durableId="24C79750" w16cex:dateUtc="2021-08-18T11:27:00Z"/>
  <w16cex:commentExtensible w16cex:durableId="24C97D33" w16cex:dateUtc="2021-08-19T22:00:00Z"/>
  <w16cex:commentExtensible w16cex:durableId="04106E7C" w16cex:dateUtc="2021-08-20T06:09:00Z"/>
  <w16cex:commentExtensible w16cex:durableId="24CA08C1" w16cex:dateUtc="2021-08-20T07:56:00Z"/>
  <w16cex:commentExtensible w16cex:durableId="24E4A394" w16cex:dateUtc="2021-09-09T12:15:00Z"/>
  <w16cex:commentExtensible w16cex:durableId="24E4A57E" w16cex:dateUtc="2021-09-09T12:23:00Z"/>
  <w16cex:commentExtensible w16cex:durableId="25004CD4" w16cex:dateUtc="2021-09-30T11:48:00Z"/>
  <w16cex:commentExtensible w16cex:durableId="24E4A9B5" w16cex:dateUtc="2021-09-09T12:41:00Z"/>
  <w16cex:commentExtensible w16cex:durableId="25004D49" w16cex:dateUtc="2021-09-30T11:50:00Z"/>
  <w16cex:commentExtensible w16cex:durableId="2503F292" w16cex:dateUtc="2021-10-03T06:12:00Z"/>
  <w16cex:commentExtensible w16cex:durableId="24E4C806" w16cex:dateUtc="2021-09-09T12:41:00Z"/>
  <w16cex:commentExtensible w16cex:durableId="25004D70" w16cex:dateUtc="2021-09-30T11:51:00Z"/>
  <w16cex:commentExtensible w16cex:durableId="24CD5B83" w16cex:dateUtc="2021-08-22T20:25:00Z"/>
  <w16cex:commentExtensible w16cex:durableId="24C795D8" w16cex:dateUtc="2021-08-18T11:21:00Z"/>
  <w16cex:commentExtensible w16cex:durableId="24CA097C" w16cex:dateUtc="2021-08-20T07:59:00Z"/>
  <w16cex:commentExtensible w16cex:durableId="24C796C0" w16cex:dateUtc="2021-08-18T11:25:00Z"/>
  <w16cex:commentExtensible w16cex:durableId="24D9B753" w16cex:dateUtc="2021-09-01T02:54:00Z"/>
  <w16cex:commentExtensible w16cex:durableId="24C79706" w16cex:dateUtc="2021-08-18T11:26:00Z"/>
  <w16cex:commentExtensible w16cex:durableId="24E4C7AE" w16cex:dateUtc="2021-09-09T14:49:00Z"/>
  <w16cex:commentExtensible w16cex:durableId="24E4C05A" w16cex:dateUtc="2021-09-09T14:18:00Z"/>
  <w16cex:commentExtensible w16cex:durableId="25096F7C" w16cex:dateUtc="2021-10-07T10:07:00Z"/>
  <w16cex:commentExtensible w16cex:durableId="250EDF9E" w16cex:dateUtc="2021-10-11T10:36:00Z"/>
  <w16cex:commentExtensible w16cex:durableId="24CA0B99" w16cex:dateUtc="2021-08-20T08:08:00Z"/>
  <w16cex:commentExtensible w16cex:durableId="24E4A62F" w16cex:dateUtc="2021-09-09T12:26:00Z"/>
  <w16cex:commentExtensible w16cex:durableId="2505B9B8" w16cex:dateUtc="2021-10-04T12:04:00Z"/>
  <w16cex:commentExtensible w16cex:durableId="24CCC6ED" w16cex:dateUtc="2021-08-22T09:51:00Z"/>
  <w16cex:commentExtensible w16cex:durableId="24E4A644" w16cex:dateUtc="2021-09-09T12:27:00Z"/>
  <w16cex:commentExtensible w16cex:durableId="24C9833D" w16cex:dateUtc="2021-08-19T22:26:00Z"/>
  <w16cex:commentExtensible w16cex:durableId="24DF94B5" w16cex:dateUtc="2021-09-05T13:40:00Z"/>
  <w16cex:commentExtensible w16cex:durableId="24CCBF1D" w16cex:dateUtc="2021-08-22T09:18:00Z"/>
  <w16cex:commentExtensible w16cex:durableId="24C9831D" w16cex:dateUtc="2021-08-19T22:25:00Z"/>
  <w16cex:commentExtensible w16cex:durableId="25004E21" w16cex:dateUtc="2021-09-30T11:54:00Z"/>
  <w16cex:commentExtensible w16cex:durableId="2505BCDE" w16cex:dateUtc="2021-10-04T12:18:00Z"/>
  <w16cex:commentExtensible w16cex:durableId="24DF96DA" w16cex:dateUtc="2021-09-05T13:49:00Z"/>
  <w16cex:commentExtensible w16cex:durableId="24E0D832" w16cex:dateUtc="2021-09-06T12:40:00Z"/>
  <w16cex:commentExtensible w16cex:durableId="25004E7D" w16cex:dateUtc="2021-09-30T11:55:00Z"/>
  <w16cex:commentExtensible w16cex:durableId="25004EC6" w16cex:dateUtc="2021-09-30T11:57:00Z"/>
  <w16cex:commentExtensible w16cex:durableId="24CD106A" w16cex:dateUtc="2021-08-22T15:05:00Z"/>
  <w16cex:commentExtensible w16cex:durableId="25004F62" w16cex:dateUtc="2021-09-30T11: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8B5EE3" w16cid:durableId="262F1469"/>
  <w16cid:commentId w16cid:paraId="08AF1D5E" w16cid:durableId="24CF806A"/>
  <w16cid:commentId w16cid:paraId="29380904" w16cid:durableId="24E47CF9"/>
  <w16cid:commentId w16cid:paraId="05EE0D25" w16cid:durableId="24F30CEA"/>
  <w16cid:commentId w16cid:paraId="5D8F0D09" w16cid:durableId="24CF8307"/>
  <w16cid:commentId w16cid:paraId="272AFF36" w16cid:durableId="24D8DE11"/>
  <w16cid:commentId w16cid:paraId="7B3AFB63" w16cid:durableId="24E47CCD"/>
  <w16cid:commentId w16cid:paraId="379B9AE5" w16cid:durableId="24F30F6E"/>
  <w16cid:commentId w16cid:paraId="12619CE5" w16cid:durableId="24CCBAF3"/>
  <w16cid:commentId w16cid:paraId="6116B325" w16cid:durableId="2500507D"/>
  <w16cid:commentId w16cid:paraId="184B89B9" w16cid:durableId="2506A5F1"/>
  <w16cid:commentId w16cid:paraId="790B11E8" w16cid:durableId="25096A10"/>
  <w16cid:commentId w16cid:paraId="597ADDEE" w16cid:durableId="3F39996B"/>
  <w16cid:commentId w16cid:paraId="266B0315" w16cid:durableId="2509703B"/>
  <w16cid:commentId w16cid:paraId="298C7EB2" w16cid:durableId="24E46AC7"/>
  <w16cid:commentId w16cid:paraId="0DE54324" w16cid:durableId="24E46AC8"/>
  <w16cid:commentId w16cid:paraId="5A113CCF" w16cid:durableId="24E472DE"/>
  <w16cid:commentId w16cid:paraId="5742195F" w16cid:durableId="24E47951"/>
  <w16cid:commentId w16cid:paraId="2F4D72B4" w16cid:durableId="24E46AC9"/>
  <w16cid:commentId w16cid:paraId="23B866E5" w16cid:durableId="24FFF2BF"/>
  <w16cid:commentId w16cid:paraId="65F9B398" w16cid:durableId="2505B044"/>
  <w16cid:commentId w16cid:paraId="41165EA1" w16cid:durableId="2500085C"/>
  <w16cid:commentId w16cid:paraId="672F1840" w16cid:durableId="2505B04E"/>
  <w16cid:commentId w16cid:paraId="1E0239C5" w16cid:durableId="250008AF"/>
  <w16cid:commentId w16cid:paraId="3C51AA36" w16cid:durableId="24C96ECE"/>
  <w16cid:commentId w16cid:paraId="5D56F723" w16cid:durableId="24CF8827"/>
  <w16cid:commentId w16cid:paraId="79310A4D" w16cid:durableId="24C778CA"/>
  <w16cid:commentId w16cid:paraId="370FF62B" w16cid:durableId="24C77927"/>
  <w16cid:commentId w16cid:paraId="349FAC35" w16cid:durableId="24C97088"/>
  <w16cid:commentId w16cid:paraId="04735FD0" w16cid:durableId="24CCAE71"/>
  <w16cid:commentId w16cid:paraId="14CEDE58" w16cid:durableId="24C97165"/>
  <w16cid:commentId w16cid:paraId="4585FC91" w16cid:durableId="2505C4E5"/>
  <w16cid:commentId w16cid:paraId="0A7B3947" w16cid:durableId="24C7794C"/>
  <w16cid:commentId w16cid:paraId="24F7E693" w16cid:durableId="25000C76"/>
  <w16cid:commentId w16cid:paraId="074FFEA0" w16cid:durableId="250016E7"/>
  <w16cid:commentId w16cid:paraId="188CB6F9" w16cid:durableId="2505B301"/>
  <w16cid:commentId w16cid:paraId="313BC802" w16cid:durableId="24C97C7E"/>
  <w16cid:commentId w16cid:paraId="331D3777" w16cid:durableId="24CCB03E"/>
  <w16cid:commentId w16cid:paraId="5A3C93D3" w16cid:durableId="2500492A"/>
  <w16cid:commentId w16cid:paraId="7DA2D547" w16cid:durableId="24CD5B53"/>
  <w16cid:commentId w16cid:paraId="7B42EFEF" w16cid:durableId="24CF9282"/>
  <w16cid:commentId w16cid:paraId="7F9A1985" w16cid:durableId="24C79236"/>
  <w16cid:commentId w16cid:paraId="261657CC" w16cid:durableId="24CF9317"/>
  <w16cid:commentId w16cid:paraId="2B0D7399" w16cid:durableId="24C79285"/>
  <w16cid:commentId w16cid:paraId="5E6FF353" w16cid:durableId="24E486E6"/>
  <w16cid:commentId w16cid:paraId="2E2E748F" w16cid:durableId="24E482FF"/>
  <w16cid:commentId w16cid:paraId="4A6DF46A" w16cid:durableId="24E483AA"/>
  <w16cid:commentId w16cid:paraId="6F15D2C3" w16cid:durableId="24CA0B46"/>
  <w16cid:commentId w16cid:paraId="686A54B5" w16cid:durableId="24E4879B"/>
  <w16cid:commentId w16cid:paraId="5A518188" w16cid:durableId="2503F565"/>
  <w16cid:commentId w16cid:paraId="0F23CB03" w16cid:durableId="24C794FE"/>
  <w16cid:commentId w16cid:paraId="13091C34" w16cid:durableId="24D0E38D"/>
  <w16cid:commentId w16cid:paraId="7E9FD543" w16cid:durableId="24C794D3"/>
  <w16cid:commentId w16cid:paraId="6692A01C" w16cid:durableId="24E4D4D6"/>
  <w16cid:commentId w16cid:paraId="7851D6AE" w16cid:durableId="25004BFB"/>
  <w16cid:commentId w16cid:paraId="4BBB32B6" w16cid:durableId="2505B35B"/>
  <w16cid:commentId w16cid:paraId="5BB3395A" w16cid:durableId="25004C14"/>
  <w16cid:commentId w16cid:paraId="3772B6E4" w16cid:durableId="25004C75"/>
  <w16cid:commentId w16cid:paraId="2112764C" w16cid:durableId="24C79750"/>
  <w16cid:commentId w16cid:paraId="581C5FA9" w16cid:durableId="24C97D33"/>
  <w16cid:commentId w16cid:paraId="78941B04" w16cid:durableId="04106E7C"/>
  <w16cid:commentId w16cid:paraId="1C074189" w16cid:durableId="24CA08C1"/>
  <w16cid:commentId w16cid:paraId="6C9BBE1B" w16cid:durableId="24E4A394"/>
  <w16cid:commentId w16cid:paraId="15EBBEBF" w16cid:durableId="24E4A57E"/>
  <w16cid:commentId w16cid:paraId="3DAB4088" w16cid:durableId="25004CD4"/>
  <w16cid:commentId w16cid:paraId="4F8E8CB7" w16cid:durableId="24E4A9B5"/>
  <w16cid:commentId w16cid:paraId="02E5FA1C" w16cid:durableId="25004D49"/>
  <w16cid:commentId w16cid:paraId="2500643F" w16cid:durableId="2503F292"/>
  <w16cid:commentId w16cid:paraId="1095E611" w16cid:durableId="24E4C806"/>
  <w16cid:commentId w16cid:paraId="60716AC1" w16cid:durableId="25004D70"/>
  <w16cid:commentId w16cid:paraId="334DFA49" w16cid:durableId="24CD5B83"/>
  <w16cid:commentId w16cid:paraId="758D7294" w16cid:durableId="24C795D8"/>
  <w16cid:commentId w16cid:paraId="6348001A" w16cid:durableId="24CA097C"/>
  <w16cid:commentId w16cid:paraId="4753B6DD" w16cid:durableId="24C796C0"/>
  <w16cid:commentId w16cid:paraId="129D368B" w16cid:durableId="24D9B753"/>
  <w16cid:commentId w16cid:paraId="09A14E2D" w16cid:durableId="24C79706"/>
  <w16cid:commentId w16cid:paraId="6BC6CAE1" w16cid:durableId="24E46AE8"/>
  <w16cid:commentId w16cid:paraId="1440558C" w16cid:durableId="24E4C7AE"/>
  <w16cid:commentId w16cid:paraId="1590C96E" w16cid:durableId="24E46AE9"/>
  <w16cid:commentId w16cid:paraId="4F1DADBB" w16cid:durableId="24E4C05A"/>
  <w16cid:commentId w16cid:paraId="0E68BCE8" w16cid:durableId="25096F7C"/>
  <w16cid:commentId w16cid:paraId="49B0DAD1" w16cid:durableId="250EDF9E"/>
  <w16cid:commentId w16cid:paraId="2930F55E" w16cid:durableId="24CA0B99"/>
  <w16cid:commentId w16cid:paraId="643FF243" w16cid:durableId="24E46AEB"/>
  <w16cid:commentId w16cid:paraId="2F0F1B59" w16cid:durableId="24E4A62F"/>
  <w16cid:commentId w16cid:paraId="400F12E7" w16cid:durableId="2505B9B8"/>
  <w16cid:commentId w16cid:paraId="0CC27FF1" w16cid:durableId="24CCC6ED"/>
  <w16cid:commentId w16cid:paraId="5E697C02" w16cid:durableId="24E4A644"/>
  <w16cid:commentId w16cid:paraId="367CA6BF" w16cid:durableId="24C9833D"/>
  <w16cid:commentId w16cid:paraId="73ACAD8A" w16cid:durableId="24DF94B5"/>
  <w16cid:commentId w16cid:paraId="08854F63" w16cid:durableId="24CCBF1D"/>
  <w16cid:commentId w16cid:paraId="49284900" w16cid:durableId="24C9831D"/>
  <w16cid:commentId w16cid:paraId="1BC17F44" w16cid:durableId="25004E21"/>
  <w16cid:commentId w16cid:paraId="2A4A0CFD" w16cid:durableId="2505BCDE"/>
  <w16cid:commentId w16cid:paraId="195FCF2D" w16cid:durableId="24DF96DA"/>
  <w16cid:commentId w16cid:paraId="08B62D26" w16cid:durableId="24E0D832"/>
  <w16cid:commentId w16cid:paraId="578B3979" w16cid:durableId="25004E7D"/>
  <w16cid:commentId w16cid:paraId="5D26A9FE" w16cid:durableId="25004EC6"/>
  <w16cid:commentId w16cid:paraId="19351A75" w16cid:durableId="24CD106A"/>
  <w16cid:commentId w16cid:paraId="088EA22D" w16cid:durableId="25004F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466FE" w14:textId="77777777" w:rsidR="00EA17C0" w:rsidRDefault="00EA17C0" w:rsidP="0022112C">
      <w:pPr>
        <w:spacing w:after="0" w:line="240" w:lineRule="auto"/>
      </w:pPr>
      <w:r>
        <w:separator/>
      </w:r>
    </w:p>
  </w:endnote>
  <w:endnote w:type="continuationSeparator" w:id="0">
    <w:p w14:paraId="5AF79603" w14:textId="77777777" w:rsidR="00EA17C0" w:rsidRDefault="00EA17C0" w:rsidP="0022112C">
      <w:pPr>
        <w:spacing w:after="0" w:line="240" w:lineRule="auto"/>
      </w:pPr>
      <w:r>
        <w:continuationSeparator/>
      </w:r>
    </w:p>
  </w:endnote>
  <w:endnote w:type="continuationNotice" w:id="1">
    <w:p w14:paraId="07D8F4F7" w14:textId="77777777" w:rsidR="00EA17C0" w:rsidRDefault="00EA17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David">
    <w:panose1 w:val="020E0502060401010101"/>
    <w:charset w:val="00"/>
    <w:family w:val="swiss"/>
    <w:pitch w:val="variable"/>
    <w:sig w:usb0="00000803" w:usb1="00000000" w:usb2="00000000" w:usb3="00000000" w:csb0="00000021"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Change w:id="2306" w:author="Eran Dayan" w:date="2021-08-22T02:59:00Z">
        <w:tblPr>
          <w:tblStyle w:val="TableGrid"/>
          <w:tblW w:w="0" w:type="nil"/>
          <w:tblLayout w:type="fixed"/>
          <w:tblLook w:val="06A0" w:firstRow="1" w:lastRow="0" w:firstColumn="1" w:lastColumn="0" w:noHBand="1" w:noVBand="1"/>
        </w:tblPr>
      </w:tblPrChange>
    </w:tblPr>
    <w:tblGrid>
      <w:gridCol w:w="3120"/>
      <w:gridCol w:w="3120"/>
      <w:gridCol w:w="3120"/>
      <w:tblGridChange w:id="2307">
        <w:tblGrid>
          <w:gridCol w:w="3120"/>
          <w:gridCol w:w="3120"/>
          <w:gridCol w:w="3120"/>
        </w:tblGrid>
      </w:tblGridChange>
    </w:tblGrid>
    <w:tr w:rsidR="00A62FD1" w14:paraId="423ED131" w14:textId="77777777" w:rsidTr="4A9B764A">
      <w:tc>
        <w:tcPr>
          <w:tcW w:w="3120" w:type="dxa"/>
          <w:tcPrChange w:id="2308" w:author="Eran Dayan" w:date="2021-08-22T02:59:00Z">
            <w:tcPr>
              <w:tcW w:w="3120" w:type="dxa"/>
            </w:tcPr>
          </w:tcPrChange>
        </w:tcPr>
        <w:p w14:paraId="5B5790F6" w14:textId="4DAD10A9" w:rsidR="00A62FD1" w:rsidRDefault="00A62FD1">
          <w:pPr>
            <w:pStyle w:val="Header"/>
            <w:ind w:left="-115"/>
            <w:pPrChange w:id="2309" w:author="Eran Dayan" w:date="2021-08-22T02:59:00Z">
              <w:pPr/>
            </w:pPrChange>
          </w:pPr>
        </w:p>
      </w:tc>
      <w:tc>
        <w:tcPr>
          <w:tcW w:w="3120" w:type="dxa"/>
          <w:tcPrChange w:id="2310" w:author="Eran Dayan" w:date="2021-08-22T02:59:00Z">
            <w:tcPr>
              <w:tcW w:w="3120" w:type="dxa"/>
            </w:tcPr>
          </w:tcPrChange>
        </w:tcPr>
        <w:p w14:paraId="20A6870E" w14:textId="57983439" w:rsidR="00A62FD1" w:rsidRDefault="00A62FD1">
          <w:pPr>
            <w:pStyle w:val="Header"/>
            <w:jc w:val="center"/>
            <w:pPrChange w:id="2311" w:author="Eran Dayan" w:date="2021-08-22T02:59:00Z">
              <w:pPr/>
            </w:pPrChange>
          </w:pPr>
        </w:p>
      </w:tc>
      <w:tc>
        <w:tcPr>
          <w:tcW w:w="3120" w:type="dxa"/>
          <w:tcPrChange w:id="2312" w:author="Eran Dayan" w:date="2021-08-22T02:59:00Z">
            <w:tcPr>
              <w:tcW w:w="3120" w:type="dxa"/>
            </w:tcPr>
          </w:tcPrChange>
        </w:tcPr>
        <w:p w14:paraId="66758601" w14:textId="45F6E426" w:rsidR="00A62FD1" w:rsidRDefault="00A62FD1">
          <w:pPr>
            <w:pStyle w:val="Header"/>
            <w:ind w:right="-115"/>
            <w:jc w:val="right"/>
            <w:pPrChange w:id="2313" w:author="Eran Dayan" w:date="2021-08-22T02:59:00Z">
              <w:pPr/>
            </w:pPrChange>
          </w:pPr>
        </w:p>
      </w:tc>
    </w:tr>
  </w:tbl>
  <w:p w14:paraId="1B959172" w14:textId="3745D098" w:rsidR="00A62FD1" w:rsidRDefault="00A62FD1">
    <w:pPr>
      <w:pStyle w:val="Footer"/>
      <w:pPrChange w:id="2314" w:author="Eran Dayan" w:date="2021-08-22T02:59:00Z">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3D0A2" w14:textId="77777777" w:rsidR="00EA17C0" w:rsidRDefault="00EA17C0" w:rsidP="0022112C">
      <w:pPr>
        <w:spacing w:after="0" w:line="240" w:lineRule="auto"/>
      </w:pPr>
      <w:r>
        <w:separator/>
      </w:r>
    </w:p>
  </w:footnote>
  <w:footnote w:type="continuationSeparator" w:id="0">
    <w:p w14:paraId="318AE16F" w14:textId="77777777" w:rsidR="00EA17C0" w:rsidRDefault="00EA17C0" w:rsidP="0022112C">
      <w:pPr>
        <w:spacing w:after="0" w:line="240" w:lineRule="auto"/>
      </w:pPr>
      <w:r>
        <w:continuationSeparator/>
      </w:r>
    </w:p>
  </w:footnote>
  <w:footnote w:type="continuationNotice" w:id="1">
    <w:p w14:paraId="2236537C" w14:textId="77777777" w:rsidR="00EA17C0" w:rsidRDefault="00EA17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Change w:id="2297" w:author="Eran Dayan" w:date="2021-08-22T02:59:00Z">
        <w:tblPr>
          <w:tblStyle w:val="TableGrid"/>
          <w:tblW w:w="0" w:type="nil"/>
          <w:tblLayout w:type="fixed"/>
          <w:tblLook w:val="06A0" w:firstRow="1" w:lastRow="0" w:firstColumn="1" w:lastColumn="0" w:noHBand="1" w:noVBand="1"/>
        </w:tblPr>
      </w:tblPrChange>
    </w:tblPr>
    <w:tblGrid>
      <w:gridCol w:w="3120"/>
      <w:gridCol w:w="3120"/>
      <w:gridCol w:w="3120"/>
      <w:tblGridChange w:id="2298">
        <w:tblGrid>
          <w:gridCol w:w="3120"/>
          <w:gridCol w:w="3120"/>
          <w:gridCol w:w="3120"/>
        </w:tblGrid>
      </w:tblGridChange>
    </w:tblGrid>
    <w:tr w:rsidR="00A62FD1" w14:paraId="32AB8B39" w14:textId="77777777" w:rsidTr="4A9B764A">
      <w:tc>
        <w:tcPr>
          <w:tcW w:w="3120" w:type="dxa"/>
          <w:tcPrChange w:id="2299" w:author="Eran Dayan" w:date="2021-08-22T02:59:00Z">
            <w:tcPr>
              <w:tcW w:w="3120" w:type="dxa"/>
            </w:tcPr>
          </w:tcPrChange>
        </w:tcPr>
        <w:p w14:paraId="0BE67578" w14:textId="407A29F2" w:rsidR="00A62FD1" w:rsidRDefault="00A62FD1">
          <w:pPr>
            <w:pStyle w:val="Header"/>
            <w:ind w:left="-115"/>
            <w:pPrChange w:id="2300" w:author="Eran Dayan" w:date="2021-08-22T02:59:00Z">
              <w:pPr/>
            </w:pPrChange>
          </w:pPr>
        </w:p>
      </w:tc>
      <w:tc>
        <w:tcPr>
          <w:tcW w:w="3120" w:type="dxa"/>
          <w:tcPrChange w:id="2301" w:author="Eran Dayan" w:date="2021-08-22T02:59:00Z">
            <w:tcPr>
              <w:tcW w:w="3120" w:type="dxa"/>
            </w:tcPr>
          </w:tcPrChange>
        </w:tcPr>
        <w:p w14:paraId="6B8ED3A9" w14:textId="62CBB9EC" w:rsidR="00A62FD1" w:rsidRDefault="00A62FD1">
          <w:pPr>
            <w:pStyle w:val="Header"/>
            <w:jc w:val="center"/>
            <w:pPrChange w:id="2302" w:author="Eran Dayan" w:date="2021-08-22T02:59:00Z">
              <w:pPr/>
            </w:pPrChange>
          </w:pPr>
        </w:p>
      </w:tc>
      <w:tc>
        <w:tcPr>
          <w:tcW w:w="3120" w:type="dxa"/>
          <w:tcPrChange w:id="2303" w:author="Eran Dayan" w:date="2021-08-22T02:59:00Z">
            <w:tcPr>
              <w:tcW w:w="3120" w:type="dxa"/>
            </w:tcPr>
          </w:tcPrChange>
        </w:tcPr>
        <w:p w14:paraId="50E1D88D" w14:textId="3A8F3C3C" w:rsidR="00A62FD1" w:rsidRDefault="00A62FD1">
          <w:pPr>
            <w:pStyle w:val="Header"/>
            <w:ind w:right="-115"/>
            <w:jc w:val="right"/>
            <w:pPrChange w:id="2304" w:author="Eran Dayan" w:date="2021-08-22T02:59:00Z">
              <w:pPr/>
            </w:pPrChange>
          </w:pPr>
        </w:p>
      </w:tc>
    </w:tr>
  </w:tbl>
  <w:p w14:paraId="19BEB201" w14:textId="38047B06" w:rsidR="00A62FD1" w:rsidRDefault="00A62FD1">
    <w:pPr>
      <w:pStyle w:val="Header"/>
      <w:pPrChange w:id="2305" w:author="Eran Dayan" w:date="2021-08-22T02:59: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071C1560"/>
    <w:lvl w:ilvl="0">
      <w:numFmt w:val="bullet"/>
      <w:lvlText w:val="*"/>
      <w:lvlJc w:val="left"/>
      <w:pPr>
        <w:ind w:left="0" w:firstLine="0"/>
      </w:pPr>
    </w:lvl>
  </w:abstractNum>
  <w:abstractNum w:abstractNumId="1" w15:restartNumberingAfterBreak="0">
    <w:nsid w:val="004C03BD"/>
    <w:multiLevelType w:val="hybridMultilevel"/>
    <w:tmpl w:val="10EEC2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0FA12EA"/>
    <w:multiLevelType w:val="hybridMultilevel"/>
    <w:tmpl w:val="1FE8796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EDE27C1A">
      <w:start w:val="1091"/>
      <w:numFmt w:val="bullet"/>
      <w:lvlText w:val=""/>
      <w:lvlJc w:val="left"/>
      <w:pPr>
        <w:ind w:left="2160" w:hanging="360"/>
      </w:pPr>
      <w:rPr>
        <w:rFonts w:ascii="Wingdings" w:eastAsiaTheme="minorHAnsi" w:hAnsi="Wingdings" w:cstheme="minorHAnsi"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2CF6EB2"/>
    <w:multiLevelType w:val="hybridMultilevel"/>
    <w:tmpl w:val="92A696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A426EC"/>
    <w:multiLevelType w:val="hybridMultilevel"/>
    <w:tmpl w:val="E7624B5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4E97D53"/>
    <w:multiLevelType w:val="hybridMultilevel"/>
    <w:tmpl w:val="BC4AF31A"/>
    <w:lvl w:ilvl="0" w:tplc="A844EDA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 w15:restartNumberingAfterBreak="0">
    <w:nsid w:val="05610397"/>
    <w:multiLevelType w:val="hybridMultilevel"/>
    <w:tmpl w:val="A8BEFE5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6D96EF4"/>
    <w:multiLevelType w:val="hybridMultilevel"/>
    <w:tmpl w:val="680644E4"/>
    <w:lvl w:ilvl="0" w:tplc="5668361A">
      <w:start w:val="1"/>
      <w:numFmt w:val="lowerLetter"/>
      <w:lvlText w:val="%1."/>
      <w:lvlJc w:val="left"/>
      <w:pPr>
        <w:ind w:left="2520" w:hanging="360"/>
      </w:pPr>
      <w:rPr>
        <w:rFonts w:hint="default"/>
      </w:rPr>
    </w:lvl>
    <w:lvl w:ilvl="1" w:tplc="04090001">
      <w:start w:val="1"/>
      <w:numFmt w:val="bullet"/>
      <w:lvlText w:val=""/>
      <w:lvlJc w:val="left"/>
      <w:pPr>
        <w:ind w:left="3240" w:hanging="360"/>
      </w:pPr>
      <w:rPr>
        <w:rFonts w:ascii="Symbol" w:hAnsi="Symbol" w:hint="default"/>
      </w:r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0B56227E"/>
    <w:multiLevelType w:val="hybridMultilevel"/>
    <w:tmpl w:val="DF08E6A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0C925F72"/>
    <w:multiLevelType w:val="hybridMultilevel"/>
    <w:tmpl w:val="A6C0866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0C7182"/>
    <w:multiLevelType w:val="hybridMultilevel"/>
    <w:tmpl w:val="AFC0FD04"/>
    <w:lvl w:ilvl="0" w:tplc="172A13F2">
      <w:start w:val="1"/>
      <w:numFmt w:val="bullet"/>
      <w:lvlText w:val=""/>
      <w:lvlJc w:val="left"/>
      <w:pPr>
        <w:tabs>
          <w:tab w:val="num" w:pos="720"/>
        </w:tabs>
        <w:ind w:left="720" w:hanging="360"/>
      </w:pPr>
      <w:rPr>
        <w:rFonts w:ascii="Wingdings" w:hAnsi="Wingdings" w:hint="default"/>
      </w:rPr>
    </w:lvl>
    <w:lvl w:ilvl="1" w:tplc="958A5000" w:tentative="1">
      <w:start w:val="1"/>
      <w:numFmt w:val="bullet"/>
      <w:lvlText w:val=""/>
      <w:lvlJc w:val="left"/>
      <w:pPr>
        <w:tabs>
          <w:tab w:val="num" w:pos="1440"/>
        </w:tabs>
        <w:ind w:left="1440" w:hanging="360"/>
      </w:pPr>
      <w:rPr>
        <w:rFonts w:ascii="Wingdings" w:hAnsi="Wingdings" w:hint="default"/>
      </w:rPr>
    </w:lvl>
    <w:lvl w:ilvl="2" w:tplc="7AFCB6E4" w:tentative="1">
      <w:start w:val="1"/>
      <w:numFmt w:val="bullet"/>
      <w:lvlText w:val=""/>
      <w:lvlJc w:val="left"/>
      <w:pPr>
        <w:tabs>
          <w:tab w:val="num" w:pos="2160"/>
        </w:tabs>
        <w:ind w:left="2160" w:hanging="360"/>
      </w:pPr>
      <w:rPr>
        <w:rFonts w:ascii="Wingdings" w:hAnsi="Wingdings" w:hint="default"/>
      </w:rPr>
    </w:lvl>
    <w:lvl w:ilvl="3" w:tplc="E3A82F3A" w:tentative="1">
      <w:start w:val="1"/>
      <w:numFmt w:val="bullet"/>
      <w:lvlText w:val=""/>
      <w:lvlJc w:val="left"/>
      <w:pPr>
        <w:tabs>
          <w:tab w:val="num" w:pos="2880"/>
        </w:tabs>
        <w:ind w:left="2880" w:hanging="360"/>
      </w:pPr>
      <w:rPr>
        <w:rFonts w:ascii="Wingdings" w:hAnsi="Wingdings" w:hint="default"/>
      </w:rPr>
    </w:lvl>
    <w:lvl w:ilvl="4" w:tplc="259888D0" w:tentative="1">
      <w:start w:val="1"/>
      <w:numFmt w:val="bullet"/>
      <w:lvlText w:val=""/>
      <w:lvlJc w:val="left"/>
      <w:pPr>
        <w:tabs>
          <w:tab w:val="num" w:pos="3600"/>
        </w:tabs>
        <w:ind w:left="3600" w:hanging="360"/>
      </w:pPr>
      <w:rPr>
        <w:rFonts w:ascii="Wingdings" w:hAnsi="Wingdings" w:hint="default"/>
      </w:rPr>
    </w:lvl>
    <w:lvl w:ilvl="5" w:tplc="FE329050" w:tentative="1">
      <w:start w:val="1"/>
      <w:numFmt w:val="bullet"/>
      <w:lvlText w:val=""/>
      <w:lvlJc w:val="left"/>
      <w:pPr>
        <w:tabs>
          <w:tab w:val="num" w:pos="4320"/>
        </w:tabs>
        <w:ind w:left="4320" w:hanging="360"/>
      </w:pPr>
      <w:rPr>
        <w:rFonts w:ascii="Wingdings" w:hAnsi="Wingdings" w:hint="default"/>
      </w:rPr>
    </w:lvl>
    <w:lvl w:ilvl="6" w:tplc="DAFEDBD6" w:tentative="1">
      <w:start w:val="1"/>
      <w:numFmt w:val="bullet"/>
      <w:lvlText w:val=""/>
      <w:lvlJc w:val="left"/>
      <w:pPr>
        <w:tabs>
          <w:tab w:val="num" w:pos="5040"/>
        </w:tabs>
        <w:ind w:left="5040" w:hanging="360"/>
      </w:pPr>
      <w:rPr>
        <w:rFonts w:ascii="Wingdings" w:hAnsi="Wingdings" w:hint="default"/>
      </w:rPr>
    </w:lvl>
    <w:lvl w:ilvl="7" w:tplc="5C06B602" w:tentative="1">
      <w:start w:val="1"/>
      <w:numFmt w:val="bullet"/>
      <w:lvlText w:val=""/>
      <w:lvlJc w:val="left"/>
      <w:pPr>
        <w:tabs>
          <w:tab w:val="num" w:pos="5760"/>
        </w:tabs>
        <w:ind w:left="5760" w:hanging="360"/>
      </w:pPr>
      <w:rPr>
        <w:rFonts w:ascii="Wingdings" w:hAnsi="Wingdings" w:hint="default"/>
      </w:rPr>
    </w:lvl>
    <w:lvl w:ilvl="8" w:tplc="F0C8D6B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377782F"/>
    <w:multiLevelType w:val="hybridMultilevel"/>
    <w:tmpl w:val="FD00A3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AD3436B"/>
    <w:multiLevelType w:val="hybridMultilevel"/>
    <w:tmpl w:val="5C5A64F0"/>
    <w:lvl w:ilvl="0" w:tplc="A7AC2546">
      <w:start w:val="1"/>
      <w:numFmt w:val="bullet"/>
      <w:lvlText w:val=""/>
      <w:lvlJc w:val="left"/>
      <w:pPr>
        <w:tabs>
          <w:tab w:val="num" w:pos="720"/>
        </w:tabs>
        <w:ind w:left="720" w:hanging="360"/>
      </w:pPr>
      <w:rPr>
        <w:rFonts w:ascii="Wingdings" w:hAnsi="Wingdings" w:hint="default"/>
      </w:rPr>
    </w:lvl>
    <w:lvl w:ilvl="1" w:tplc="6EFADC7E" w:tentative="1">
      <w:start w:val="1"/>
      <w:numFmt w:val="bullet"/>
      <w:lvlText w:val=""/>
      <w:lvlJc w:val="left"/>
      <w:pPr>
        <w:tabs>
          <w:tab w:val="num" w:pos="1440"/>
        </w:tabs>
        <w:ind w:left="1440" w:hanging="360"/>
      </w:pPr>
      <w:rPr>
        <w:rFonts w:ascii="Wingdings" w:hAnsi="Wingdings" w:hint="default"/>
      </w:rPr>
    </w:lvl>
    <w:lvl w:ilvl="2" w:tplc="5510E0CA" w:tentative="1">
      <w:start w:val="1"/>
      <w:numFmt w:val="bullet"/>
      <w:lvlText w:val=""/>
      <w:lvlJc w:val="left"/>
      <w:pPr>
        <w:tabs>
          <w:tab w:val="num" w:pos="2160"/>
        </w:tabs>
        <w:ind w:left="2160" w:hanging="360"/>
      </w:pPr>
      <w:rPr>
        <w:rFonts w:ascii="Wingdings" w:hAnsi="Wingdings" w:hint="default"/>
      </w:rPr>
    </w:lvl>
    <w:lvl w:ilvl="3" w:tplc="40FA4968" w:tentative="1">
      <w:start w:val="1"/>
      <w:numFmt w:val="bullet"/>
      <w:lvlText w:val=""/>
      <w:lvlJc w:val="left"/>
      <w:pPr>
        <w:tabs>
          <w:tab w:val="num" w:pos="2880"/>
        </w:tabs>
        <w:ind w:left="2880" w:hanging="360"/>
      </w:pPr>
      <w:rPr>
        <w:rFonts w:ascii="Wingdings" w:hAnsi="Wingdings" w:hint="default"/>
      </w:rPr>
    </w:lvl>
    <w:lvl w:ilvl="4" w:tplc="8AA0C3DC" w:tentative="1">
      <w:start w:val="1"/>
      <w:numFmt w:val="bullet"/>
      <w:lvlText w:val=""/>
      <w:lvlJc w:val="left"/>
      <w:pPr>
        <w:tabs>
          <w:tab w:val="num" w:pos="3600"/>
        </w:tabs>
        <w:ind w:left="3600" w:hanging="360"/>
      </w:pPr>
      <w:rPr>
        <w:rFonts w:ascii="Wingdings" w:hAnsi="Wingdings" w:hint="default"/>
      </w:rPr>
    </w:lvl>
    <w:lvl w:ilvl="5" w:tplc="6C9ACD74" w:tentative="1">
      <w:start w:val="1"/>
      <w:numFmt w:val="bullet"/>
      <w:lvlText w:val=""/>
      <w:lvlJc w:val="left"/>
      <w:pPr>
        <w:tabs>
          <w:tab w:val="num" w:pos="4320"/>
        </w:tabs>
        <w:ind w:left="4320" w:hanging="360"/>
      </w:pPr>
      <w:rPr>
        <w:rFonts w:ascii="Wingdings" w:hAnsi="Wingdings" w:hint="default"/>
      </w:rPr>
    </w:lvl>
    <w:lvl w:ilvl="6" w:tplc="8EB66DC0" w:tentative="1">
      <w:start w:val="1"/>
      <w:numFmt w:val="bullet"/>
      <w:lvlText w:val=""/>
      <w:lvlJc w:val="left"/>
      <w:pPr>
        <w:tabs>
          <w:tab w:val="num" w:pos="5040"/>
        </w:tabs>
        <w:ind w:left="5040" w:hanging="360"/>
      </w:pPr>
      <w:rPr>
        <w:rFonts w:ascii="Wingdings" w:hAnsi="Wingdings" w:hint="default"/>
      </w:rPr>
    </w:lvl>
    <w:lvl w:ilvl="7" w:tplc="CA164FD0" w:tentative="1">
      <w:start w:val="1"/>
      <w:numFmt w:val="bullet"/>
      <w:lvlText w:val=""/>
      <w:lvlJc w:val="left"/>
      <w:pPr>
        <w:tabs>
          <w:tab w:val="num" w:pos="5760"/>
        </w:tabs>
        <w:ind w:left="5760" w:hanging="360"/>
      </w:pPr>
      <w:rPr>
        <w:rFonts w:ascii="Wingdings" w:hAnsi="Wingdings" w:hint="default"/>
      </w:rPr>
    </w:lvl>
    <w:lvl w:ilvl="8" w:tplc="4530C51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BE00627"/>
    <w:multiLevelType w:val="hybridMultilevel"/>
    <w:tmpl w:val="AEB019EA"/>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15:restartNumberingAfterBreak="0">
    <w:nsid w:val="1D5323F1"/>
    <w:multiLevelType w:val="hybridMultilevel"/>
    <w:tmpl w:val="201E8DF4"/>
    <w:lvl w:ilvl="0" w:tplc="40090011">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A63BC8"/>
    <w:multiLevelType w:val="hybridMultilevel"/>
    <w:tmpl w:val="4906BEA0"/>
    <w:lvl w:ilvl="0" w:tplc="04090003">
      <w:start w:val="1"/>
      <w:numFmt w:val="bullet"/>
      <w:lvlText w:val="o"/>
      <w:lvlJc w:val="left"/>
      <w:pPr>
        <w:ind w:left="2295" w:hanging="360"/>
      </w:pPr>
      <w:rPr>
        <w:rFonts w:ascii="Courier New" w:hAnsi="Courier New" w:cs="Courier New" w:hint="default"/>
      </w:rPr>
    </w:lvl>
    <w:lvl w:ilvl="1" w:tplc="04090003" w:tentative="1">
      <w:start w:val="1"/>
      <w:numFmt w:val="bullet"/>
      <w:lvlText w:val="o"/>
      <w:lvlJc w:val="left"/>
      <w:pPr>
        <w:ind w:left="3015" w:hanging="360"/>
      </w:pPr>
      <w:rPr>
        <w:rFonts w:ascii="Courier New" w:hAnsi="Courier New" w:cs="Courier New" w:hint="default"/>
      </w:rPr>
    </w:lvl>
    <w:lvl w:ilvl="2" w:tplc="04090005" w:tentative="1">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16" w15:restartNumberingAfterBreak="0">
    <w:nsid w:val="2BE24B29"/>
    <w:multiLevelType w:val="hybridMultilevel"/>
    <w:tmpl w:val="4B4861C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 w15:restartNumberingAfterBreak="0">
    <w:nsid w:val="2D47276B"/>
    <w:multiLevelType w:val="multilevel"/>
    <w:tmpl w:val="F4F89408"/>
    <w:numStyleLink w:val="Style2"/>
  </w:abstractNum>
  <w:abstractNum w:abstractNumId="18" w15:restartNumberingAfterBreak="0">
    <w:nsid w:val="32436743"/>
    <w:multiLevelType w:val="hybridMultilevel"/>
    <w:tmpl w:val="6516814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3BD1E46"/>
    <w:multiLevelType w:val="hybridMultilevel"/>
    <w:tmpl w:val="D3001C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53146FE"/>
    <w:multiLevelType w:val="multilevel"/>
    <w:tmpl w:val="90F8F49E"/>
    <w:lvl w:ilvl="0">
      <w:start w:val="3"/>
      <w:numFmt w:val="decimal"/>
      <w:lvlText w:val="%1"/>
      <w:lvlJc w:val="left"/>
      <w:pPr>
        <w:ind w:left="36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1" w15:restartNumberingAfterBreak="0">
    <w:nsid w:val="3DDA14B8"/>
    <w:multiLevelType w:val="hybridMultilevel"/>
    <w:tmpl w:val="36FA7C48"/>
    <w:lvl w:ilvl="0" w:tplc="0409001B">
      <w:start w:val="1"/>
      <w:numFmt w:val="lowerRoman"/>
      <w:lvlText w:val="%1."/>
      <w:lvlJc w:val="right"/>
      <w:pPr>
        <w:ind w:left="2160" w:hanging="18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3F2C2A9D"/>
    <w:multiLevelType w:val="hybridMultilevel"/>
    <w:tmpl w:val="67688ECA"/>
    <w:lvl w:ilvl="0" w:tplc="D240622A">
      <w:numFmt w:val="bullet"/>
      <w:lvlText w:val=""/>
      <w:lvlJc w:val="left"/>
      <w:pPr>
        <w:ind w:left="720" w:hanging="360"/>
      </w:pPr>
      <w:rPr>
        <w:rFonts w:ascii="Wingdings" w:eastAsia="Calibr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85A7A2F"/>
    <w:multiLevelType w:val="multilevel"/>
    <w:tmpl w:val="F4F89408"/>
    <w:styleLink w:val="Style2"/>
    <w:lvl w:ilvl="0">
      <w:start w:val="2"/>
      <w:numFmt w:val="decimal"/>
      <w:lvlText w:val="%1"/>
      <w:lvlJc w:val="left"/>
      <w:pPr>
        <w:ind w:left="375" w:hanging="375"/>
      </w:pPr>
      <w:rPr>
        <w:rFonts w:hint="default"/>
      </w:rPr>
    </w:lvl>
    <w:lvl w:ilvl="1">
      <w:start w:val="1"/>
      <w:numFmt w:val="decimal"/>
      <w:lvlText w:val="%1.%2"/>
      <w:lvlJc w:val="left"/>
      <w:pPr>
        <w:ind w:left="1296" w:hanging="576"/>
      </w:pPr>
      <w:rPr>
        <w:rFonts w:hint="default"/>
      </w:rPr>
    </w:lvl>
    <w:lvl w:ilvl="2">
      <w:start w:val="1"/>
      <w:numFmt w:val="decimal"/>
      <w:lvlRestart w:val="0"/>
      <w:pStyle w:val="DocumentReleaseNoteTableHeader"/>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4CE36ECF"/>
    <w:multiLevelType w:val="hybridMultilevel"/>
    <w:tmpl w:val="680644E4"/>
    <w:lvl w:ilvl="0" w:tplc="5668361A">
      <w:start w:val="1"/>
      <w:numFmt w:val="lowerLetter"/>
      <w:lvlText w:val="%1."/>
      <w:lvlJc w:val="left"/>
      <w:pPr>
        <w:ind w:left="2520" w:hanging="360"/>
      </w:pPr>
      <w:rPr>
        <w:rFonts w:hint="default"/>
      </w:rPr>
    </w:lvl>
    <w:lvl w:ilvl="1" w:tplc="04090001">
      <w:start w:val="1"/>
      <w:numFmt w:val="bullet"/>
      <w:lvlText w:val=""/>
      <w:lvlJc w:val="left"/>
      <w:pPr>
        <w:ind w:left="3240" w:hanging="360"/>
      </w:pPr>
      <w:rPr>
        <w:rFonts w:ascii="Symbol" w:hAnsi="Symbol"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4D2C5303"/>
    <w:multiLevelType w:val="hybridMultilevel"/>
    <w:tmpl w:val="70AC08C6"/>
    <w:lvl w:ilvl="0" w:tplc="5DEEE47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52AA7AF1"/>
    <w:multiLevelType w:val="hybridMultilevel"/>
    <w:tmpl w:val="0DC8FE72"/>
    <w:lvl w:ilvl="0" w:tplc="04090013">
      <w:start w:val="1"/>
      <w:numFmt w:val="upperRoman"/>
      <w:lvlText w:val="%1."/>
      <w:lvlJc w:val="right"/>
      <w:pPr>
        <w:ind w:left="2250" w:hanging="360"/>
      </w:pPr>
    </w:lvl>
    <w:lvl w:ilvl="1" w:tplc="04090019">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7" w15:restartNumberingAfterBreak="0">
    <w:nsid w:val="53181456"/>
    <w:multiLevelType w:val="hybridMultilevel"/>
    <w:tmpl w:val="B066CD10"/>
    <w:lvl w:ilvl="0" w:tplc="578C1A9C">
      <w:start w:val="1"/>
      <w:numFmt w:val="bullet"/>
      <w:lvlText w:val=""/>
      <w:lvlJc w:val="left"/>
      <w:pPr>
        <w:tabs>
          <w:tab w:val="num" w:pos="720"/>
        </w:tabs>
        <w:ind w:left="720" w:hanging="360"/>
      </w:pPr>
      <w:rPr>
        <w:rFonts w:ascii="Wingdings" w:hAnsi="Wingdings" w:hint="default"/>
      </w:rPr>
    </w:lvl>
    <w:lvl w:ilvl="1" w:tplc="220ED53C" w:tentative="1">
      <w:start w:val="1"/>
      <w:numFmt w:val="bullet"/>
      <w:lvlText w:val=""/>
      <w:lvlJc w:val="left"/>
      <w:pPr>
        <w:tabs>
          <w:tab w:val="num" w:pos="1440"/>
        </w:tabs>
        <w:ind w:left="1440" w:hanging="360"/>
      </w:pPr>
      <w:rPr>
        <w:rFonts w:ascii="Wingdings" w:hAnsi="Wingdings" w:hint="default"/>
      </w:rPr>
    </w:lvl>
    <w:lvl w:ilvl="2" w:tplc="0BE491C0" w:tentative="1">
      <w:start w:val="1"/>
      <w:numFmt w:val="bullet"/>
      <w:lvlText w:val=""/>
      <w:lvlJc w:val="left"/>
      <w:pPr>
        <w:tabs>
          <w:tab w:val="num" w:pos="2160"/>
        </w:tabs>
        <w:ind w:left="2160" w:hanging="360"/>
      </w:pPr>
      <w:rPr>
        <w:rFonts w:ascii="Wingdings" w:hAnsi="Wingdings" w:hint="default"/>
      </w:rPr>
    </w:lvl>
    <w:lvl w:ilvl="3" w:tplc="EAA0858A" w:tentative="1">
      <w:start w:val="1"/>
      <w:numFmt w:val="bullet"/>
      <w:lvlText w:val=""/>
      <w:lvlJc w:val="left"/>
      <w:pPr>
        <w:tabs>
          <w:tab w:val="num" w:pos="2880"/>
        </w:tabs>
        <w:ind w:left="2880" w:hanging="360"/>
      </w:pPr>
      <w:rPr>
        <w:rFonts w:ascii="Wingdings" w:hAnsi="Wingdings" w:hint="default"/>
      </w:rPr>
    </w:lvl>
    <w:lvl w:ilvl="4" w:tplc="9B94E660" w:tentative="1">
      <w:start w:val="1"/>
      <w:numFmt w:val="bullet"/>
      <w:lvlText w:val=""/>
      <w:lvlJc w:val="left"/>
      <w:pPr>
        <w:tabs>
          <w:tab w:val="num" w:pos="3600"/>
        </w:tabs>
        <w:ind w:left="3600" w:hanging="360"/>
      </w:pPr>
      <w:rPr>
        <w:rFonts w:ascii="Wingdings" w:hAnsi="Wingdings" w:hint="default"/>
      </w:rPr>
    </w:lvl>
    <w:lvl w:ilvl="5" w:tplc="93906F66" w:tentative="1">
      <w:start w:val="1"/>
      <w:numFmt w:val="bullet"/>
      <w:lvlText w:val=""/>
      <w:lvlJc w:val="left"/>
      <w:pPr>
        <w:tabs>
          <w:tab w:val="num" w:pos="4320"/>
        </w:tabs>
        <w:ind w:left="4320" w:hanging="360"/>
      </w:pPr>
      <w:rPr>
        <w:rFonts w:ascii="Wingdings" w:hAnsi="Wingdings" w:hint="default"/>
      </w:rPr>
    </w:lvl>
    <w:lvl w:ilvl="6" w:tplc="141E38D6" w:tentative="1">
      <w:start w:val="1"/>
      <w:numFmt w:val="bullet"/>
      <w:lvlText w:val=""/>
      <w:lvlJc w:val="left"/>
      <w:pPr>
        <w:tabs>
          <w:tab w:val="num" w:pos="5040"/>
        </w:tabs>
        <w:ind w:left="5040" w:hanging="360"/>
      </w:pPr>
      <w:rPr>
        <w:rFonts w:ascii="Wingdings" w:hAnsi="Wingdings" w:hint="default"/>
      </w:rPr>
    </w:lvl>
    <w:lvl w:ilvl="7" w:tplc="EA821904" w:tentative="1">
      <w:start w:val="1"/>
      <w:numFmt w:val="bullet"/>
      <w:lvlText w:val=""/>
      <w:lvlJc w:val="left"/>
      <w:pPr>
        <w:tabs>
          <w:tab w:val="num" w:pos="5760"/>
        </w:tabs>
        <w:ind w:left="5760" w:hanging="360"/>
      </w:pPr>
      <w:rPr>
        <w:rFonts w:ascii="Wingdings" w:hAnsi="Wingdings" w:hint="default"/>
      </w:rPr>
    </w:lvl>
    <w:lvl w:ilvl="8" w:tplc="ED3A558E"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36223B5"/>
    <w:multiLevelType w:val="hybridMultilevel"/>
    <w:tmpl w:val="680644E4"/>
    <w:lvl w:ilvl="0" w:tplc="5668361A">
      <w:start w:val="1"/>
      <w:numFmt w:val="lowerLetter"/>
      <w:lvlText w:val="%1."/>
      <w:lvlJc w:val="left"/>
      <w:pPr>
        <w:ind w:left="2520" w:hanging="360"/>
      </w:pPr>
      <w:rPr>
        <w:rFonts w:hint="default"/>
      </w:rPr>
    </w:lvl>
    <w:lvl w:ilvl="1" w:tplc="04090001">
      <w:start w:val="1"/>
      <w:numFmt w:val="bullet"/>
      <w:lvlText w:val=""/>
      <w:lvlJc w:val="left"/>
      <w:pPr>
        <w:ind w:left="3240" w:hanging="360"/>
      </w:pPr>
      <w:rPr>
        <w:rFonts w:ascii="Symbol" w:hAnsi="Symbol" w:hint="default"/>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566D4DA4"/>
    <w:multiLevelType w:val="hybridMultilevel"/>
    <w:tmpl w:val="E176F5F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673643A4"/>
    <w:multiLevelType w:val="hybridMultilevel"/>
    <w:tmpl w:val="390E55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E94031E"/>
    <w:multiLevelType w:val="hybridMultilevel"/>
    <w:tmpl w:val="A8E4B4B8"/>
    <w:lvl w:ilvl="0" w:tplc="04090003">
      <w:start w:val="1"/>
      <w:numFmt w:val="bullet"/>
      <w:lvlText w:val="o"/>
      <w:lvlJc w:val="left"/>
      <w:pPr>
        <w:ind w:left="1530" w:hanging="360"/>
      </w:pPr>
      <w:rPr>
        <w:rFonts w:ascii="Courier New" w:hAnsi="Courier New" w:cs="Courier New" w:hint="default"/>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2" w15:restartNumberingAfterBreak="0">
    <w:nsid w:val="70C91084"/>
    <w:multiLevelType w:val="hybridMultilevel"/>
    <w:tmpl w:val="734C9F7A"/>
    <w:lvl w:ilvl="0" w:tplc="0409000D">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70EC4DF5"/>
    <w:multiLevelType w:val="multilevel"/>
    <w:tmpl w:val="3BC2F8A2"/>
    <w:lvl w:ilvl="0">
      <w:start w:val="1"/>
      <w:numFmt w:val="decimal"/>
      <w:lvlText w:val="%1"/>
      <w:lvlJc w:val="left"/>
      <w:pPr>
        <w:ind w:left="432" w:hanging="432"/>
      </w:pPr>
      <w:rPr>
        <w:rFonts w:hint="default"/>
      </w:rPr>
    </w:lvl>
    <w:lvl w:ilvl="1">
      <w:start w:val="1"/>
      <w:numFmt w:val="decimal"/>
      <w:pStyle w:val="Heading2"/>
      <w:lvlText w:val="%1.%2"/>
      <w:lvlJc w:val="left"/>
      <w:pPr>
        <w:ind w:left="936" w:hanging="576"/>
      </w:pPr>
      <w:rPr>
        <w:rFonts w:hint="default"/>
        <w:color w:val="5B9BD5" w:themeColor="accent5"/>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4" w15:restartNumberingAfterBreak="0">
    <w:nsid w:val="72352221"/>
    <w:multiLevelType w:val="hybridMultilevel"/>
    <w:tmpl w:val="735607C0"/>
    <w:lvl w:ilvl="0" w:tplc="B6E029A2">
      <w:start w:val="4"/>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5" w15:restartNumberingAfterBreak="0">
    <w:nsid w:val="72561AF9"/>
    <w:multiLevelType w:val="hybridMultilevel"/>
    <w:tmpl w:val="201E8DF4"/>
    <w:lvl w:ilvl="0" w:tplc="40090011">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2D3666D"/>
    <w:multiLevelType w:val="hybridMultilevel"/>
    <w:tmpl w:val="67E06B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6B55241"/>
    <w:multiLevelType w:val="hybridMultilevel"/>
    <w:tmpl w:val="BE02008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79A15C48"/>
    <w:multiLevelType w:val="hybridMultilevel"/>
    <w:tmpl w:val="57F0E9A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962228838">
    <w:abstractNumId w:val="23"/>
  </w:num>
  <w:num w:numId="2" w16cid:durableId="1100755794">
    <w:abstractNumId w:val="17"/>
  </w:num>
  <w:num w:numId="3" w16cid:durableId="2013797324">
    <w:abstractNumId w:val="9"/>
  </w:num>
  <w:num w:numId="4" w16cid:durableId="552697845">
    <w:abstractNumId w:val="33"/>
  </w:num>
  <w:num w:numId="5" w16cid:durableId="1934895974">
    <w:abstractNumId w:val="20"/>
  </w:num>
  <w:num w:numId="6" w16cid:durableId="287974599">
    <w:abstractNumId w:val="13"/>
  </w:num>
  <w:num w:numId="7" w16cid:durableId="1480655640">
    <w:abstractNumId w:val="24"/>
  </w:num>
  <w:num w:numId="8" w16cid:durableId="1007247641">
    <w:abstractNumId w:val="31"/>
  </w:num>
  <w:num w:numId="9" w16cid:durableId="1594780959">
    <w:abstractNumId w:val="26"/>
  </w:num>
  <w:num w:numId="10" w16cid:durableId="1790511201">
    <w:abstractNumId w:val="11"/>
  </w:num>
  <w:num w:numId="11" w16cid:durableId="1264024777">
    <w:abstractNumId w:val="15"/>
  </w:num>
  <w:num w:numId="12" w16cid:durableId="1531214073">
    <w:abstractNumId w:val="18"/>
  </w:num>
  <w:num w:numId="13" w16cid:durableId="1121345512">
    <w:abstractNumId w:val="8"/>
  </w:num>
  <w:num w:numId="14" w16cid:durableId="1068267338">
    <w:abstractNumId w:val="12"/>
  </w:num>
  <w:num w:numId="15" w16cid:durableId="566460247">
    <w:abstractNumId w:val="27"/>
  </w:num>
  <w:num w:numId="16" w16cid:durableId="1674215121">
    <w:abstractNumId w:val="10"/>
  </w:num>
  <w:num w:numId="17" w16cid:durableId="1811826894">
    <w:abstractNumId w:val="0"/>
    <w:lvlOverride w:ilvl="0">
      <w:lvl w:ilvl="0">
        <w:numFmt w:val="decimal"/>
        <w:lvlText w:val=""/>
        <w:legacy w:legacy="1" w:legacySpace="0" w:legacyIndent="283"/>
        <w:lvlJc w:val="left"/>
        <w:pPr>
          <w:ind w:left="283" w:hanging="283"/>
        </w:pPr>
        <w:rPr>
          <w:rFonts w:ascii="Symbol" w:hAnsi="Symbol" w:hint="default"/>
          <w:sz w:val="16"/>
        </w:rPr>
      </w:lvl>
    </w:lvlOverride>
  </w:num>
  <w:num w:numId="18" w16cid:durableId="2134592882">
    <w:abstractNumId w:val="0"/>
    <w:lvlOverride w:ilvl="0">
      <w:lvl w:ilvl="0">
        <w:numFmt w:val="decimal"/>
        <w:lvlText w:val=""/>
        <w:legacy w:legacy="1" w:legacySpace="0" w:legacyIndent="288"/>
        <w:lvlJc w:val="left"/>
        <w:pPr>
          <w:ind w:left="576" w:hanging="288"/>
        </w:pPr>
        <w:rPr>
          <w:rFonts w:ascii="Symbol" w:hAnsi="Symbol" w:hint="default"/>
          <w:sz w:val="12"/>
        </w:rPr>
      </w:lvl>
    </w:lvlOverride>
  </w:num>
  <w:num w:numId="19" w16cid:durableId="12221170">
    <w:abstractNumId w:val="19"/>
  </w:num>
  <w:num w:numId="20" w16cid:durableId="1626345846">
    <w:abstractNumId w:val="14"/>
  </w:num>
  <w:num w:numId="21" w16cid:durableId="415130626">
    <w:abstractNumId w:val="3"/>
  </w:num>
  <w:num w:numId="22" w16cid:durableId="1244029340">
    <w:abstractNumId w:val="25"/>
  </w:num>
  <w:num w:numId="23" w16cid:durableId="798257809">
    <w:abstractNumId w:val="34"/>
  </w:num>
  <w:num w:numId="24" w16cid:durableId="811795855">
    <w:abstractNumId w:val="30"/>
  </w:num>
  <w:num w:numId="25" w16cid:durableId="1172987410">
    <w:abstractNumId w:val="36"/>
  </w:num>
  <w:num w:numId="26" w16cid:durableId="696272405">
    <w:abstractNumId w:val="37"/>
  </w:num>
  <w:num w:numId="27" w16cid:durableId="2059166081">
    <w:abstractNumId w:val="7"/>
  </w:num>
  <w:num w:numId="28" w16cid:durableId="155272734">
    <w:abstractNumId w:val="28"/>
  </w:num>
  <w:num w:numId="29" w16cid:durableId="1376924299">
    <w:abstractNumId w:val="2"/>
  </w:num>
  <w:num w:numId="30" w16cid:durableId="1780417996">
    <w:abstractNumId w:val="35"/>
  </w:num>
  <w:num w:numId="31" w16cid:durableId="1736514313">
    <w:abstractNumId w:val="16"/>
  </w:num>
  <w:num w:numId="32" w16cid:durableId="6220056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24060148">
    <w:abstractNumId w:val="33"/>
  </w:num>
  <w:num w:numId="34" w16cid:durableId="1544711502">
    <w:abstractNumId w:val="38"/>
  </w:num>
  <w:num w:numId="35" w16cid:durableId="1538396063">
    <w:abstractNumId w:val="1"/>
  </w:num>
  <w:num w:numId="36" w16cid:durableId="1336153964">
    <w:abstractNumId w:val="21"/>
  </w:num>
  <w:num w:numId="37" w16cid:durableId="180342210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96751457">
    <w:abstractNumId w:val="32"/>
  </w:num>
  <w:num w:numId="39" w16cid:durableId="408310300">
    <w:abstractNumId w:val="29"/>
  </w:num>
  <w:num w:numId="40" w16cid:durableId="779570522">
    <w:abstractNumId w:val="6"/>
  </w:num>
  <w:num w:numId="41" w16cid:durableId="1891573420">
    <w:abstractNumId w:val="4"/>
  </w:num>
  <w:num w:numId="42" w16cid:durableId="21905821">
    <w:abstractNumId w:val="5"/>
  </w:num>
  <w:num w:numId="43" w16cid:durableId="1957901907">
    <w:abstractNumId w:val="2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illa Rafalovitz">
    <w15:presenceInfo w15:providerId="AD" w15:userId="S::hrafalovitz@digibank.co.il::aafe51fc-c3e2-493d-b3f6-a730eec1c220"/>
  </w15:person>
  <w15:person w15:author="Virender Beniwal">
    <w15:presenceInfo w15:providerId="AD" w15:userId="S::455026@TCS.com::f6bf4b8e-83c1-45b4-b458-04d37b869200"/>
  </w15:person>
  <w15:person w15:author="Sandip Sharma">
    <w15:presenceInfo w15:providerId="AD" w15:userId="S-1-5-21-1801674531-1177238915-682003330-413418"/>
  </w15:person>
  <w15:person w15:author="BENIWAL VIRENDER">
    <w15:presenceInfo w15:providerId="None" w15:userId="BENIWAL VIRENDER"/>
  </w15:person>
  <w15:person w15:author="Avichai David">
    <w15:presenceInfo w15:providerId="AD" w15:userId="S::adavid@digibank.co.il::795926e6-2fe5-46e7-8357-df13634a643e"/>
  </w15:person>
  <w15:person w15:author="Virender Beniwal [2]">
    <w15:presenceInfo w15:providerId="None" w15:userId="Virender Beniw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265"/>
    <w:rsid w:val="00001278"/>
    <w:rsid w:val="000018BA"/>
    <w:rsid w:val="0000338E"/>
    <w:rsid w:val="0000389F"/>
    <w:rsid w:val="00005104"/>
    <w:rsid w:val="0000668D"/>
    <w:rsid w:val="00010AEA"/>
    <w:rsid w:val="00016049"/>
    <w:rsid w:val="00016C3F"/>
    <w:rsid w:val="00017033"/>
    <w:rsid w:val="00020006"/>
    <w:rsid w:val="00020517"/>
    <w:rsid w:val="0002076E"/>
    <w:rsid w:val="00023131"/>
    <w:rsid w:val="0002533A"/>
    <w:rsid w:val="00025EA0"/>
    <w:rsid w:val="0003012A"/>
    <w:rsid w:val="000318BC"/>
    <w:rsid w:val="00032AFA"/>
    <w:rsid w:val="000349B9"/>
    <w:rsid w:val="00037042"/>
    <w:rsid w:val="00041B61"/>
    <w:rsid w:val="00045113"/>
    <w:rsid w:val="00046CBC"/>
    <w:rsid w:val="000506F9"/>
    <w:rsid w:val="000522E5"/>
    <w:rsid w:val="00052F6B"/>
    <w:rsid w:val="00054567"/>
    <w:rsid w:val="00054BE2"/>
    <w:rsid w:val="000551FF"/>
    <w:rsid w:val="00055D1A"/>
    <w:rsid w:val="00057062"/>
    <w:rsid w:val="00061AB5"/>
    <w:rsid w:val="0006240B"/>
    <w:rsid w:val="0006347F"/>
    <w:rsid w:val="00063BBE"/>
    <w:rsid w:val="00064BB7"/>
    <w:rsid w:val="00067045"/>
    <w:rsid w:val="00067B14"/>
    <w:rsid w:val="00072ABC"/>
    <w:rsid w:val="00073656"/>
    <w:rsid w:val="0007392E"/>
    <w:rsid w:val="00073B7E"/>
    <w:rsid w:val="00073FCD"/>
    <w:rsid w:val="00076BC5"/>
    <w:rsid w:val="0007728E"/>
    <w:rsid w:val="00077479"/>
    <w:rsid w:val="00077AC6"/>
    <w:rsid w:val="00081B20"/>
    <w:rsid w:val="00081E1C"/>
    <w:rsid w:val="00081E2B"/>
    <w:rsid w:val="00082689"/>
    <w:rsid w:val="0008539B"/>
    <w:rsid w:val="000857C9"/>
    <w:rsid w:val="00087280"/>
    <w:rsid w:val="00092136"/>
    <w:rsid w:val="00096C65"/>
    <w:rsid w:val="000A1477"/>
    <w:rsid w:val="000A279E"/>
    <w:rsid w:val="000A3B0F"/>
    <w:rsid w:val="000A4CC9"/>
    <w:rsid w:val="000A51EF"/>
    <w:rsid w:val="000A63A5"/>
    <w:rsid w:val="000B0A34"/>
    <w:rsid w:val="000B364C"/>
    <w:rsid w:val="000B4037"/>
    <w:rsid w:val="000B46E7"/>
    <w:rsid w:val="000C39C2"/>
    <w:rsid w:val="000C76A0"/>
    <w:rsid w:val="000C77B7"/>
    <w:rsid w:val="000D10F2"/>
    <w:rsid w:val="000D28D0"/>
    <w:rsid w:val="000D5036"/>
    <w:rsid w:val="000D5C6E"/>
    <w:rsid w:val="000E1A4F"/>
    <w:rsid w:val="000E2D4A"/>
    <w:rsid w:val="000E6B7A"/>
    <w:rsid w:val="000E7FCB"/>
    <w:rsid w:val="000F379A"/>
    <w:rsid w:val="000F5E7C"/>
    <w:rsid w:val="000F666D"/>
    <w:rsid w:val="000F7188"/>
    <w:rsid w:val="00100F1F"/>
    <w:rsid w:val="001011AA"/>
    <w:rsid w:val="00102872"/>
    <w:rsid w:val="00102A3B"/>
    <w:rsid w:val="001062D4"/>
    <w:rsid w:val="00107641"/>
    <w:rsid w:val="00107A60"/>
    <w:rsid w:val="00107D65"/>
    <w:rsid w:val="00110C83"/>
    <w:rsid w:val="001119A5"/>
    <w:rsid w:val="00111A72"/>
    <w:rsid w:val="00112E88"/>
    <w:rsid w:val="00113710"/>
    <w:rsid w:val="00115730"/>
    <w:rsid w:val="00115EEE"/>
    <w:rsid w:val="0012266C"/>
    <w:rsid w:val="001231D7"/>
    <w:rsid w:val="00125AF7"/>
    <w:rsid w:val="00130D3C"/>
    <w:rsid w:val="00133D68"/>
    <w:rsid w:val="0013670F"/>
    <w:rsid w:val="00140333"/>
    <w:rsid w:val="00143801"/>
    <w:rsid w:val="0014383D"/>
    <w:rsid w:val="0014464E"/>
    <w:rsid w:val="001459D9"/>
    <w:rsid w:val="001468D0"/>
    <w:rsid w:val="001520AD"/>
    <w:rsid w:val="00153004"/>
    <w:rsid w:val="00153F0A"/>
    <w:rsid w:val="001542AF"/>
    <w:rsid w:val="00154677"/>
    <w:rsid w:val="00155748"/>
    <w:rsid w:val="00156911"/>
    <w:rsid w:val="00156C15"/>
    <w:rsid w:val="00156F77"/>
    <w:rsid w:val="00161944"/>
    <w:rsid w:val="001621EC"/>
    <w:rsid w:val="00162A42"/>
    <w:rsid w:val="00163399"/>
    <w:rsid w:val="00166705"/>
    <w:rsid w:val="00167AA4"/>
    <w:rsid w:val="00167BEC"/>
    <w:rsid w:val="00171B76"/>
    <w:rsid w:val="001745A6"/>
    <w:rsid w:val="0017464C"/>
    <w:rsid w:val="00176A9D"/>
    <w:rsid w:val="001772D3"/>
    <w:rsid w:val="00180C59"/>
    <w:rsid w:val="00181D2D"/>
    <w:rsid w:val="00181D81"/>
    <w:rsid w:val="00187D67"/>
    <w:rsid w:val="00191DEC"/>
    <w:rsid w:val="00192832"/>
    <w:rsid w:val="00193F3A"/>
    <w:rsid w:val="00196486"/>
    <w:rsid w:val="00196F9A"/>
    <w:rsid w:val="00197973"/>
    <w:rsid w:val="001A16E8"/>
    <w:rsid w:val="001A31A2"/>
    <w:rsid w:val="001A35DE"/>
    <w:rsid w:val="001A5741"/>
    <w:rsid w:val="001A6ECA"/>
    <w:rsid w:val="001B6959"/>
    <w:rsid w:val="001B6B39"/>
    <w:rsid w:val="001B6B47"/>
    <w:rsid w:val="001C07E7"/>
    <w:rsid w:val="001C0909"/>
    <w:rsid w:val="001C1D64"/>
    <w:rsid w:val="001C2FE9"/>
    <w:rsid w:val="001C58F7"/>
    <w:rsid w:val="001C651D"/>
    <w:rsid w:val="001C7BE0"/>
    <w:rsid w:val="001D141D"/>
    <w:rsid w:val="001D2974"/>
    <w:rsid w:val="001D3D83"/>
    <w:rsid w:val="001D57C9"/>
    <w:rsid w:val="001D5E24"/>
    <w:rsid w:val="001D6C92"/>
    <w:rsid w:val="001D710E"/>
    <w:rsid w:val="001D7249"/>
    <w:rsid w:val="001E074D"/>
    <w:rsid w:val="001E1697"/>
    <w:rsid w:val="001E3354"/>
    <w:rsid w:val="001E360A"/>
    <w:rsid w:val="001E43EF"/>
    <w:rsid w:val="001E65DB"/>
    <w:rsid w:val="001E7DBE"/>
    <w:rsid w:val="001F0337"/>
    <w:rsid w:val="001F207D"/>
    <w:rsid w:val="001F7A05"/>
    <w:rsid w:val="00207509"/>
    <w:rsid w:val="00207DA2"/>
    <w:rsid w:val="002105F1"/>
    <w:rsid w:val="002110FE"/>
    <w:rsid w:val="00212E00"/>
    <w:rsid w:val="002143EC"/>
    <w:rsid w:val="002148E9"/>
    <w:rsid w:val="002162DD"/>
    <w:rsid w:val="00217F3D"/>
    <w:rsid w:val="002206BD"/>
    <w:rsid w:val="0022112C"/>
    <w:rsid w:val="0022390D"/>
    <w:rsid w:val="00224885"/>
    <w:rsid w:val="00230F56"/>
    <w:rsid w:val="00232FD5"/>
    <w:rsid w:val="00233998"/>
    <w:rsid w:val="00235CCC"/>
    <w:rsid w:val="00235D40"/>
    <w:rsid w:val="00236C65"/>
    <w:rsid w:val="00236E65"/>
    <w:rsid w:val="00237225"/>
    <w:rsid w:val="00237263"/>
    <w:rsid w:val="0024035A"/>
    <w:rsid w:val="002411D9"/>
    <w:rsid w:val="0024544D"/>
    <w:rsid w:val="00245EAE"/>
    <w:rsid w:val="002460C0"/>
    <w:rsid w:val="00246B8C"/>
    <w:rsid w:val="0025244D"/>
    <w:rsid w:val="00252608"/>
    <w:rsid w:val="002536E3"/>
    <w:rsid w:val="00255B3C"/>
    <w:rsid w:val="00256EBC"/>
    <w:rsid w:val="00257E28"/>
    <w:rsid w:val="00261241"/>
    <w:rsid w:val="00262EBB"/>
    <w:rsid w:val="00266F4E"/>
    <w:rsid w:val="00272551"/>
    <w:rsid w:val="00272A4B"/>
    <w:rsid w:val="00272EC8"/>
    <w:rsid w:val="002732FD"/>
    <w:rsid w:val="00274003"/>
    <w:rsid w:val="0027475B"/>
    <w:rsid w:val="00275C72"/>
    <w:rsid w:val="00281956"/>
    <w:rsid w:val="00281DE0"/>
    <w:rsid w:val="00282AEB"/>
    <w:rsid w:val="00284429"/>
    <w:rsid w:val="002903EE"/>
    <w:rsid w:val="00290A3A"/>
    <w:rsid w:val="002944EF"/>
    <w:rsid w:val="00294BB2"/>
    <w:rsid w:val="00295A90"/>
    <w:rsid w:val="0029710A"/>
    <w:rsid w:val="0029736B"/>
    <w:rsid w:val="00297C6F"/>
    <w:rsid w:val="002A0202"/>
    <w:rsid w:val="002A06C5"/>
    <w:rsid w:val="002A3584"/>
    <w:rsid w:val="002A56A9"/>
    <w:rsid w:val="002A604F"/>
    <w:rsid w:val="002A6758"/>
    <w:rsid w:val="002A7C9D"/>
    <w:rsid w:val="002B2244"/>
    <w:rsid w:val="002B41EB"/>
    <w:rsid w:val="002B4265"/>
    <w:rsid w:val="002B454D"/>
    <w:rsid w:val="002B5E87"/>
    <w:rsid w:val="002B61F7"/>
    <w:rsid w:val="002B6DCA"/>
    <w:rsid w:val="002C0264"/>
    <w:rsid w:val="002C11C1"/>
    <w:rsid w:val="002C5A47"/>
    <w:rsid w:val="002C7C08"/>
    <w:rsid w:val="002D0A40"/>
    <w:rsid w:val="002D2857"/>
    <w:rsid w:val="002D2C55"/>
    <w:rsid w:val="002D2E24"/>
    <w:rsid w:val="002D38A7"/>
    <w:rsid w:val="002D73D1"/>
    <w:rsid w:val="002E0C98"/>
    <w:rsid w:val="002E5587"/>
    <w:rsid w:val="002E7F39"/>
    <w:rsid w:val="002F035E"/>
    <w:rsid w:val="002F07B8"/>
    <w:rsid w:val="002F0915"/>
    <w:rsid w:val="002F1140"/>
    <w:rsid w:val="002F1673"/>
    <w:rsid w:val="002F1684"/>
    <w:rsid w:val="002F19E7"/>
    <w:rsid w:val="002F613C"/>
    <w:rsid w:val="00303FBC"/>
    <w:rsid w:val="00304B4C"/>
    <w:rsid w:val="003056CD"/>
    <w:rsid w:val="003059FB"/>
    <w:rsid w:val="00306DCC"/>
    <w:rsid w:val="00311C0D"/>
    <w:rsid w:val="003133C9"/>
    <w:rsid w:val="0031377B"/>
    <w:rsid w:val="003208C6"/>
    <w:rsid w:val="00320EAD"/>
    <w:rsid w:val="003214DB"/>
    <w:rsid w:val="00322375"/>
    <w:rsid w:val="00325049"/>
    <w:rsid w:val="00327AE1"/>
    <w:rsid w:val="003320CA"/>
    <w:rsid w:val="00334F81"/>
    <w:rsid w:val="003351B9"/>
    <w:rsid w:val="003408F1"/>
    <w:rsid w:val="00341816"/>
    <w:rsid w:val="003423AD"/>
    <w:rsid w:val="00344793"/>
    <w:rsid w:val="00345187"/>
    <w:rsid w:val="00346B0E"/>
    <w:rsid w:val="00347B47"/>
    <w:rsid w:val="00350712"/>
    <w:rsid w:val="00351673"/>
    <w:rsid w:val="00352578"/>
    <w:rsid w:val="00353BDB"/>
    <w:rsid w:val="00354E79"/>
    <w:rsid w:val="003557C2"/>
    <w:rsid w:val="00355E76"/>
    <w:rsid w:val="00356281"/>
    <w:rsid w:val="00357918"/>
    <w:rsid w:val="0036093E"/>
    <w:rsid w:val="003629C6"/>
    <w:rsid w:val="00362E17"/>
    <w:rsid w:val="00371418"/>
    <w:rsid w:val="00371B56"/>
    <w:rsid w:val="0037280D"/>
    <w:rsid w:val="003764C2"/>
    <w:rsid w:val="00377FBB"/>
    <w:rsid w:val="00381A21"/>
    <w:rsid w:val="0038494E"/>
    <w:rsid w:val="00385108"/>
    <w:rsid w:val="003875A9"/>
    <w:rsid w:val="00391503"/>
    <w:rsid w:val="00394492"/>
    <w:rsid w:val="00396884"/>
    <w:rsid w:val="00397C55"/>
    <w:rsid w:val="00397CA7"/>
    <w:rsid w:val="003A04ED"/>
    <w:rsid w:val="003A25D4"/>
    <w:rsid w:val="003A2DF8"/>
    <w:rsid w:val="003A4402"/>
    <w:rsid w:val="003A4512"/>
    <w:rsid w:val="003A6F8F"/>
    <w:rsid w:val="003A7BBC"/>
    <w:rsid w:val="003B12D3"/>
    <w:rsid w:val="003B378C"/>
    <w:rsid w:val="003B458B"/>
    <w:rsid w:val="003B533A"/>
    <w:rsid w:val="003C299A"/>
    <w:rsid w:val="003C46E8"/>
    <w:rsid w:val="003C5039"/>
    <w:rsid w:val="003C5F24"/>
    <w:rsid w:val="003D51A8"/>
    <w:rsid w:val="003D5B28"/>
    <w:rsid w:val="003E2732"/>
    <w:rsid w:val="003E29AA"/>
    <w:rsid w:val="003E3587"/>
    <w:rsid w:val="003E5D84"/>
    <w:rsid w:val="003F0A34"/>
    <w:rsid w:val="003F2E58"/>
    <w:rsid w:val="003F2E7D"/>
    <w:rsid w:val="003F60A1"/>
    <w:rsid w:val="003F67B6"/>
    <w:rsid w:val="00400DB7"/>
    <w:rsid w:val="00401AD7"/>
    <w:rsid w:val="004025A5"/>
    <w:rsid w:val="00403BFE"/>
    <w:rsid w:val="00404CB3"/>
    <w:rsid w:val="00405313"/>
    <w:rsid w:val="00411272"/>
    <w:rsid w:val="004117B0"/>
    <w:rsid w:val="004118CD"/>
    <w:rsid w:val="0041267B"/>
    <w:rsid w:val="00413BF5"/>
    <w:rsid w:val="00416C26"/>
    <w:rsid w:val="004170EA"/>
    <w:rsid w:val="00422623"/>
    <w:rsid w:val="004237C3"/>
    <w:rsid w:val="004247E0"/>
    <w:rsid w:val="0042509B"/>
    <w:rsid w:val="00427942"/>
    <w:rsid w:val="00430DBA"/>
    <w:rsid w:val="00434CB6"/>
    <w:rsid w:val="00434CE8"/>
    <w:rsid w:val="0044423D"/>
    <w:rsid w:val="0044423E"/>
    <w:rsid w:val="00445EA7"/>
    <w:rsid w:val="00446E9E"/>
    <w:rsid w:val="00446FA4"/>
    <w:rsid w:val="00447AFB"/>
    <w:rsid w:val="0045190B"/>
    <w:rsid w:val="0045222A"/>
    <w:rsid w:val="0046238A"/>
    <w:rsid w:val="00462A11"/>
    <w:rsid w:val="004638F9"/>
    <w:rsid w:val="00464E22"/>
    <w:rsid w:val="004669CD"/>
    <w:rsid w:val="00466DD7"/>
    <w:rsid w:val="00470488"/>
    <w:rsid w:val="00477C27"/>
    <w:rsid w:val="00490060"/>
    <w:rsid w:val="0049013B"/>
    <w:rsid w:val="0049242D"/>
    <w:rsid w:val="00493B52"/>
    <w:rsid w:val="00497E37"/>
    <w:rsid w:val="004A15E4"/>
    <w:rsid w:val="004A2604"/>
    <w:rsid w:val="004A3518"/>
    <w:rsid w:val="004A3AC9"/>
    <w:rsid w:val="004A54A3"/>
    <w:rsid w:val="004A7F15"/>
    <w:rsid w:val="004B06AE"/>
    <w:rsid w:val="004B1804"/>
    <w:rsid w:val="004B34A9"/>
    <w:rsid w:val="004C0010"/>
    <w:rsid w:val="004C093D"/>
    <w:rsid w:val="004C0CDA"/>
    <w:rsid w:val="004C1AA1"/>
    <w:rsid w:val="004C245E"/>
    <w:rsid w:val="004C2F43"/>
    <w:rsid w:val="004C3558"/>
    <w:rsid w:val="004C5733"/>
    <w:rsid w:val="004C6AC6"/>
    <w:rsid w:val="004C6BB5"/>
    <w:rsid w:val="004D0AC7"/>
    <w:rsid w:val="004D4C86"/>
    <w:rsid w:val="004D7E75"/>
    <w:rsid w:val="004E0F42"/>
    <w:rsid w:val="004E1958"/>
    <w:rsid w:val="004E4597"/>
    <w:rsid w:val="004E4F90"/>
    <w:rsid w:val="004F1F29"/>
    <w:rsid w:val="004F21C6"/>
    <w:rsid w:val="004F29E2"/>
    <w:rsid w:val="004F2F13"/>
    <w:rsid w:val="004F4B41"/>
    <w:rsid w:val="005003C2"/>
    <w:rsid w:val="00500FD3"/>
    <w:rsid w:val="00503355"/>
    <w:rsid w:val="00504FB1"/>
    <w:rsid w:val="0051068A"/>
    <w:rsid w:val="005118C0"/>
    <w:rsid w:val="00511D52"/>
    <w:rsid w:val="005131B5"/>
    <w:rsid w:val="00516042"/>
    <w:rsid w:val="005179D2"/>
    <w:rsid w:val="00520A15"/>
    <w:rsid w:val="00521951"/>
    <w:rsid w:val="0052237D"/>
    <w:rsid w:val="0052539F"/>
    <w:rsid w:val="00526AEC"/>
    <w:rsid w:val="005304F1"/>
    <w:rsid w:val="00535B3B"/>
    <w:rsid w:val="00536485"/>
    <w:rsid w:val="00536FCC"/>
    <w:rsid w:val="00537C6B"/>
    <w:rsid w:val="00537E24"/>
    <w:rsid w:val="00540ED2"/>
    <w:rsid w:val="0054382D"/>
    <w:rsid w:val="00547B18"/>
    <w:rsid w:val="00550EDF"/>
    <w:rsid w:val="00552A43"/>
    <w:rsid w:val="005530F6"/>
    <w:rsid w:val="00553FBE"/>
    <w:rsid w:val="0055575A"/>
    <w:rsid w:val="00560AAB"/>
    <w:rsid w:val="005615C2"/>
    <w:rsid w:val="0056280D"/>
    <w:rsid w:val="00563517"/>
    <w:rsid w:val="005701EA"/>
    <w:rsid w:val="00570982"/>
    <w:rsid w:val="00570C5A"/>
    <w:rsid w:val="00571A27"/>
    <w:rsid w:val="005722BC"/>
    <w:rsid w:val="00573F74"/>
    <w:rsid w:val="005747D5"/>
    <w:rsid w:val="00575505"/>
    <w:rsid w:val="005756C7"/>
    <w:rsid w:val="00575AE4"/>
    <w:rsid w:val="00575C2B"/>
    <w:rsid w:val="005819F8"/>
    <w:rsid w:val="00586B32"/>
    <w:rsid w:val="0058764E"/>
    <w:rsid w:val="005928CC"/>
    <w:rsid w:val="0059311B"/>
    <w:rsid w:val="005939F8"/>
    <w:rsid w:val="005940D5"/>
    <w:rsid w:val="00594536"/>
    <w:rsid w:val="0059551E"/>
    <w:rsid w:val="00595C4D"/>
    <w:rsid w:val="005A4B39"/>
    <w:rsid w:val="005A6051"/>
    <w:rsid w:val="005A6B8E"/>
    <w:rsid w:val="005A6C17"/>
    <w:rsid w:val="005A73B2"/>
    <w:rsid w:val="005A7AA2"/>
    <w:rsid w:val="005A7F99"/>
    <w:rsid w:val="005B1B1A"/>
    <w:rsid w:val="005B4ACF"/>
    <w:rsid w:val="005B5682"/>
    <w:rsid w:val="005B5D32"/>
    <w:rsid w:val="005B7D3A"/>
    <w:rsid w:val="005C0AE6"/>
    <w:rsid w:val="005C1C09"/>
    <w:rsid w:val="005C3E27"/>
    <w:rsid w:val="005D0A98"/>
    <w:rsid w:val="005D4C07"/>
    <w:rsid w:val="005E3CBD"/>
    <w:rsid w:val="005E45D8"/>
    <w:rsid w:val="005E480F"/>
    <w:rsid w:val="005E58DC"/>
    <w:rsid w:val="005E7951"/>
    <w:rsid w:val="005F05F0"/>
    <w:rsid w:val="005F38D7"/>
    <w:rsid w:val="005F4515"/>
    <w:rsid w:val="005F4A4F"/>
    <w:rsid w:val="005F6171"/>
    <w:rsid w:val="005F6E63"/>
    <w:rsid w:val="006012B5"/>
    <w:rsid w:val="00601664"/>
    <w:rsid w:val="00602ED5"/>
    <w:rsid w:val="0060454E"/>
    <w:rsid w:val="0060570D"/>
    <w:rsid w:val="00610A1F"/>
    <w:rsid w:val="00611AFB"/>
    <w:rsid w:val="006170E2"/>
    <w:rsid w:val="006178F3"/>
    <w:rsid w:val="00620409"/>
    <w:rsid w:val="006209ED"/>
    <w:rsid w:val="00620E93"/>
    <w:rsid w:val="00621238"/>
    <w:rsid w:val="00622356"/>
    <w:rsid w:val="00624F5D"/>
    <w:rsid w:val="00626A58"/>
    <w:rsid w:val="0063473D"/>
    <w:rsid w:val="0063492B"/>
    <w:rsid w:val="006351D5"/>
    <w:rsid w:val="00637956"/>
    <w:rsid w:val="00637D66"/>
    <w:rsid w:val="006400BB"/>
    <w:rsid w:val="00642EC6"/>
    <w:rsid w:val="006437C6"/>
    <w:rsid w:val="00643D6D"/>
    <w:rsid w:val="00645C36"/>
    <w:rsid w:val="00646492"/>
    <w:rsid w:val="00647E5C"/>
    <w:rsid w:val="00651B58"/>
    <w:rsid w:val="00651CDC"/>
    <w:rsid w:val="00651D0B"/>
    <w:rsid w:val="00652D85"/>
    <w:rsid w:val="00653559"/>
    <w:rsid w:val="00653F37"/>
    <w:rsid w:val="00655BAE"/>
    <w:rsid w:val="006567AB"/>
    <w:rsid w:val="00661D08"/>
    <w:rsid w:val="006621C0"/>
    <w:rsid w:val="006632E2"/>
    <w:rsid w:val="00665650"/>
    <w:rsid w:val="00667801"/>
    <w:rsid w:val="006731EC"/>
    <w:rsid w:val="006741F2"/>
    <w:rsid w:val="00674740"/>
    <w:rsid w:val="00677C0F"/>
    <w:rsid w:val="00682085"/>
    <w:rsid w:val="0068212D"/>
    <w:rsid w:val="0068343F"/>
    <w:rsid w:val="00696BEE"/>
    <w:rsid w:val="00696EAD"/>
    <w:rsid w:val="006A1204"/>
    <w:rsid w:val="006A1B23"/>
    <w:rsid w:val="006A2A41"/>
    <w:rsid w:val="006A3FE2"/>
    <w:rsid w:val="006A5005"/>
    <w:rsid w:val="006B1FB1"/>
    <w:rsid w:val="006B388B"/>
    <w:rsid w:val="006B5BED"/>
    <w:rsid w:val="006C416F"/>
    <w:rsid w:val="006C478E"/>
    <w:rsid w:val="006C6101"/>
    <w:rsid w:val="006D0F41"/>
    <w:rsid w:val="006D1215"/>
    <w:rsid w:val="006D254D"/>
    <w:rsid w:val="006D75A5"/>
    <w:rsid w:val="006E038C"/>
    <w:rsid w:val="006E0B87"/>
    <w:rsid w:val="006E4825"/>
    <w:rsid w:val="006E4950"/>
    <w:rsid w:val="006E65E2"/>
    <w:rsid w:val="006E74FD"/>
    <w:rsid w:val="006F12D3"/>
    <w:rsid w:val="006F196A"/>
    <w:rsid w:val="006F1E08"/>
    <w:rsid w:val="006F5599"/>
    <w:rsid w:val="006F7122"/>
    <w:rsid w:val="006F7ADA"/>
    <w:rsid w:val="00701520"/>
    <w:rsid w:val="00711481"/>
    <w:rsid w:val="00713739"/>
    <w:rsid w:val="00713846"/>
    <w:rsid w:val="00715E5D"/>
    <w:rsid w:val="007204D0"/>
    <w:rsid w:val="00723023"/>
    <w:rsid w:val="0072386D"/>
    <w:rsid w:val="00723F93"/>
    <w:rsid w:val="0072557A"/>
    <w:rsid w:val="00725A5E"/>
    <w:rsid w:val="007270B1"/>
    <w:rsid w:val="00731163"/>
    <w:rsid w:val="007328BE"/>
    <w:rsid w:val="00734F20"/>
    <w:rsid w:val="00737C2D"/>
    <w:rsid w:val="0074011B"/>
    <w:rsid w:val="00740320"/>
    <w:rsid w:val="00740A51"/>
    <w:rsid w:val="007412D4"/>
    <w:rsid w:val="00741593"/>
    <w:rsid w:val="0074236D"/>
    <w:rsid w:val="0074297A"/>
    <w:rsid w:val="00744059"/>
    <w:rsid w:val="007447EB"/>
    <w:rsid w:val="00744F3E"/>
    <w:rsid w:val="0074669F"/>
    <w:rsid w:val="00746E5B"/>
    <w:rsid w:val="00747B8D"/>
    <w:rsid w:val="00752768"/>
    <w:rsid w:val="00753510"/>
    <w:rsid w:val="0075354D"/>
    <w:rsid w:val="00753A43"/>
    <w:rsid w:val="00756926"/>
    <w:rsid w:val="00757946"/>
    <w:rsid w:val="00760D0C"/>
    <w:rsid w:val="00761BB0"/>
    <w:rsid w:val="00761F6B"/>
    <w:rsid w:val="007628B6"/>
    <w:rsid w:val="00762B6C"/>
    <w:rsid w:val="007648D3"/>
    <w:rsid w:val="0076728C"/>
    <w:rsid w:val="0077017A"/>
    <w:rsid w:val="007803D6"/>
    <w:rsid w:val="00780A0A"/>
    <w:rsid w:val="0078187B"/>
    <w:rsid w:val="0078324C"/>
    <w:rsid w:val="007847D5"/>
    <w:rsid w:val="00786E6D"/>
    <w:rsid w:val="00786F8F"/>
    <w:rsid w:val="00787966"/>
    <w:rsid w:val="00790E57"/>
    <w:rsid w:val="00792B4F"/>
    <w:rsid w:val="00794A57"/>
    <w:rsid w:val="00796887"/>
    <w:rsid w:val="007A1D5D"/>
    <w:rsid w:val="007A246A"/>
    <w:rsid w:val="007A6264"/>
    <w:rsid w:val="007B1052"/>
    <w:rsid w:val="007B21F6"/>
    <w:rsid w:val="007B3A53"/>
    <w:rsid w:val="007B55DF"/>
    <w:rsid w:val="007B59A4"/>
    <w:rsid w:val="007C344F"/>
    <w:rsid w:val="007C381D"/>
    <w:rsid w:val="007C4C27"/>
    <w:rsid w:val="007C62AE"/>
    <w:rsid w:val="007C7301"/>
    <w:rsid w:val="007D0146"/>
    <w:rsid w:val="007D330E"/>
    <w:rsid w:val="007D468E"/>
    <w:rsid w:val="007E0DD1"/>
    <w:rsid w:val="007E1469"/>
    <w:rsid w:val="007E2797"/>
    <w:rsid w:val="007E3662"/>
    <w:rsid w:val="007E3ED5"/>
    <w:rsid w:val="007E5890"/>
    <w:rsid w:val="007F06A3"/>
    <w:rsid w:val="007F283A"/>
    <w:rsid w:val="007F3C05"/>
    <w:rsid w:val="007F7145"/>
    <w:rsid w:val="00800201"/>
    <w:rsid w:val="00800C2E"/>
    <w:rsid w:val="00802EAE"/>
    <w:rsid w:val="00805DEE"/>
    <w:rsid w:val="00806F05"/>
    <w:rsid w:val="008078D0"/>
    <w:rsid w:val="00810896"/>
    <w:rsid w:val="00811182"/>
    <w:rsid w:val="00817993"/>
    <w:rsid w:val="00817DA7"/>
    <w:rsid w:val="00824890"/>
    <w:rsid w:val="008256EA"/>
    <w:rsid w:val="00825B9A"/>
    <w:rsid w:val="0082662D"/>
    <w:rsid w:val="00830751"/>
    <w:rsid w:val="008315A6"/>
    <w:rsid w:val="00833836"/>
    <w:rsid w:val="00834E11"/>
    <w:rsid w:val="008405F2"/>
    <w:rsid w:val="00840D08"/>
    <w:rsid w:val="00842143"/>
    <w:rsid w:val="0084439B"/>
    <w:rsid w:val="00846907"/>
    <w:rsid w:val="00850B63"/>
    <w:rsid w:val="00851676"/>
    <w:rsid w:val="00853256"/>
    <w:rsid w:val="00855C79"/>
    <w:rsid w:val="00855E9B"/>
    <w:rsid w:val="00856B80"/>
    <w:rsid w:val="008578AE"/>
    <w:rsid w:val="008612CB"/>
    <w:rsid w:val="00861379"/>
    <w:rsid w:val="008661B3"/>
    <w:rsid w:val="00866D6D"/>
    <w:rsid w:val="0086720F"/>
    <w:rsid w:val="008674E1"/>
    <w:rsid w:val="00867E46"/>
    <w:rsid w:val="008733ED"/>
    <w:rsid w:val="00874DF7"/>
    <w:rsid w:val="00876418"/>
    <w:rsid w:val="00876BE7"/>
    <w:rsid w:val="008800F5"/>
    <w:rsid w:val="008802CB"/>
    <w:rsid w:val="00881E3E"/>
    <w:rsid w:val="00884A80"/>
    <w:rsid w:val="00884BAC"/>
    <w:rsid w:val="00885BB1"/>
    <w:rsid w:val="00886AF9"/>
    <w:rsid w:val="00887258"/>
    <w:rsid w:val="00890CCF"/>
    <w:rsid w:val="00891ED2"/>
    <w:rsid w:val="0089276D"/>
    <w:rsid w:val="00893AF0"/>
    <w:rsid w:val="008940B2"/>
    <w:rsid w:val="00897CD0"/>
    <w:rsid w:val="008A1834"/>
    <w:rsid w:val="008A1C02"/>
    <w:rsid w:val="008A468F"/>
    <w:rsid w:val="008A4B65"/>
    <w:rsid w:val="008A52B4"/>
    <w:rsid w:val="008A62DD"/>
    <w:rsid w:val="008A677C"/>
    <w:rsid w:val="008A752B"/>
    <w:rsid w:val="008A7838"/>
    <w:rsid w:val="008A7F8E"/>
    <w:rsid w:val="008B062F"/>
    <w:rsid w:val="008B267C"/>
    <w:rsid w:val="008B4610"/>
    <w:rsid w:val="008B46EC"/>
    <w:rsid w:val="008B74B2"/>
    <w:rsid w:val="008C0490"/>
    <w:rsid w:val="008C0FF9"/>
    <w:rsid w:val="008C1C0F"/>
    <w:rsid w:val="008C2268"/>
    <w:rsid w:val="008C2C62"/>
    <w:rsid w:val="008C5C0F"/>
    <w:rsid w:val="008D42E4"/>
    <w:rsid w:val="008E0238"/>
    <w:rsid w:val="008E0B4A"/>
    <w:rsid w:val="008E2503"/>
    <w:rsid w:val="008E35A6"/>
    <w:rsid w:val="008E54BB"/>
    <w:rsid w:val="008E6399"/>
    <w:rsid w:val="008E6899"/>
    <w:rsid w:val="008F0A47"/>
    <w:rsid w:val="008F1A20"/>
    <w:rsid w:val="008F5FB0"/>
    <w:rsid w:val="008F6D66"/>
    <w:rsid w:val="00900D1A"/>
    <w:rsid w:val="009011CE"/>
    <w:rsid w:val="00901608"/>
    <w:rsid w:val="0090205D"/>
    <w:rsid w:val="00902671"/>
    <w:rsid w:val="00902DAB"/>
    <w:rsid w:val="0090313F"/>
    <w:rsid w:val="009059BF"/>
    <w:rsid w:val="009063D0"/>
    <w:rsid w:val="00907553"/>
    <w:rsid w:val="0091042D"/>
    <w:rsid w:val="00910639"/>
    <w:rsid w:val="00912A88"/>
    <w:rsid w:val="00914E1B"/>
    <w:rsid w:val="00915090"/>
    <w:rsid w:val="00915A97"/>
    <w:rsid w:val="00915DCB"/>
    <w:rsid w:val="00916BA1"/>
    <w:rsid w:val="009241FE"/>
    <w:rsid w:val="00924812"/>
    <w:rsid w:val="00926883"/>
    <w:rsid w:val="009279A6"/>
    <w:rsid w:val="009305CC"/>
    <w:rsid w:val="009307F0"/>
    <w:rsid w:val="009316C1"/>
    <w:rsid w:val="00931B4F"/>
    <w:rsid w:val="00931F8A"/>
    <w:rsid w:val="009326F2"/>
    <w:rsid w:val="0093405C"/>
    <w:rsid w:val="009344EF"/>
    <w:rsid w:val="0093645C"/>
    <w:rsid w:val="00936904"/>
    <w:rsid w:val="00943135"/>
    <w:rsid w:val="00943A17"/>
    <w:rsid w:val="00944C5F"/>
    <w:rsid w:val="0094507B"/>
    <w:rsid w:val="00945A6A"/>
    <w:rsid w:val="00947494"/>
    <w:rsid w:val="009501A9"/>
    <w:rsid w:val="009526A7"/>
    <w:rsid w:val="00952B15"/>
    <w:rsid w:val="00956580"/>
    <w:rsid w:val="00960558"/>
    <w:rsid w:val="0096115A"/>
    <w:rsid w:val="00961F34"/>
    <w:rsid w:val="00961F38"/>
    <w:rsid w:val="00964C5F"/>
    <w:rsid w:val="00966ED4"/>
    <w:rsid w:val="00974254"/>
    <w:rsid w:val="00975B1B"/>
    <w:rsid w:val="009768EC"/>
    <w:rsid w:val="009777B0"/>
    <w:rsid w:val="00982DBC"/>
    <w:rsid w:val="0098366F"/>
    <w:rsid w:val="009864FE"/>
    <w:rsid w:val="009876C2"/>
    <w:rsid w:val="0099006D"/>
    <w:rsid w:val="00991216"/>
    <w:rsid w:val="009918B4"/>
    <w:rsid w:val="009920A2"/>
    <w:rsid w:val="00994014"/>
    <w:rsid w:val="009967B0"/>
    <w:rsid w:val="00997340"/>
    <w:rsid w:val="009A0E05"/>
    <w:rsid w:val="009A101A"/>
    <w:rsid w:val="009A79B3"/>
    <w:rsid w:val="009B00ED"/>
    <w:rsid w:val="009B250A"/>
    <w:rsid w:val="009B2957"/>
    <w:rsid w:val="009B3D5A"/>
    <w:rsid w:val="009B7A99"/>
    <w:rsid w:val="009C0D31"/>
    <w:rsid w:val="009C4B02"/>
    <w:rsid w:val="009C788A"/>
    <w:rsid w:val="009D007A"/>
    <w:rsid w:val="009D11CE"/>
    <w:rsid w:val="009D3A2B"/>
    <w:rsid w:val="009D488A"/>
    <w:rsid w:val="009D5F9D"/>
    <w:rsid w:val="009D702B"/>
    <w:rsid w:val="009E083D"/>
    <w:rsid w:val="009E0ED0"/>
    <w:rsid w:val="009E1166"/>
    <w:rsid w:val="009E1F04"/>
    <w:rsid w:val="009E4F76"/>
    <w:rsid w:val="009E50AB"/>
    <w:rsid w:val="009F3F9C"/>
    <w:rsid w:val="009F4E7E"/>
    <w:rsid w:val="009F565F"/>
    <w:rsid w:val="009F6472"/>
    <w:rsid w:val="009F7F8A"/>
    <w:rsid w:val="00A00AC6"/>
    <w:rsid w:val="00A02C1F"/>
    <w:rsid w:val="00A033D4"/>
    <w:rsid w:val="00A03BB3"/>
    <w:rsid w:val="00A041F2"/>
    <w:rsid w:val="00A0491F"/>
    <w:rsid w:val="00A055DA"/>
    <w:rsid w:val="00A06B07"/>
    <w:rsid w:val="00A10678"/>
    <w:rsid w:val="00A10FFF"/>
    <w:rsid w:val="00A13729"/>
    <w:rsid w:val="00A13D11"/>
    <w:rsid w:val="00A163CF"/>
    <w:rsid w:val="00A210B0"/>
    <w:rsid w:val="00A2179D"/>
    <w:rsid w:val="00A220DE"/>
    <w:rsid w:val="00A220F9"/>
    <w:rsid w:val="00A22892"/>
    <w:rsid w:val="00A25181"/>
    <w:rsid w:val="00A259E4"/>
    <w:rsid w:val="00A26B5B"/>
    <w:rsid w:val="00A26F12"/>
    <w:rsid w:val="00A272F0"/>
    <w:rsid w:val="00A27376"/>
    <w:rsid w:val="00A27B78"/>
    <w:rsid w:val="00A303DD"/>
    <w:rsid w:val="00A31284"/>
    <w:rsid w:val="00A3248C"/>
    <w:rsid w:val="00A341EF"/>
    <w:rsid w:val="00A35912"/>
    <w:rsid w:val="00A36989"/>
    <w:rsid w:val="00A375BA"/>
    <w:rsid w:val="00A40A31"/>
    <w:rsid w:val="00A42887"/>
    <w:rsid w:val="00A42D74"/>
    <w:rsid w:val="00A512C8"/>
    <w:rsid w:val="00A528DA"/>
    <w:rsid w:val="00A52E11"/>
    <w:rsid w:val="00A54EA4"/>
    <w:rsid w:val="00A54ECD"/>
    <w:rsid w:val="00A56B1D"/>
    <w:rsid w:val="00A6028F"/>
    <w:rsid w:val="00A60638"/>
    <w:rsid w:val="00A61444"/>
    <w:rsid w:val="00A61CC5"/>
    <w:rsid w:val="00A629FF"/>
    <w:rsid w:val="00A62FD1"/>
    <w:rsid w:val="00A64689"/>
    <w:rsid w:val="00A64826"/>
    <w:rsid w:val="00A75501"/>
    <w:rsid w:val="00A757A2"/>
    <w:rsid w:val="00A76640"/>
    <w:rsid w:val="00A772AB"/>
    <w:rsid w:val="00A77DE6"/>
    <w:rsid w:val="00A81D1D"/>
    <w:rsid w:val="00A83301"/>
    <w:rsid w:val="00A840F9"/>
    <w:rsid w:val="00A84393"/>
    <w:rsid w:val="00A85060"/>
    <w:rsid w:val="00A854F2"/>
    <w:rsid w:val="00A85748"/>
    <w:rsid w:val="00A867BF"/>
    <w:rsid w:val="00A92600"/>
    <w:rsid w:val="00A954AF"/>
    <w:rsid w:val="00A968A7"/>
    <w:rsid w:val="00A970C4"/>
    <w:rsid w:val="00A97CEC"/>
    <w:rsid w:val="00A97F8F"/>
    <w:rsid w:val="00AA1109"/>
    <w:rsid w:val="00AA74A7"/>
    <w:rsid w:val="00AB4643"/>
    <w:rsid w:val="00AC1C15"/>
    <w:rsid w:val="00AC346F"/>
    <w:rsid w:val="00AC53CB"/>
    <w:rsid w:val="00AC60B5"/>
    <w:rsid w:val="00AD1C7E"/>
    <w:rsid w:val="00AD3D48"/>
    <w:rsid w:val="00AD4D85"/>
    <w:rsid w:val="00AD4F6E"/>
    <w:rsid w:val="00AD6B3B"/>
    <w:rsid w:val="00AE0F75"/>
    <w:rsid w:val="00AE3693"/>
    <w:rsid w:val="00AE5722"/>
    <w:rsid w:val="00AE685B"/>
    <w:rsid w:val="00AF045E"/>
    <w:rsid w:val="00AF0677"/>
    <w:rsid w:val="00AF188F"/>
    <w:rsid w:val="00AF2711"/>
    <w:rsid w:val="00AF5860"/>
    <w:rsid w:val="00AF5F00"/>
    <w:rsid w:val="00AF70DC"/>
    <w:rsid w:val="00B02A07"/>
    <w:rsid w:val="00B02E03"/>
    <w:rsid w:val="00B03D89"/>
    <w:rsid w:val="00B04B3A"/>
    <w:rsid w:val="00B062FD"/>
    <w:rsid w:val="00B063D4"/>
    <w:rsid w:val="00B06565"/>
    <w:rsid w:val="00B12644"/>
    <w:rsid w:val="00B12E62"/>
    <w:rsid w:val="00B17CAB"/>
    <w:rsid w:val="00B21350"/>
    <w:rsid w:val="00B21CCB"/>
    <w:rsid w:val="00B22ED9"/>
    <w:rsid w:val="00B31441"/>
    <w:rsid w:val="00B31D13"/>
    <w:rsid w:val="00B322DD"/>
    <w:rsid w:val="00B32382"/>
    <w:rsid w:val="00B32A83"/>
    <w:rsid w:val="00B340FB"/>
    <w:rsid w:val="00B365BA"/>
    <w:rsid w:val="00B407BD"/>
    <w:rsid w:val="00B41291"/>
    <w:rsid w:val="00B415AD"/>
    <w:rsid w:val="00B42B4B"/>
    <w:rsid w:val="00B42F03"/>
    <w:rsid w:val="00B46607"/>
    <w:rsid w:val="00B46E12"/>
    <w:rsid w:val="00B5084C"/>
    <w:rsid w:val="00B51F48"/>
    <w:rsid w:val="00B51F9A"/>
    <w:rsid w:val="00B550FA"/>
    <w:rsid w:val="00B5526D"/>
    <w:rsid w:val="00B625A7"/>
    <w:rsid w:val="00B626B0"/>
    <w:rsid w:val="00B62C5F"/>
    <w:rsid w:val="00B66EEE"/>
    <w:rsid w:val="00B706D7"/>
    <w:rsid w:val="00B70A4D"/>
    <w:rsid w:val="00B70CAC"/>
    <w:rsid w:val="00B71D8C"/>
    <w:rsid w:val="00B73CD4"/>
    <w:rsid w:val="00B83F23"/>
    <w:rsid w:val="00B83F72"/>
    <w:rsid w:val="00B84EA3"/>
    <w:rsid w:val="00B867BA"/>
    <w:rsid w:val="00B9049F"/>
    <w:rsid w:val="00B9312A"/>
    <w:rsid w:val="00B943C3"/>
    <w:rsid w:val="00B95B47"/>
    <w:rsid w:val="00BA38FA"/>
    <w:rsid w:val="00BA476E"/>
    <w:rsid w:val="00BA4AFA"/>
    <w:rsid w:val="00BA5A76"/>
    <w:rsid w:val="00BB202A"/>
    <w:rsid w:val="00BB40D0"/>
    <w:rsid w:val="00BB5151"/>
    <w:rsid w:val="00BB76ED"/>
    <w:rsid w:val="00BB7E6C"/>
    <w:rsid w:val="00BC016A"/>
    <w:rsid w:val="00BC236C"/>
    <w:rsid w:val="00BC4180"/>
    <w:rsid w:val="00BC77CD"/>
    <w:rsid w:val="00BD3EB3"/>
    <w:rsid w:val="00BD5FF9"/>
    <w:rsid w:val="00BD6B50"/>
    <w:rsid w:val="00BD6D80"/>
    <w:rsid w:val="00BE1852"/>
    <w:rsid w:val="00BE2552"/>
    <w:rsid w:val="00BE30DD"/>
    <w:rsid w:val="00BE3BA1"/>
    <w:rsid w:val="00BE5860"/>
    <w:rsid w:val="00BF015D"/>
    <w:rsid w:val="00C0098C"/>
    <w:rsid w:val="00C01B3C"/>
    <w:rsid w:val="00C0491F"/>
    <w:rsid w:val="00C049E9"/>
    <w:rsid w:val="00C0555C"/>
    <w:rsid w:val="00C05923"/>
    <w:rsid w:val="00C07F45"/>
    <w:rsid w:val="00C10368"/>
    <w:rsid w:val="00C114FE"/>
    <w:rsid w:val="00C11B7A"/>
    <w:rsid w:val="00C143E0"/>
    <w:rsid w:val="00C15855"/>
    <w:rsid w:val="00C168CA"/>
    <w:rsid w:val="00C17865"/>
    <w:rsid w:val="00C20678"/>
    <w:rsid w:val="00C21C2F"/>
    <w:rsid w:val="00C23012"/>
    <w:rsid w:val="00C26105"/>
    <w:rsid w:val="00C27C4D"/>
    <w:rsid w:val="00C34328"/>
    <w:rsid w:val="00C34CC9"/>
    <w:rsid w:val="00C35533"/>
    <w:rsid w:val="00C360EB"/>
    <w:rsid w:val="00C361E8"/>
    <w:rsid w:val="00C43C8A"/>
    <w:rsid w:val="00C44C40"/>
    <w:rsid w:val="00C453BB"/>
    <w:rsid w:val="00C50CF5"/>
    <w:rsid w:val="00C55CB0"/>
    <w:rsid w:val="00C569C0"/>
    <w:rsid w:val="00C64300"/>
    <w:rsid w:val="00C66619"/>
    <w:rsid w:val="00C67E34"/>
    <w:rsid w:val="00C72A97"/>
    <w:rsid w:val="00C83C5A"/>
    <w:rsid w:val="00C84BA3"/>
    <w:rsid w:val="00C84F2D"/>
    <w:rsid w:val="00C86DD3"/>
    <w:rsid w:val="00C91770"/>
    <w:rsid w:val="00C91942"/>
    <w:rsid w:val="00C91CE1"/>
    <w:rsid w:val="00C924C9"/>
    <w:rsid w:val="00C92B41"/>
    <w:rsid w:val="00C93E8B"/>
    <w:rsid w:val="00C96150"/>
    <w:rsid w:val="00CA36D6"/>
    <w:rsid w:val="00CA6E79"/>
    <w:rsid w:val="00CB34A3"/>
    <w:rsid w:val="00CB6AD0"/>
    <w:rsid w:val="00CC2684"/>
    <w:rsid w:val="00CC2B6C"/>
    <w:rsid w:val="00CC2FEC"/>
    <w:rsid w:val="00CC6860"/>
    <w:rsid w:val="00CC72E6"/>
    <w:rsid w:val="00CC7E17"/>
    <w:rsid w:val="00CD1AB2"/>
    <w:rsid w:val="00CD37E8"/>
    <w:rsid w:val="00CD3961"/>
    <w:rsid w:val="00CD4085"/>
    <w:rsid w:val="00CD4149"/>
    <w:rsid w:val="00CD70AA"/>
    <w:rsid w:val="00CE2799"/>
    <w:rsid w:val="00CE3DCB"/>
    <w:rsid w:val="00CE442D"/>
    <w:rsid w:val="00CE57F2"/>
    <w:rsid w:val="00CE5E71"/>
    <w:rsid w:val="00CE6B87"/>
    <w:rsid w:val="00CE7746"/>
    <w:rsid w:val="00CF1325"/>
    <w:rsid w:val="00CF3C6D"/>
    <w:rsid w:val="00CF5DCF"/>
    <w:rsid w:val="00CF6251"/>
    <w:rsid w:val="00CF6E96"/>
    <w:rsid w:val="00CF7303"/>
    <w:rsid w:val="00D04B5C"/>
    <w:rsid w:val="00D063B8"/>
    <w:rsid w:val="00D06430"/>
    <w:rsid w:val="00D072C4"/>
    <w:rsid w:val="00D12506"/>
    <w:rsid w:val="00D141E0"/>
    <w:rsid w:val="00D150B4"/>
    <w:rsid w:val="00D150BB"/>
    <w:rsid w:val="00D17D44"/>
    <w:rsid w:val="00D21095"/>
    <w:rsid w:val="00D2211A"/>
    <w:rsid w:val="00D22150"/>
    <w:rsid w:val="00D2339F"/>
    <w:rsid w:val="00D23EFE"/>
    <w:rsid w:val="00D242B0"/>
    <w:rsid w:val="00D327EB"/>
    <w:rsid w:val="00D34575"/>
    <w:rsid w:val="00D35738"/>
    <w:rsid w:val="00D35DDC"/>
    <w:rsid w:val="00D4106A"/>
    <w:rsid w:val="00D418E6"/>
    <w:rsid w:val="00D4395E"/>
    <w:rsid w:val="00D4446C"/>
    <w:rsid w:val="00D453AC"/>
    <w:rsid w:val="00D476EC"/>
    <w:rsid w:val="00D47B9A"/>
    <w:rsid w:val="00D50180"/>
    <w:rsid w:val="00D53F2B"/>
    <w:rsid w:val="00D60AAE"/>
    <w:rsid w:val="00D6218A"/>
    <w:rsid w:val="00D65390"/>
    <w:rsid w:val="00D66810"/>
    <w:rsid w:val="00D67065"/>
    <w:rsid w:val="00D71D5C"/>
    <w:rsid w:val="00D73399"/>
    <w:rsid w:val="00D73B1E"/>
    <w:rsid w:val="00D74A83"/>
    <w:rsid w:val="00D74F8C"/>
    <w:rsid w:val="00D77A3E"/>
    <w:rsid w:val="00D8001C"/>
    <w:rsid w:val="00D800F1"/>
    <w:rsid w:val="00D813D3"/>
    <w:rsid w:val="00D81A25"/>
    <w:rsid w:val="00D84D72"/>
    <w:rsid w:val="00D86934"/>
    <w:rsid w:val="00D9502F"/>
    <w:rsid w:val="00D96E9A"/>
    <w:rsid w:val="00DA0455"/>
    <w:rsid w:val="00DA37CA"/>
    <w:rsid w:val="00DA44C0"/>
    <w:rsid w:val="00DA4562"/>
    <w:rsid w:val="00DA545A"/>
    <w:rsid w:val="00DA7A14"/>
    <w:rsid w:val="00DA7AE6"/>
    <w:rsid w:val="00DB0660"/>
    <w:rsid w:val="00DB093D"/>
    <w:rsid w:val="00DB13FF"/>
    <w:rsid w:val="00DB525B"/>
    <w:rsid w:val="00DD0D63"/>
    <w:rsid w:val="00DD2DCE"/>
    <w:rsid w:val="00DD35CD"/>
    <w:rsid w:val="00DD4514"/>
    <w:rsid w:val="00DD4D0D"/>
    <w:rsid w:val="00DD52C3"/>
    <w:rsid w:val="00DD7675"/>
    <w:rsid w:val="00DE0209"/>
    <w:rsid w:val="00DE02F7"/>
    <w:rsid w:val="00DE1E6C"/>
    <w:rsid w:val="00DE2DB5"/>
    <w:rsid w:val="00DE3209"/>
    <w:rsid w:val="00DE5BC2"/>
    <w:rsid w:val="00DE5F05"/>
    <w:rsid w:val="00DF220E"/>
    <w:rsid w:val="00DF2E79"/>
    <w:rsid w:val="00DF2E92"/>
    <w:rsid w:val="00DF7A1A"/>
    <w:rsid w:val="00E00211"/>
    <w:rsid w:val="00E0153F"/>
    <w:rsid w:val="00E0435A"/>
    <w:rsid w:val="00E04ED0"/>
    <w:rsid w:val="00E05F9B"/>
    <w:rsid w:val="00E06559"/>
    <w:rsid w:val="00E1200E"/>
    <w:rsid w:val="00E1313E"/>
    <w:rsid w:val="00E13F8E"/>
    <w:rsid w:val="00E1462C"/>
    <w:rsid w:val="00E15E72"/>
    <w:rsid w:val="00E1612D"/>
    <w:rsid w:val="00E16482"/>
    <w:rsid w:val="00E16DCC"/>
    <w:rsid w:val="00E175E1"/>
    <w:rsid w:val="00E22A4E"/>
    <w:rsid w:val="00E22E57"/>
    <w:rsid w:val="00E23F72"/>
    <w:rsid w:val="00E24404"/>
    <w:rsid w:val="00E26165"/>
    <w:rsid w:val="00E26AA3"/>
    <w:rsid w:val="00E302ED"/>
    <w:rsid w:val="00E30593"/>
    <w:rsid w:val="00E3288B"/>
    <w:rsid w:val="00E33D97"/>
    <w:rsid w:val="00E33FEF"/>
    <w:rsid w:val="00E341ED"/>
    <w:rsid w:val="00E34C14"/>
    <w:rsid w:val="00E35054"/>
    <w:rsid w:val="00E3524B"/>
    <w:rsid w:val="00E364CF"/>
    <w:rsid w:val="00E3744B"/>
    <w:rsid w:val="00E37AB0"/>
    <w:rsid w:val="00E43017"/>
    <w:rsid w:val="00E44D2D"/>
    <w:rsid w:val="00E45565"/>
    <w:rsid w:val="00E46DFA"/>
    <w:rsid w:val="00E51EC2"/>
    <w:rsid w:val="00E54304"/>
    <w:rsid w:val="00E543FB"/>
    <w:rsid w:val="00E55181"/>
    <w:rsid w:val="00E56C1D"/>
    <w:rsid w:val="00E60073"/>
    <w:rsid w:val="00E607A7"/>
    <w:rsid w:val="00E60E49"/>
    <w:rsid w:val="00E6468D"/>
    <w:rsid w:val="00E6598D"/>
    <w:rsid w:val="00E724FE"/>
    <w:rsid w:val="00E754C7"/>
    <w:rsid w:val="00E7667B"/>
    <w:rsid w:val="00E76E36"/>
    <w:rsid w:val="00E77F8B"/>
    <w:rsid w:val="00E827ED"/>
    <w:rsid w:val="00E83349"/>
    <w:rsid w:val="00E86371"/>
    <w:rsid w:val="00E90132"/>
    <w:rsid w:val="00E90215"/>
    <w:rsid w:val="00E9028B"/>
    <w:rsid w:val="00E905C2"/>
    <w:rsid w:val="00E96B24"/>
    <w:rsid w:val="00EA0428"/>
    <w:rsid w:val="00EA1201"/>
    <w:rsid w:val="00EA17C0"/>
    <w:rsid w:val="00EA1AF6"/>
    <w:rsid w:val="00EA1B0D"/>
    <w:rsid w:val="00EA7B1B"/>
    <w:rsid w:val="00EB5422"/>
    <w:rsid w:val="00EB60CB"/>
    <w:rsid w:val="00EB6AED"/>
    <w:rsid w:val="00EC02DD"/>
    <w:rsid w:val="00EC4292"/>
    <w:rsid w:val="00EC6114"/>
    <w:rsid w:val="00EC6194"/>
    <w:rsid w:val="00EC75ED"/>
    <w:rsid w:val="00EC7802"/>
    <w:rsid w:val="00ED04D7"/>
    <w:rsid w:val="00ED2135"/>
    <w:rsid w:val="00ED3908"/>
    <w:rsid w:val="00ED3AB2"/>
    <w:rsid w:val="00ED6446"/>
    <w:rsid w:val="00EE0DC3"/>
    <w:rsid w:val="00EE0DFE"/>
    <w:rsid w:val="00EE3AA4"/>
    <w:rsid w:val="00EE66DD"/>
    <w:rsid w:val="00EF01CE"/>
    <w:rsid w:val="00EF0207"/>
    <w:rsid w:val="00EF25D5"/>
    <w:rsid w:val="00EF2B82"/>
    <w:rsid w:val="00EF3076"/>
    <w:rsid w:val="00EF4ECF"/>
    <w:rsid w:val="00EF6770"/>
    <w:rsid w:val="00EF78A6"/>
    <w:rsid w:val="00F03911"/>
    <w:rsid w:val="00F068F9"/>
    <w:rsid w:val="00F07451"/>
    <w:rsid w:val="00F079A9"/>
    <w:rsid w:val="00F11593"/>
    <w:rsid w:val="00F12FC0"/>
    <w:rsid w:val="00F20C04"/>
    <w:rsid w:val="00F21EB1"/>
    <w:rsid w:val="00F22245"/>
    <w:rsid w:val="00F22C52"/>
    <w:rsid w:val="00F23E76"/>
    <w:rsid w:val="00F24848"/>
    <w:rsid w:val="00F27F61"/>
    <w:rsid w:val="00F335BE"/>
    <w:rsid w:val="00F3466A"/>
    <w:rsid w:val="00F34DD6"/>
    <w:rsid w:val="00F37350"/>
    <w:rsid w:val="00F376B2"/>
    <w:rsid w:val="00F414AC"/>
    <w:rsid w:val="00F41A5C"/>
    <w:rsid w:val="00F429E9"/>
    <w:rsid w:val="00F44E83"/>
    <w:rsid w:val="00F46347"/>
    <w:rsid w:val="00F465DD"/>
    <w:rsid w:val="00F469D1"/>
    <w:rsid w:val="00F53DA8"/>
    <w:rsid w:val="00F53EEB"/>
    <w:rsid w:val="00F54DE9"/>
    <w:rsid w:val="00F56D75"/>
    <w:rsid w:val="00F603D9"/>
    <w:rsid w:val="00F63D76"/>
    <w:rsid w:val="00F64138"/>
    <w:rsid w:val="00F64566"/>
    <w:rsid w:val="00F67CDA"/>
    <w:rsid w:val="00F71EA5"/>
    <w:rsid w:val="00F758B1"/>
    <w:rsid w:val="00F80D28"/>
    <w:rsid w:val="00F81924"/>
    <w:rsid w:val="00F81A7B"/>
    <w:rsid w:val="00F81FBC"/>
    <w:rsid w:val="00F8354C"/>
    <w:rsid w:val="00F841DA"/>
    <w:rsid w:val="00F8420F"/>
    <w:rsid w:val="00F8519F"/>
    <w:rsid w:val="00F97C74"/>
    <w:rsid w:val="00FA0FF3"/>
    <w:rsid w:val="00FA1C61"/>
    <w:rsid w:val="00FA1E40"/>
    <w:rsid w:val="00FA2424"/>
    <w:rsid w:val="00FA3BC7"/>
    <w:rsid w:val="00FA436E"/>
    <w:rsid w:val="00FB24D7"/>
    <w:rsid w:val="00FB2C1A"/>
    <w:rsid w:val="00FB6FC8"/>
    <w:rsid w:val="00FB73BC"/>
    <w:rsid w:val="00FC1151"/>
    <w:rsid w:val="00FC2BA1"/>
    <w:rsid w:val="00FC3225"/>
    <w:rsid w:val="00FC3C18"/>
    <w:rsid w:val="00FC4D2D"/>
    <w:rsid w:val="00FC58E1"/>
    <w:rsid w:val="00FD04CB"/>
    <w:rsid w:val="00FD321F"/>
    <w:rsid w:val="00FD3343"/>
    <w:rsid w:val="00FE5A13"/>
    <w:rsid w:val="00FE63B5"/>
    <w:rsid w:val="00FE688F"/>
    <w:rsid w:val="00FE6AD0"/>
    <w:rsid w:val="00FE7470"/>
    <w:rsid w:val="00FF3BEF"/>
    <w:rsid w:val="00FF3F9C"/>
    <w:rsid w:val="00FF5D20"/>
    <w:rsid w:val="00FF622F"/>
    <w:rsid w:val="00FF669B"/>
    <w:rsid w:val="00FF7B5C"/>
    <w:rsid w:val="0B0DA654"/>
    <w:rsid w:val="0B516E53"/>
    <w:rsid w:val="0C2D46A8"/>
    <w:rsid w:val="117CE7D8"/>
    <w:rsid w:val="1192A926"/>
    <w:rsid w:val="1318B839"/>
    <w:rsid w:val="1C72AFF8"/>
    <w:rsid w:val="1E35EAC9"/>
    <w:rsid w:val="211468F6"/>
    <w:rsid w:val="29D0AAAF"/>
    <w:rsid w:val="2AC294BC"/>
    <w:rsid w:val="2BE0A8E5"/>
    <w:rsid w:val="2DB84665"/>
    <w:rsid w:val="35C3584A"/>
    <w:rsid w:val="40560FFD"/>
    <w:rsid w:val="4288B2F5"/>
    <w:rsid w:val="45D97C14"/>
    <w:rsid w:val="4790B29A"/>
    <w:rsid w:val="4A9B764A"/>
    <w:rsid w:val="56CA3A74"/>
    <w:rsid w:val="5AA19C21"/>
    <w:rsid w:val="5E43C3CE"/>
    <w:rsid w:val="60F9F96B"/>
    <w:rsid w:val="64262810"/>
    <w:rsid w:val="6C871BE5"/>
    <w:rsid w:val="6C8E69F7"/>
    <w:rsid w:val="6D7A3F64"/>
    <w:rsid w:val="6FF220F2"/>
    <w:rsid w:val="71EBE75D"/>
    <w:rsid w:val="73947E12"/>
    <w:rsid w:val="777C19C8"/>
    <w:rsid w:val="7867EF35"/>
    <w:rsid w:val="7898F3EB"/>
    <w:rsid w:val="7B40F06E"/>
    <w:rsid w:val="7BFC8053"/>
    <w:rsid w:val="7D5488B5"/>
    <w:rsid w:val="7F46E7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85167"/>
  <w15:chartTrackingRefBased/>
  <w15:docId w15:val="{F1BAD28C-3316-4E94-9B63-9379B02C7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D1215"/>
    <w:pPr>
      <w:keepNext/>
      <w:keepLines/>
      <w:spacing w:before="240" w:after="0"/>
      <w:jc w:val="both"/>
      <w:outlineLvl w:val="0"/>
      <w:pPrChange w:id="0" w:author="Hilla Rafalovitz" w:date="2023-10-09T12:39:00Z">
        <w:pPr>
          <w:keepNext/>
          <w:keepLines/>
          <w:spacing w:before="240" w:line="259" w:lineRule="auto"/>
          <w:jc w:val="both"/>
          <w:outlineLvl w:val="0"/>
        </w:pPr>
      </w:pPrChange>
    </w:pPr>
    <w:rPr>
      <w:rFonts w:asciiTheme="majorHAnsi" w:eastAsiaTheme="majorEastAsia" w:hAnsiTheme="majorHAnsi" w:cstheme="majorBidi"/>
      <w:color w:val="5B9BD5" w:themeColor="accent5"/>
      <w:sz w:val="32"/>
      <w:szCs w:val="32"/>
      <w:rPrChange w:id="0" w:author="Hilla Rafalovitz" w:date="2023-10-09T12:39:00Z">
        <w:rPr>
          <w:rFonts w:asciiTheme="majorHAnsi" w:eastAsiaTheme="majorEastAsia" w:hAnsiTheme="majorHAnsi" w:cstheme="majorBidi"/>
          <w:color w:val="5B9BD5" w:themeColor="accent5"/>
          <w:sz w:val="32"/>
          <w:szCs w:val="32"/>
          <w:lang w:val="en-US" w:eastAsia="en-US" w:bidi="ar-SA"/>
        </w:rPr>
      </w:rPrChange>
    </w:rPr>
  </w:style>
  <w:style w:type="paragraph" w:styleId="Heading2">
    <w:name w:val="heading 2"/>
    <w:basedOn w:val="Normal"/>
    <w:next w:val="Normal"/>
    <w:link w:val="Heading2Char"/>
    <w:uiPriority w:val="9"/>
    <w:unhideWhenUsed/>
    <w:qFormat/>
    <w:rsid w:val="006632E2"/>
    <w:pPr>
      <w:keepNext/>
      <w:keepLines/>
      <w:numPr>
        <w:ilvl w:val="1"/>
        <w:numId w:val="4"/>
      </w:numPr>
      <w:spacing w:before="40" w:after="120"/>
      <w:jc w:val="both"/>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632E2"/>
    <w:pPr>
      <w:keepNext/>
      <w:keepLines/>
      <w:numPr>
        <w:ilvl w:val="2"/>
        <w:numId w:val="4"/>
      </w:numPr>
      <w:spacing w:before="40" w:after="0"/>
      <w:jc w:val="both"/>
      <w:outlineLvl w:val="2"/>
    </w:pPr>
    <w:rPr>
      <w:rFonts w:asciiTheme="majorHAnsi" w:eastAsiaTheme="majorEastAsia" w:hAnsiTheme="majorHAnsi" w:cstheme="majorBidi"/>
      <w:color w:val="5B9BD5" w:themeColor="accent5"/>
      <w:sz w:val="24"/>
      <w:szCs w:val="24"/>
    </w:rPr>
  </w:style>
  <w:style w:type="paragraph" w:styleId="Heading4">
    <w:name w:val="heading 4"/>
    <w:basedOn w:val="Normal"/>
    <w:next w:val="Normal"/>
    <w:link w:val="Heading4Char"/>
    <w:uiPriority w:val="9"/>
    <w:unhideWhenUsed/>
    <w:qFormat/>
    <w:rsid w:val="006632E2"/>
    <w:pPr>
      <w:keepNext/>
      <w:keepLines/>
      <w:numPr>
        <w:ilvl w:val="3"/>
        <w:numId w:val="4"/>
      </w:numPr>
      <w:spacing w:before="40" w:after="0"/>
      <w:jc w:val="both"/>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632E2"/>
    <w:pPr>
      <w:keepNext/>
      <w:keepLines/>
      <w:numPr>
        <w:ilvl w:val="4"/>
        <w:numId w:val="4"/>
      </w:numPr>
      <w:spacing w:before="40" w:after="0"/>
      <w:jc w:val="both"/>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632E2"/>
    <w:pPr>
      <w:keepNext/>
      <w:keepLines/>
      <w:numPr>
        <w:ilvl w:val="5"/>
        <w:numId w:val="4"/>
      </w:numPr>
      <w:spacing w:before="40" w:after="0"/>
      <w:jc w:val="both"/>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632E2"/>
    <w:pPr>
      <w:keepNext/>
      <w:keepLines/>
      <w:numPr>
        <w:ilvl w:val="6"/>
        <w:numId w:val="4"/>
      </w:numPr>
      <w:spacing w:before="40" w:after="0"/>
      <w:jc w:val="both"/>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632E2"/>
    <w:pPr>
      <w:keepNext/>
      <w:keepLines/>
      <w:numPr>
        <w:ilvl w:val="7"/>
        <w:numId w:val="4"/>
      </w:numPr>
      <w:spacing w:before="40" w:after="0"/>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32E2"/>
    <w:pPr>
      <w:keepNext/>
      <w:keepLines/>
      <w:numPr>
        <w:ilvl w:val="8"/>
        <w:numId w:val="4"/>
      </w:numPr>
      <w:spacing w:before="40" w:after="0"/>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B4265"/>
    <w:pPr>
      <w:ind w:left="720"/>
      <w:contextualSpacing/>
    </w:pPr>
  </w:style>
  <w:style w:type="paragraph" w:customStyle="1" w:styleId="BodyText1">
    <w:name w:val="Body Text1"/>
    <w:basedOn w:val="Normal"/>
    <w:next w:val="Normal"/>
    <w:rsid w:val="0078187B"/>
    <w:pPr>
      <w:suppressAutoHyphens/>
      <w:autoSpaceDE w:val="0"/>
      <w:spacing w:after="170" w:line="240" w:lineRule="atLeast"/>
      <w:jc w:val="both"/>
      <w:textAlignment w:val="center"/>
    </w:pPr>
    <w:rPr>
      <w:rFonts w:ascii="Calibri" w:eastAsia="Calibri" w:hAnsi="Calibri" w:cs="Calibri"/>
      <w:color w:val="000000"/>
      <w:szCs w:val="20"/>
      <w:lang w:val="en-GB" w:eastAsia="ar-SA"/>
    </w:rPr>
  </w:style>
  <w:style w:type="paragraph" w:customStyle="1" w:styleId="TableBodyText">
    <w:name w:val="Table Body Text"/>
    <w:basedOn w:val="BodyText1"/>
    <w:rsid w:val="0078187B"/>
    <w:pPr>
      <w:jc w:val="left"/>
    </w:pPr>
  </w:style>
  <w:style w:type="paragraph" w:customStyle="1" w:styleId="DocumentReleaseNoteTableHeader">
    <w:name w:val="Document Release Note Table Header"/>
    <w:basedOn w:val="Normal"/>
    <w:rsid w:val="0078187B"/>
    <w:pPr>
      <w:numPr>
        <w:ilvl w:val="2"/>
        <w:numId w:val="2"/>
      </w:numPr>
      <w:suppressAutoHyphens/>
      <w:autoSpaceDE w:val="0"/>
      <w:spacing w:after="113" w:line="240" w:lineRule="auto"/>
      <w:jc w:val="both"/>
      <w:textAlignment w:val="center"/>
    </w:pPr>
    <w:rPr>
      <w:rFonts w:ascii="Calibri" w:eastAsia="Calibri" w:hAnsi="Calibri" w:cs="Calibri"/>
      <w:b/>
      <w:bCs/>
      <w:color w:val="4E84C4"/>
      <w:szCs w:val="20"/>
      <w:lang w:val="en-GB" w:eastAsia="ar-SA"/>
    </w:rPr>
  </w:style>
  <w:style w:type="numbering" w:customStyle="1" w:styleId="Style2">
    <w:name w:val="Style2"/>
    <w:uiPriority w:val="99"/>
    <w:rsid w:val="0078187B"/>
    <w:pPr>
      <w:numPr>
        <w:numId w:val="1"/>
      </w:numPr>
    </w:pPr>
  </w:style>
  <w:style w:type="character" w:customStyle="1" w:styleId="Heading1Char">
    <w:name w:val="Heading 1 Char"/>
    <w:basedOn w:val="DefaultParagraphFont"/>
    <w:link w:val="Heading1"/>
    <w:uiPriority w:val="9"/>
    <w:rsid w:val="006D1215"/>
    <w:rPr>
      <w:rFonts w:asciiTheme="majorHAnsi" w:eastAsiaTheme="majorEastAsia" w:hAnsiTheme="majorHAnsi" w:cstheme="majorBidi"/>
      <w:color w:val="5B9BD5" w:themeColor="accent5"/>
      <w:sz w:val="32"/>
      <w:szCs w:val="32"/>
    </w:rPr>
  </w:style>
  <w:style w:type="character" w:customStyle="1" w:styleId="Heading2Char">
    <w:name w:val="Heading 2 Char"/>
    <w:basedOn w:val="DefaultParagraphFont"/>
    <w:link w:val="Heading2"/>
    <w:uiPriority w:val="9"/>
    <w:rsid w:val="006632E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632E2"/>
    <w:rPr>
      <w:rFonts w:asciiTheme="majorHAnsi" w:eastAsiaTheme="majorEastAsia" w:hAnsiTheme="majorHAnsi" w:cstheme="majorBidi"/>
      <w:color w:val="5B9BD5" w:themeColor="accent5"/>
      <w:sz w:val="24"/>
      <w:szCs w:val="24"/>
    </w:rPr>
  </w:style>
  <w:style w:type="character" w:customStyle="1" w:styleId="Heading4Char">
    <w:name w:val="Heading 4 Char"/>
    <w:basedOn w:val="DefaultParagraphFont"/>
    <w:link w:val="Heading4"/>
    <w:uiPriority w:val="9"/>
    <w:rsid w:val="006632E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632E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632E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632E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632E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32E2"/>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663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6632E2"/>
  </w:style>
  <w:style w:type="paragraph" w:customStyle="1" w:styleId="TableText">
    <w:name w:val="Table Text"/>
    <w:qFormat/>
    <w:rsid w:val="006632E2"/>
    <w:pPr>
      <w:suppressAutoHyphens/>
      <w:spacing w:before="60" w:after="80" w:line="280" w:lineRule="atLeast"/>
      <w:jc w:val="both"/>
    </w:pPr>
    <w:rPr>
      <w:rFonts w:ascii="Arial Narrow" w:eastAsia="Arial" w:hAnsi="Arial Narrow" w:cs="Times New Roman"/>
      <w:sz w:val="21"/>
      <w:szCs w:val="20"/>
      <w:lang w:val="en-GB" w:eastAsia="ar-SA"/>
    </w:rPr>
  </w:style>
  <w:style w:type="paragraph" w:styleId="BalloonText">
    <w:name w:val="Balloon Text"/>
    <w:basedOn w:val="Normal"/>
    <w:link w:val="BalloonTextChar"/>
    <w:uiPriority w:val="99"/>
    <w:semiHidden/>
    <w:unhideWhenUsed/>
    <w:rsid w:val="00884A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4A80"/>
    <w:rPr>
      <w:rFonts w:ascii="Segoe UI" w:hAnsi="Segoe UI" w:cs="Segoe UI"/>
      <w:sz w:val="18"/>
      <w:szCs w:val="18"/>
    </w:rPr>
  </w:style>
  <w:style w:type="paragraph" w:styleId="BodyText">
    <w:name w:val="Body Text"/>
    <w:basedOn w:val="Normal"/>
    <w:link w:val="BodyTextChar"/>
    <w:rsid w:val="003056CD"/>
    <w:pPr>
      <w:suppressAutoHyphens/>
      <w:spacing w:after="0" w:line="100" w:lineRule="atLeast"/>
      <w:jc w:val="both"/>
    </w:pPr>
    <w:rPr>
      <w:rFonts w:ascii="Arial" w:eastAsia="Times New Roman" w:hAnsi="Arial" w:cs="Arial"/>
      <w:kern w:val="1"/>
      <w:sz w:val="20"/>
      <w:szCs w:val="20"/>
      <w:lang w:eastAsia="ar-SA"/>
    </w:rPr>
  </w:style>
  <w:style w:type="character" w:customStyle="1" w:styleId="BodyTextChar">
    <w:name w:val="Body Text Char"/>
    <w:basedOn w:val="DefaultParagraphFont"/>
    <w:link w:val="BodyText"/>
    <w:rsid w:val="003056CD"/>
    <w:rPr>
      <w:rFonts w:ascii="Arial" w:eastAsia="Times New Roman" w:hAnsi="Arial" w:cs="Arial"/>
      <w:kern w:val="1"/>
      <w:sz w:val="20"/>
      <w:szCs w:val="20"/>
      <w:lang w:eastAsia="ar-SA"/>
    </w:rPr>
  </w:style>
  <w:style w:type="paragraph" w:styleId="NormalWeb">
    <w:name w:val="Normal (Web)"/>
    <w:basedOn w:val="Normal"/>
    <w:uiPriority w:val="99"/>
    <w:unhideWhenUsed/>
    <w:rsid w:val="00192832"/>
    <w:pPr>
      <w:spacing w:before="100" w:beforeAutospacing="1" w:after="100" w:afterAutospacing="1" w:line="240" w:lineRule="auto"/>
    </w:pPr>
    <w:rPr>
      <w:rFonts w:ascii="Times New Roman" w:eastAsia="Times New Roman" w:hAnsi="Times New Roman" w:cs="Times New Roman"/>
      <w:sz w:val="24"/>
      <w:szCs w:val="24"/>
    </w:rPr>
  </w:style>
  <w:style w:type="table" w:styleId="LightList-Accent1">
    <w:name w:val="Light List Accent 1"/>
    <w:basedOn w:val="TableNormal"/>
    <w:uiPriority w:val="61"/>
    <w:rsid w:val="00181D2D"/>
    <w:pPr>
      <w:spacing w:after="0" w:line="240" w:lineRule="auto"/>
      <w:ind w:left="360" w:hanging="720"/>
      <w:jc w:val="both"/>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customStyle="1" w:styleId="BulletList1">
    <w:name w:val="Bullet List 1"/>
    <w:basedOn w:val="Normal"/>
    <w:rsid w:val="00AC346F"/>
    <w:pPr>
      <w:overflowPunct w:val="0"/>
      <w:autoSpaceDE w:val="0"/>
      <w:autoSpaceDN w:val="0"/>
      <w:adjustRightInd w:val="0"/>
      <w:spacing w:after="220" w:line="180" w:lineRule="atLeast"/>
      <w:ind w:left="288" w:hanging="288"/>
      <w:jc w:val="both"/>
    </w:pPr>
    <w:rPr>
      <w:rFonts w:ascii="Arial" w:eastAsia="Times New Roman" w:hAnsi="Arial" w:cs="Times New Roman"/>
      <w:sz w:val="20"/>
      <w:szCs w:val="20"/>
      <w:lang w:val="en-GB"/>
    </w:rPr>
  </w:style>
  <w:style w:type="paragraph" w:customStyle="1" w:styleId="BulletList2">
    <w:name w:val="Bullet List 2"/>
    <w:basedOn w:val="Normal"/>
    <w:rsid w:val="00AC346F"/>
    <w:pPr>
      <w:overflowPunct w:val="0"/>
      <w:autoSpaceDE w:val="0"/>
      <w:autoSpaceDN w:val="0"/>
      <w:adjustRightInd w:val="0"/>
      <w:spacing w:before="60" w:after="60" w:line="240" w:lineRule="auto"/>
      <w:ind w:left="576" w:hanging="288"/>
      <w:jc w:val="both"/>
    </w:pPr>
    <w:rPr>
      <w:rFonts w:ascii="Arial" w:eastAsia="Times New Roman" w:hAnsi="Arial" w:cs="Times New Roman"/>
      <w:sz w:val="20"/>
      <w:szCs w:val="20"/>
      <w:lang w:val="en-GB"/>
    </w:rPr>
  </w:style>
  <w:style w:type="paragraph" w:styleId="Header">
    <w:name w:val="header"/>
    <w:basedOn w:val="Normal"/>
    <w:link w:val="HeaderChar"/>
    <w:uiPriority w:val="99"/>
    <w:unhideWhenUsed/>
    <w:rsid w:val="002211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112C"/>
  </w:style>
  <w:style w:type="paragraph" w:styleId="Footer">
    <w:name w:val="footer"/>
    <w:basedOn w:val="Normal"/>
    <w:link w:val="FooterChar"/>
    <w:uiPriority w:val="99"/>
    <w:unhideWhenUsed/>
    <w:rsid w:val="002211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112C"/>
  </w:style>
  <w:style w:type="paragraph" w:styleId="TOCHeading">
    <w:name w:val="TOC Heading"/>
    <w:basedOn w:val="Heading1"/>
    <w:next w:val="Normal"/>
    <w:uiPriority w:val="39"/>
    <w:unhideWhenUsed/>
    <w:qFormat/>
    <w:rsid w:val="0022112C"/>
    <w:pPr>
      <w:jc w:val="left"/>
      <w:outlineLvl w:val="9"/>
    </w:pPr>
    <w:rPr>
      <w:color w:val="2F5496" w:themeColor="accent1" w:themeShade="BF"/>
    </w:rPr>
  </w:style>
  <w:style w:type="paragraph" w:styleId="TOC2">
    <w:name w:val="toc 2"/>
    <w:basedOn w:val="Normal"/>
    <w:next w:val="Normal"/>
    <w:autoRedefine/>
    <w:uiPriority w:val="39"/>
    <w:unhideWhenUsed/>
    <w:rsid w:val="0022112C"/>
    <w:pPr>
      <w:spacing w:after="100"/>
      <w:ind w:left="220"/>
    </w:pPr>
    <w:rPr>
      <w:rFonts w:eastAsiaTheme="minorEastAsia" w:cs="Times New Roman"/>
    </w:rPr>
  </w:style>
  <w:style w:type="paragraph" w:styleId="TOC1">
    <w:name w:val="toc 1"/>
    <w:basedOn w:val="Normal"/>
    <w:next w:val="Normal"/>
    <w:autoRedefine/>
    <w:uiPriority w:val="39"/>
    <w:unhideWhenUsed/>
    <w:rsid w:val="0022112C"/>
    <w:pPr>
      <w:spacing w:after="100"/>
    </w:pPr>
    <w:rPr>
      <w:rFonts w:eastAsiaTheme="minorEastAsia" w:cs="Times New Roman"/>
    </w:rPr>
  </w:style>
  <w:style w:type="paragraph" w:styleId="TOC3">
    <w:name w:val="toc 3"/>
    <w:basedOn w:val="Normal"/>
    <w:next w:val="Normal"/>
    <w:autoRedefine/>
    <w:uiPriority w:val="39"/>
    <w:unhideWhenUsed/>
    <w:rsid w:val="0022112C"/>
    <w:pPr>
      <w:spacing w:after="100"/>
      <w:ind w:left="440"/>
    </w:pPr>
    <w:rPr>
      <w:rFonts w:eastAsiaTheme="minorEastAsia" w:cs="Times New Roman"/>
    </w:rPr>
  </w:style>
  <w:style w:type="character" w:styleId="Hyperlink">
    <w:name w:val="Hyperlink"/>
    <w:basedOn w:val="DefaultParagraphFont"/>
    <w:uiPriority w:val="99"/>
    <w:unhideWhenUsed/>
    <w:rsid w:val="0022112C"/>
    <w:rPr>
      <w:color w:val="0563C1" w:themeColor="hyperlink"/>
      <w:u w:val="single"/>
    </w:rPr>
  </w:style>
  <w:style w:type="character" w:styleId="CommentReference">
    <w:name w:val="annotation reference"/>
    <w:basedOn w:val="DefaultParagraphFont"/>
    <w:uiPriority w:val="99"/>
    <w:semiHidden/>
    <w:unhideWhenUsed/>
    <w:rsid w:val="00E1462C"/>
    <w:rPr>
      <w:sz w:val="16"/>
      <w:szCs w:val="16"/>
    </w:rPr>
  </w:style>
  <w:style w:type="paragraph" w:styleId="CommentText">
    <w:name w:val="annotation text"/>
    <w:basedOn w:val="Normal"/>
    <w:link w:val="CommentTextChar"/>
    <w:uiPriority w:val="99"/>
    <w:unhideWhenUsed/>
    <w:rsid w:val="00E1462C"/>
    <w:pPr>
      <w:spacing w:line="240" w:lineRule="auto"/>
    </w:pPr>
    <w:rPr>
      <w:sz w:val="20"/>
      <w:szCs w:val="20"/>
    </w:rPr>
  </w:style>
  <w:style w:type="character" w:customStyle="1" w:styleId="CommentTextChar">
    <w:name w:val="Comment Text Char"/>
    <w:basedOn w:val="DefaultParagraphFont"/>
    <w:link w:val="CommentText"/>
    <w:uiPriority w:val="99"/>
    <w:rsid w:val="00E1462C"/>
    <w:rPr>
      <w:sz w:val="20"/>
      <w:szCs w:val="20"/>
    </w:rPr>
  </w:style>
  <w:style w:type="paragraph" w:styleId="CommentSubject">
    <w:name w:val="annotation subject"/>
    <w:basedOn w:val="CommentText"/>
    <w:next w:val="CommentText"/>
    <w:link w:val="CommentSubjectChar"/>
    <w:uiPriority w:val="99"/>
    <w:semiHidden/>
    <w:unhideWhenUsed/>
    <w:rsid w:val="00E1462C"/>
    <w:rPr>
      <w:b/>
      <w:bCs/>
    </w:rPr>
  </w:style>
  <w:style w:type="character" w:customStyle="1" w:styleId="CommentSubjectChar">
    <w:name w:val="Comment Subject Char"/>
    <w:basedOn w:val="CommentTextChar"/>
    <w:link w:val="CommentSubject"/>
    <w:uiPriority w:val="99"/>
    <w:semiHidden/>
    <w:rsid w:val="00E1462C"/>
    <w:rPr>
      <w:b/>
      <w:bCs/>
      <w:sz w:val="20"/>
      <w:szCs w:val="20"/>
    </w:rPr>
  </w:style>
  <w:style w:type="character" w:customStyle="1" w:styleId="UnresolvedMention1">
    <w:name w:val="Unresolved Mention1"/>
    <w:basedOn w:val="DefaultParagraphFont"/>
    <w:uiPriority w:val="99"/>
    <w:unhideWhenUsed/>
    <w:rsid w:val="00E1462C"/>
    <w:rPr>
      <w:color w:val="605E5C"/>
      <w:shd w:val="clear" w:color="auto" w:fill="E1DFDD"/>
    </w:rPr>
  </w:style>
  <w:style w:type="character" w:customStyle="1" w:styleId="Mention1">
    <w:name w:val="Mention1"/>
    <w:basedOn w:val="DefaultParagraphFont"/>
    <w:uiPriority w:val="99"/>
    <w:unhideWhenUsed/>
    <w:rsid w:val="00E1462C"/>
    <w:rPr>
      <w:color w:val="2B579A"/>
      <w:shd w:val="clear" w:color="auto" w:fill="E1DFDD"/>
    </w:rPr>
  </w:style>
  <w:style w:type="paragraph" w:styleId="Revision">
    <w:name w:val="Revision"/>
    <w:hidden/>
    <w:uiPriority w:val="99"/>
    <w:semiHidden/>
    <w:rsid w:val="004638F9"/>
    <w:pPr>
      <w:spacing w:after="0" w:line="240" w:lineRule="auto"/>
    </w:pPr>
  </w:style>
  <w:style w:type="character" w:styleId="UnresolvedMention">
    <w:name w:val="Unresolved Mention"/>
    <w:basedOn w:val="DefaultParagraphFont"/>
    <w:uiPriority w:val="99"/>
    <w:unhideWhenUsed/>
    <w:rsid w:val="003E5D84"/>
    <w:rPr>
      <w:color w:val="605E5C"/>
      <w:shd w:val="clear" w:color="auto" w:fill="E1DFDD"/>
    </w:rPr>
  </w:style>
  <w:style w:type="character" w:styleId="Mention">
    <w:name w:val="Mention"/>
    <w:basedOn w:val="DefaultParagraphFont"/>
    <w:uiPriority w:val="99"/>
    <w:unhideWhenUsed/>
    <w:rsid w:val="003E5D84"/>
    <w:rPr>
      <w:color w:val="2B579A"/>
      <w:shd w:val="clear" w:color="auto" w:fill="E1DFDD"/>
    </w:rPr>
  </w:style>
  <w:style w:type="paragraph" w:customStyle="1" w:styleId="Figurecaption">
    <w:name w:val="Figure caption"/>
    <w:basedOn w:val="Normal"/>
    <w:qFormat/>
    <w:rsid w:val="008A1C02"/>
    <w:pPr>
      <w:spacing w:after="120" w:line="360" w:lineRule="auto"/>
      <w:jc w:val="center"/>
    </w:pPr>
    <w:rPr>
      <w:rFonts w:ascii="Calibri" w:eastAsia="Times New Roman" w:hAnsi="Calibri" w:cs="Times New Roman"/>
      <w:color w:val="548DD4"/>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9553">
      <w:bodyDiv w:val="1"/>
      <w:marLeft w:val="0"/>
      <w:marRight w:val="0"/>
      <w:marTop w:val="0"/>
      <w:marBottom w:val="0"/>
      <w:divBdr>
        <w:top w:val="none" w:sz="0" w:space="0" w:color="auto"/>
        <w:left w:val="none" w:sz="0" w:space="0" w:color="auto"/>
        <w:bottom w:val="none" w:sz="0" w:space="0" w:color="auto"/>
        <w:right w:val="none" w:sz="0" w:space="0" w:color="auto"/>
      </w:divBdr>
    </w:div>
    <w:div w:id="9138790">
      <w:bodyDiv w:val="1"/>
      <w:marLeft w:val="0"/>
      <w:marRight w:val="0"/>
      <w:marTop w:val="0"/>
      <w:marBottom w:val="0"/>
      <w:divBdr>
        <w:top w:val="none" w:sz="0" w:space="0" w:color="auto"/>
        <w:left w:val="none" w:sz="0" w:space="0" w:color="auto"/>
        <w:bottom w:val="none" w:sz="0" w:space="0" w:color="auto"/>
        <w:right w:val="none" w:sz="0" w:space="0" w:color="auto"/>
      </w:divBdr>
      <w:divsChild>
        <w:div w:id="2005666857">
          <w:marLeft w:val="446"/>
          <w:marRight w:val="0"/>
          <w:marTop w:val="0"/>
          <w:marBottom w:val="0"/>
          <w:divBdr>
            <w:top w:val="none" w:sz="0" w:space="0" w:color="auto"/>
            <w:left w:val="none" w:sz="0" w:space="0" w:color="auto"/>
            <w:bottom w:val="none" w:sz="0" w:space="0" w:color="auto"/>
            <w:right w:val="none" w:sz="0" w:space="0" w:color="auto"/>
          </w:divBdr>
        </w:div>
      </w:divsChild>
    </w:div>
    <w:div w:id="86316173">
      <w:bodyDiv w:val="1"/>
      <w:marLeft w:val="0"/>
      <w:marRight w:val="0"/>
      <w:marTop w:val="0"/>
      <w:marBottom w:val="0"/>
      <w:divBdr>
        <w:top w:val="none" w:sz="0" w:space="0" w:color="auto"/>
        <w:left w:val="none" w:sz="0" w:space="0" w:color="auto"/>
        <w:bottom w:val="none" w:sz="0" w:space="0" w:color="auto"/>
        <w:right w:val="none" w:sz="0" w:space="0" w:color="auto"/>
      </w:divBdr>
      <w:divsChild>
        <w:div w:id="917254408">
          <w:marLeft w:val="-15"/>
          <w:marRight w:val="-15"/>
          <w:marTop w:val="0"/>
          <w:marBottom w:val="0"/>
          <w:divBdr>
            <w:top w:val="none" w:sz="0" w:space="0" w:color="auto"/>
            <w:left w:val="none" w:sz="0" w:space="0" w:color="auto"/>
            <w:bottom w:val="none" w:sz="0" w:space="0" w:color="auto"/>
            <w:right w:val="none" w:sz="0" w:space="0" w:color="auto"/>
          </w:divBdr>
        </w:div>
      </w:divsChild>
    </w:div>
    <w:div w:id="115177594">
      <w:bodyDiv w:val="1"/>
      <w:marLeft w:val="0"/>
      <w:marRight w:val="0"/>
      <w:marTop w:val="0"/>
      <w:marBottom w:val="0"/>
      <w:divBdr>
        <w:top w:val="none" w:sz="0" w:space="0" w:color="auto"/>
        <w:left w:val="none" w:sz="0" w:space="0" w:color="auto"/>
        <w:bottom w:val="none" w:sz="0" w:space="0" w:color="auto"/>
        <w:right w:val="none" w:sz="0" w:space="0" w:color="auto"/>
      </w:divBdr>
    </w:div>
    <w:div w:id="159740468">
      <w:bodyDiv w:val="1"/>
      <w:marLeft w:val="0"/>
      <w:marRight w:val="0"/>
      <w:marTop w:val="0"/>
      <w:marBottom w:val="0"/>
      <w:divBdr>
        <w:top w:val="none" w:sz="0" w:space="0" w:color="auto"/>
        <w:left w:val="none" w:sz="0" w:space="0" w:color="auto"/>
        <w:bottom w:val="none" w:sz="0" w:space="0" w:color="auto"/>
        <w:right w:val="none" w:sz="0" w:space="0" w:color="auto"/>
      </w:divBdr>
    </w:div>
    <w:div w:id="249310992">
      <w:bodyDiv w:val="1"/>
      <w:marLeft w:val="0"/>
      <w:marRight w:val="0"/>
      <w:marTop w:val="0"/>
      <w:marBottom w:val="0"/>
      <w:divBdr>
        <w:top w:val="none" w:sz="0" w:space="0" w:color="auto"/>
        <w:left w:val="none" w:sz="0" w:space="0" w:color="auto"/>
        <w:bottom w:val="none" w:sz="0" w:space="0" w:color="auto"/>
        <w:right w:val="none" w:sz="0" w:space="0" w:color="auto"/>
      </w:divBdr>
      <w:divsChild>
        <w:div w:id="525296077">
          <w:marLeft w:val="446"/>
          <w:marRight w:val="0"/>
          <w:marTop w:val="0"/>
          <w:marBottom w:val="0"/>
          <w:divBdr>
            <w:top w:val="none" w:sz="0" w:space="0" w:color="auto"/>
            <w:left w:val="none" w:sz="0" w:space="0" w:color="auto"/>
            <w:bottom w:val="none" w:sz="0" w:space="0" w:color="auto"/>
            <w:right w:val="none" w:sz="0" w:space="0" w:color="auto"/>
          </w:divBdr>
        </w:div>
      </w:divsChild>
    </w:div>
    <w:div w:id="421877899">
      <w:bodyDiv w:val="1"/>
      <w:marLeft w:val="0"/>
      <w:marRight w:val="0"/>
      <w:marTop w:val="0"/>
      <w:marBottom w:val="0"/>
      <w:divBdr>
        <w:top w:val="none" w:sz="0" w:space="0" w:color="auto"/>
        <w:left w:val="none" w:sz="0" w:space="0" w:color="auto"/>
        <w:bottom w:val="none" w:sz="0" w:space="0" w:color="auto"/>
        <w:right w:val="none" w:sz="0" w:space="0" w:color="auto"/>
      </w:divBdr>
    </w:div>
    <w:div w:id="505947009">
      <w:bodyDiv w:val="1"/>
      <w:marLeft w:val="0"/>
      <w:marRight w:val="0"/>
      <w:marTop w:val="0"/>
      <w:marBottom w:val="0"/>
      <w:divBdr>
        <w:top w:val="none" w:sz="0" w:space="0" w:color="auto"/>
        <w:left w:val="none" w:sz="0" w:space="0" w:color="auto"/>
        <w:bottom w:val="none" w:sz="0" w:space="0" w:color="auto"/>
        <w:right w:val="none" w:sz="0" w:space="0" w:color="auto"/>
      </w:divBdr>
      <w:divsChild>
        <w:div w:id="676660662">
          <w:marLeft w:val="0"/>
          <w:marRight w:val="0"/>
          <w:marTop w:val="0"/>
          <w:marBottom w:val="0"/>
          <w:divBdr>
            <w:top w:val="none" w:sz="0" w:space="0" w:color="auto"/>
            <w:left w:val="none" w:sz="0" w:space="0" w:color="auto"/>
            <w:bottom w:val="none" w:sz="0" w:space="0" w:color="auto"/>
            <w:right w:val="none" w:sz="0" w:space="0" w:color="auto"/>
          </w:divBdr>
        </w:div>
      </w:divsChild>
    </w:div>
    <w:div w:id="681081318">
      <w:bodyDiv w:val="1"/>
      <w:marLeft w:val="0"/>
      <w:marRight w:val="0"/>
      <w:marTop w:val="0"/>
      <w:marBottom w:val="0"/>
      <w:divBdr>
        <w:top w:val="none" w:sz="0" w:space="0" w:color="auto"/>
        <w:left w:val="none" w:sz="0" w:space="0" w:color="auto"/>
        <w:bottom w:val="none" w:sz="0" w:space="0" w:color="auto"/>
        <w:right w:val="none" w:sz="0" w:space="0" w:color="auto"/>
      </w:divBdr>
    </w:div>
    <w:div w:id="694428469">
      <w:bodyDiv w:val="1"/>
      <w:marLeft w:val="0"/>
      <w:marRight w:val="0"/>
      <w:marTop w:val="0"/>
      <w:marBottom w:val="0"/>
      <w:divBdr>
        <w:top w:val="none" w:sz="0" w:space="0" w:color="auto"/>
        <w:left w:val="none" w:sz="0" w:space="0" w:color="auto"/>
        <w:bottom w:val="none" w:sz="0" w:space="0" w:color="auto"/>
        <w:right w:val="none" w:sz="0" w:space="0" w:color="auto"/>
      </w:divBdr>
    </w:div>
    <w:div w:id="715550435">
      <w:bodyDiv w:val="1"/>
      <w:marLeft w:val="0"/>
      <w:marRight w:val="0"/>
      <w:marTop w:val="0"/>
      <w:marBottom w:val="0"/>
      <w:divBdr>
        <w:top w:val="none" w:sz="0" w:space="0" w:color="auto"/>
        <w:left w:val="none" w:sz="0" w:space="0" w:color="auto"/>
        <w:bottom w:val="none" w:sz="0" w:space="0" w:color="auto"/>
        <w:right w:val="none" w:sz="0" w:space="0" w:color="auto"/>
      </w:divBdr>
      <w:divsChild>
        <w:div w:id="1190921421">
          <w:marLeft w:val="446"/>
          <w:marRight w:val="0"/>
          <w:marTop w:val="0"/>
          <w:marBottom w:val="0"/>
          <w:divBdr>
            <w:top w:val="none" w:sz="0" w:space="0" w:color="auto"/>
            <w:left w:val="none" w:sz="0" w:space="0" w:color="auto"/>
            <w:bottom w:val="none" w:sz="0" w:space="0" w:color="auto"/>
            <w:right w:val="none" w:sz="0" w:space="0" w:color="auto"/>
          </w:divBdr>
        </w:div>
      </w:divsChild>
    </w:div>
    <w:div w:id="839658525">
      <w:bodyDiv w:val="1"/>
      <w:marLeft w:val="0"/>
      <w:marRight w:val="0"/>
      <w:marTop w:val="0"/>
      <w:marBottom w:val="0"/>
      <w:divBdr>
        <w:top w:val="none" w:sz="0" w:space="0" w:color="auto"/>
        <w:left w:val="none" w:sz="0" w:space="0" w:color="auto"/>
        <w:bottom w:val="none" w:sz="0" w:space="0" w:color="auto"/>
        <w:right w:val="none" w:sz="0" w:space="0" w:color="auto"/>
      </w:divBdr>
    </w:div>
    <w:div w:id="845897606">
      <w:bodyDiv w:val="1"/>
      <w:marLeft w:val="0"/>
      <w:marRight w:val="0"/>
      <w:marTop w:val="0"/>
      <w:marBottom w:val="0"/>
      <w:divBdr>
        <w:top w:val="none" w:sz="0" w:space="0" w:color="auto"/>
        <w:left w:val="none" w:sz="0" w:space="0" w:color="auto"/>
        <w:bottom w:val="none" w:sz="0" w:space="0" w:color="auto"/>
        <w:right w:val="none" w:sz="0" w:space="0" w:color="auto"/>
      </w:divBdr>
    </w:div>
    <w:div w:id="848565695">
      <w:bodyDiv w:val="1"/>
      <w:marLeft w:val="0"/>
      <w:marRight w:val="0"/>
      <w:marTop w:val="0"/>
      <w:marBottom w:val="0"/>
      <w:divBdr>
        <w:top w:val="none" w:sz="0" w:space="0" w:color="auto"/>
        <w:left w:val="none" w:sz="0" w:space="0" w:color="auto"/>
        <w:bottom w:val="none" w:sz="0" w:space="0" w:color="auto"/>
        <w:right w:val="none" w:sz="0" w:space="0" w:color="auto"/>
      </w:divBdr>
    </w:div>
    <w:div w:id="860629428">
      <w:bodyDiv w:val="1"/>
      <w:marLeft w:val="0"/>
      <w:marRight w:val="0"/>
      <w:marTop w:val="0"/>
      <w:marBottom w:val="0"/>
      <w:divBdr>
        <w:top w:val="none" w:sz="0" w:space="0" w:color="auto"/>
        <w:left w:val="none" w:sz="0" w:space="0" w:color="auto"/>
        <w:bottom w:val="none" w:sz="0" w:space="0" w:color="auto"/>
        <w:right w:val="none" w:sz="0" w:space="0" w:color="auto"/>
      </w:divBdr>
    </w:div>
    <w:div w:id="1126970694">
      <w:bodyDiv w:val="1"/>
      <w:marLeft w:val="0"/>
      <w:marRight w:val="0"/>
      <w:marTop w:val="0"/>
      <w:marBottom w:val="0"/>
      <w:divBdr>
        <w:top w:val="none" w:sz="0" w:space="0" w:color="auto"/>
        <w:left w:val="none" w:sz="0" w:space="0" w:color="auto"/>
        <w:bottom w:val="none" w:sz="0" w:space="0" w:color="auto"/>
        <w:right w:val="none" w:sz="0" w:space="0" w:color="auto"/>
      </w:divBdr>
      <w:divsChild>
        <w:div w:id="1222715817">
          <w:marLeft w:val="-15"/>
          <w:marRight w:val="-15"/>
          <w:marTop w:val="0"/>
          <w:marBottom w:val="0"/>
          <w:divBdr>
            <w:top w:val="none" w:sz="0" w:space="0" w:color="auto"/>
            <w:left w:val="none" w:sz="0" w:space="0" w:color="auto"/>
            <w:bottom w:val="none" w:sz="0" w:space="0" w:color="auto"/>
            <w:right w:val="none" w:sz="0" w:space="0" w:color="auto"/>
          </w:divBdr>
        </w:div>
      </w:divsChild>
    </w:div>
    <w:div w:id="1211456709">
      <w:bodyDiv w:val="1"/>
      <w:marLeft w:val="0"/>
      <w:marRight w:val="0"/>
      <w:marTop w:val="0"/>
      <w:marBottom w:val="0"/>
      <w:divBdr>
        <w:top w:val="none" w:sz="0" w:space="0" w:color="auto"/>
        <w:left w:val="none" w:sz="0" w:space="0" w:color="auto"/>
        <w:bottom w:val="none" w:sz="0" w:space="0" w:color="auto"/>
        <w:right w:val="none" w:sz="0" w:space="0" w:color="auto"/>
      </w:divBdr>
    </w:div>
    <w:div w:id="1224289482">
      <w:bodyDiv w:val="1"/>
      <w:marLeft w:val="0"/>
      <w:marRight w:val="0"/>
      <w:marTop w:val="0"/>
      <w:marBottom w:val="0"/>
      <w:divBdr>
        <w:top w:val="none" w:sz="0" w:space="0" w:color="auto"/>
        <w:left w:val="none" w:sz="0" w:space="0" w:color="auto"/>
        <w:bottom w:val="none" w:sz="0" w:space="0" w:color="auto"/>
        <w:right w:val="none" w:sz="0" w:space="0" w:color="auto"/>
      </w:divBdr>
      <w:divsChild>
        <w:div w:id="231620864">
          <w:marLeft w:val="1166"/>
          <w:marRight w:val="0"/>
          <w:marTop w:val="0"/>
          <w:marBottom w:val="0"/>
          <w:divBdr>
            <w:top w:val="none" w:sz="0" w:space="0" w:color="auto"/>
            <w:left w:val="none" w:sz="0" w:space="0" w:color="auto"/>
            <w:bottom w:val="none" w:sz="0" w:space="0" w:color="auto"/>
            <w:right w:val="none" w:sz="0" w:space="0" w:color="auto"/>
          </w:divBdr>
        </w:div>
        <w:div w:id="430205272">
          <w:marLeft w:val="1166"/>
          <w:marRight w:val="0"/>
          <w:marTop w:val="0"/>
          <w:marBottom w:val="0"/>
          <w:divBdr>
            <w:top w:val="none" w:sz="0" w:space="0" w:color="auto"/>
            <w:left w:val="none" w:sz="0" w:space="0" w:color="auto"/>
            <w:bottom w:val="none" w:sz="0" w:space="0" w:color="auto"/>
            <w:right w:val="none" w:sz="0" w:space="0" w:color="auto"/>
          </w:divBdr>
        </w:div>
        <w:div w:id="658270291">
          <w:marLeft w:val="446"/>
          <w:marRight w:val="0"/>
          <w:marTop w:val="0"/>
          <w:marBottom w:val="0"/>
          <w:divBdr>
            <w:top w:val="none" w:sz="0" w:space="0" w:color="auto"/>
            <w:left w:val="none" w:sz="0" w:space="0" w:color="auto"/>
            <w:bottom w:val="none" w:sz="0" w:space="0" w:color="auto"/>
            <w:right w:val="none" w:sz="0" w:space="0" w:color="auto"/>
          </w:divBdr>
        </w:div>
        <w:div w:id="811795348">
          <w:marLeft w:val="1166"/>
          <w:marRight w:val="0"/>
          <w:marTop w:val="0"/>
          <w:marBottom w:val="0"/>
          <w:divBdr>
            <w:top w:val="none" w:sz="0" w:space="0" w:color="auto"/>
            <w:left w:val="none" w:sz="0" w:space="0" w:color="auto"/>
            <w:bottom w:val="none" w:sz="0" w:space="0" w:color="auto"/>
            <w:right w:val="none" w:sz="0" w:space="0" w:color="auto"/>
          </w:divBdr>
        </w:div>
        <w:div w:id="1346831066">
          <w:marLeft w:val="1166"/>
          <w:marRight w:val="0"/>
          <w:marTop w:val="0"/>
          <w:marBottom w:val="0"/>
          <w:divBdr>
            <w:top w:val="none" w:sz="0" w:space="0" w:color="auto"/>
            <w:left w:val="none" w:sz="0" w:space="0" w:color="auto"/>
            <w:bottom w:val="none" w:sz="0" w:space="0" w:color="auto"/>
            <w:right w:val="none" w:sz="0" w:space="0" w:color="auto"/>
          </w:divBdr>
        </w:div>
        <w:div w:id="1394618439">
          <w:marLeft w:val="446"/>
          <w:marRight w:val="0"/>
          <w:marTop w:val="0"/>
          <w:marBottom w:val="0"/>
          <w:divBdr>
            <w:top w:val="none" w:sz="0" w:space="0" w:color="auto"/>
            <w:left w:val="none" w:sz="0" w:space="0" w:color="auto"/>
            <w:bottom w:val="none" w:sz="0" w:space="0" w:color="auto"/>
            <w:right w:val="none" w:sz="0" w:space="0" w:color="auto"/>
          </w:divBdr>
        </w:div>
        <w:div w:id="1415590593">
          <w:marLeft w:val="1166"/>
          <w:marRight w:val="0"/>
          <w:marTop w:val="0"/>
          <w:marBottom w:val="0"/>
          <w:divBdr>
            <w:top w:val="none" w:sz="0" w:space="0" w:color="auto"/>
            <w:left w:val="none" w:sz="0" w:space="0" w:color="auto"/>
            <w:bottom w:val="none" w:sz="0" w:space="0" w:color="auto"/>
            <w:right w:val="none" w:sz="0" w:space="0" w:color="auto"/>
          </w:divBdr>
        </w:div>
        <w:div w:id="1837064970">
          <w:marLeft w:val="446"/>
          <w:marRight w:val="0"/>
          <w:marTop w:val="0"/>
          <w:marBottom w:val="0"/>
          <w:divBdr>
            <w:top w:val="none" w:sz="0" w:space="0" w:color="auto"/>
            <w:left w:val="none" w:sz="0" w:space="0" w:color="auto"/>
            <w:bottom w:val="none" w:sz="0" w:space="0" w:color="auto"/>
            <w:right w:val="none" w:sz="0" w:space="0" w:color="auto"/>
          </w:divBdr>
        </w:div>
        <w:div w:id="1962761780">
          <w:marLeft w:val="446"/>
          <w:marRight w:val="0"/>
          <w:marTop w:val="0"/>
          <w:marBottom w:val="0"/>
          <w:divBdr>
            <w:top w:val="none" w:sz="0" w:space="0" w:color="auto"/>
            <w:left w:val="none" w:sz="0" w:space="0" w:color="auto"/>
            <w:bottom w:val="none" w:sz="0" w:space="0" w:color="auto"/>
            <w:right w:val="none" w:sz="0" w:space="0" w:color="auto"/>
          </w:divBdr>
        </w:div>
        <w:div w:id="2053839652">
          <w:marLeft w:val="446"/>
          <w:marRight w:val="0"/>
          <w:marTop w:val="0"/>
          <w:marBottom w:val="0"/>
          <w:divBdr>
            <w:top w:val="none" w:sz="0" w:space="0" w:color="auto"/>
            <w:left w:val="none" w:sz="0" w:space="0" w:color="auto"/>
            <w:bottom w:val="none" w:sz="0" w:space="0" w:color="auto"/>
            <w:right w:val="none" w:sz="0" w:space="0" w:color="auto"/>
          </w:divBdr>
        </w:div>
      </w:divsChild>
    </w:div>
    <w:div w:id="1451123442">
      <w:bodyDiv w:val="1"/>
      <w:marLeft w:val="0"/>
      <w:marRight w:val="0"/>
      <w:marTop w:val="0"/>
      <w:marBottom w:val="0"/>
      <w:divBdr>
        <w:top w:val="none" w:sz="0" w:space="0" w:color="auto"/>
        <w:left w:val="none" w:sz="0" w:space="0" w:color="auto"/>
        <w:bottom w:val="none" w:sz="0" w:space="0" w:color="auto"/>
        <w:right w:val="none" w:sz="0" w:space="0" w:color="auto"/>
      </w:divBdr>
    </w:div>
    <w:div w:id="1509756842">
      <w:bodyDiv w:val="1"/>
      <w:marLeft w:val="0"/>
      <w:marRight w:val="0"/>
      <w:marTop w:val="0"/>
      <w:marBottom w:val="0"/>
      <w:divBdr>
        <w:top w:val="none" w:sz="0" w:space="0" w:color="auto"/>
        <w:left w:val="none" w:sz="0" w:space="0" w:color="auto"/>
        <w:bottom w:val="none" w:sz="0" w:space="0" w:color="auto"/>
        <w:right w:val="none" w:sz="0" w:space="0" w:color="auto"/>
      </w:divBdr>
    </w:div>
    <w:div w:id="1610621293">
      <w:bodyDiv w:val="1"/>
      <w:marLeft w:val="0"/>
      <w:marRight w:val="0"/>
      <w:marTop w:val="0"/>
      <w:marBottom w:val="0"/>
      <w:divBdr>
        <w:top w:val="none" w:sz="0" w:space="0" w:color="auto"/>
        <w:left w:val="none" w:sz="0" w:space="0" w:color="auto"/>
        <w:bottom w:val="none" w:sz="0" w:space="0" w:color="auto"/>
        <w:right w:val="none" w:sz="0" w:space="0" w:color="auto"/>
      </w:divBdr>
    </w:div>
    <w:div w:id="1709376546">
      <w:bodyDiv w:val="1"/>
      <w:marLeft w:val="0"/>
      <w:marRight w:val="0"/>
      <w:marTop w:val="0"/>
      <w:marBottom w:val="0"/>
      <w:divBdr>
        <w:top w:val="none" w:sz="0" w:space="0" w:color="auto"/>
        <w:left w:val="none" w:sz="0" w:space="0" w:color="auto"/>
        <w:bottom w:val="none" w:sz="0" w:space="0" w:color="auto"/>
        <w:right w:val="none" w:sz="0" w:space="0" w:color="auto"/>
      </w:divBdr>
    </w:div>
    <w:div w:id="1747797613">
      <w:bodyDiv w:val="1"/>
      <w:marLeft w:val="0"/>
      <w:marRight w:val="0"/>
      <w:marTop w:val="0"/>
      <w:marBottom w:val="0"/>
      <w:divBdr>
        <w:top w:val="none" w:sz="0" w:space="0" w:color="auto"/>
        <w:left w:val="none" w:sz="0" w:space="0" w:color="auto"/>
        <w:bottom w:val="none" w:sz="0" w:space="0" w:color="auto"/>
        <w:right w:val="none" w:sz="0" w:space="0" w:color="auto"/>
      </w:divBdr>
    </w:div>
    <w:div w:id="1761025881">
      <w:bodyDiv w:val="1"/>
      <w:marLeft w:val="0"/>
      <w:marRight w:val="0"/>
      <w:marTop w:val="0"/>
      <w:marBottom w:val="0"/>
      <w:divBdr>
        <w:top w:val="none" w:sz="0" w:space="0" w:color="auto"/>
        <w:left w:val="none" w:sz="0" w:space="0" w:color="auto"/>
        <w:bottom w:val="none" w:sz="0" w:space="0" w:color="auto"/>
        <w:right w:val="none" w:sz="0" w:space="0" w:color="auto"/>
      </w:divBdr>
      <w:divsChild>
        <w:div w:id="218631929">
          <w:marLeft w:val="-15"/>
          <w:marRight w:val="-15"/>
          <w:marTop w:val="0"/>
          <w:marBottom w:val="0"/>
          <w:divBdr>
            <w:top w:val="none" w:sz="0" w:space="0" w:color="auto"/>
            <w:left w:val="none" w:sz="0" w:space="0" w:color="auto"/>
            <w:bottom w:val="none" w:sz="0" w:space="0" w:color="auto"/>
            <w:right w:val="none" w:sz="0" w:space="0" w:color="auto"/>
          </w:divBdr>
        </w:div>
      </w:divsChild>
    </w:div>
    <w:div w:id="1804303667">
      <w:bodyDiv w:val="1"/>
      <w:marLeft w:val="0"/>
      <w:marRight w:val="0"/>
      <w:marTop w:val="0"/>
      <w:marBottom w:val="0"/>
      <w:divBdr>
        <w:top w:val="none" w:sz="0" w:space="0" w:color="auto"/>
        <w:left w:val="none" w:sz="0" w:space="0" w:color="auto"/>
        <w:bottom w:val="none" w:sz="0" w:space="0" w:color="auto"/>
        <w:right w:val="none" w:sz="0" w:space="0" w:color="auto"/>
      </w:divBdr>
    </w:div>
    <w:div w:id="1838157710">
      <w:bodyDiv w:val="1"/>
      <w:marLeft w:val="0"/>
      <w:marRight w:val="0"/>
      <w:marTop w:val="0"/>
      <w:marBottom w:val="0"/>
      <w:divBdr>
        <w:top w:val="none" w:sz="0" w:space="0" w:color="auto"/>
        <w:left w:val="none" w:sz="0" w:space="0" w:color="auto"/>
        <w:bottom w:val="none" w:sz="0" w:space="0" w:color="auto"/>
        <w:right w:val="none" w:sz="0" w:space="0" w:color="auto"/>
      </w:divBdr>
      <w:divsChild>
        <w:div w:id="832792873">
          <w:marLeft w:val="-15"/>
          <w:marRight w:val="-15"/>
          <w:marTop w:val="0"/>
          <w:marBottom w:val="0"/>
          <w:divBdr>
            <w:top w:val="none" w:sz="0" w:space="0" w:color="auto"/>
            <w:left w:val="none" w:sz="0" w:space="0" w:color="auto"/>
            <w:bottom w:val="none" w:sz="0" w:space="0" w:color="auto"/>
            <w:right w:val="none" w:sz="0" w:space="0" w:color="auto"/>
          </w:divBdr>
        </w:div>
      </w:divsChild>
    </w:div>
    <w:div w:id="1969579452">
      <w:bodyDiv w:val="1"/>
      <w:marLeft w:val="0"/>
      <w:marRight w:val="0"/>
      <w:marTop w:val="0"/>
      <w:marBottom w:val="0"/>
      <w:divBdr>
        <w:top w:val="none" w:sz="0" w:space="0" w:color="auto"/>
        <w:left w:val="none" w:sz="0" w:space="0" w:color="auto"/>
        <w:bottom w:val="none" w:sz="0" w:space="0" w:color="auto"/>
        <w:right w:val="none" w:sz="0" w:space="0" w:color="auto"/>
      </w:divBdr>
    </w:div>
    <w:div w:id="1998997928">
      <w:bodyDiv w:val="1"/>
      <w:marLeft w:val="0"/>
      <w:marRight w:val="0"/>
      <w:marTop w:val="0"/>
      <w:marBottom w:val="0"/>
      <w:divBdr>
        <w:top w:val="none" w:sz="0" w:space="0" w:color="auto"/>
        <w:left w:val="none" w:sz="0" w:space="0" w:color="auto"/>
        <w:bottom w:val="none" w:sz="0" w:space="0" w:color="auto"/>
        <w:right w:val="none" w:sz="0" w:space="0" w:color="auto"/>
      </w:divBdr>
    </w:div>
    <w:div w:id="2001082118">
      <w:bodyDiv w:val="1"/>
      <w:marLeft w:val="0"/>
      <w:marRight w:val="0"/>
      <w:marTop w:val="0"/>
      <w:marBottom w:val="0"/>
      <w:divBdr>
        <w:top w:val="none" w:sz="0" w:space="0" w:color="auto"/>
        <w:left w:val="none" w:sz="0" w:space="0" w:color="auto"/>
        <w:bottom w:val="none" w:sz="0" w:space="0" w:color="auto"/>
        <w:right w:val="none" w:sz="0" w:space="0" w:color="auto"/>
      </w:divBdr>
    </w:div>
    <w:div w:id="2005817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Excel_Worksheet.xlsx"/><Relationship Id="rId18" Type="http://schemas.openxmlformats.org/officeDocument/2006/relationships/image" Target="media/image3.png"/><Relationship Id="rId26" Type="http://schemas.openxmlformats.org/officeDocument/2006/relationships/package" Target="embeddings/Microsoft_Excel_Worksheet1.xlsx"/><Relationship Id="rId39" Type="http://schemas.openxmlformats.org/officeDocument/2006/relationships/image" Target="media/image19.png"/><Relationship Id="rId21" Type="http://schemas.openxmlformats.org/officeDocument/2006/relationships/image" Target="media/image6.emf"/><Relationship Id="rId34" Type="http://schemas.openxmlformats.org/officeDocument/2006/relationships/image" Target="media/image14.png"/><Relationship Id="rId42" Type="http://schemas.openxmlformats.org/officeDocument/2006/relationships/image" Target="media/image22.emf"/><Relationship Id="rId47" Type="http://schemas.openxmlformats.org/officeDocument/2006/relationships/package" Target="embeddings/Microsoft_Excel_Worksheet4.xlsx"/><Relationship Id="rId50" Type="http://schemas.openxmlformats.org/officeDocument/2006/relationships/package" Target="embeddings/Microsoft_Word_Document5.docx"/><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1.emf"/><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header" Target="header1.xml"/><Relationship Id="rId5" Type="http://schemas.openxmlformats.org/officeDocument/2006/relationships/numbering" Target="numbering.xml"/><Relationship Id="rId19" Type="http://schemas.openxmlformats.org/officeDocument/2006/relationships/image" Target="media/image4.gi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oleObject" Target="embeddings/oleObject1.bin"/><Relationship Id="rId27" Type="http://schemas.openxmlformats.org/officeDocument/2006/relationships/image" Target="media/image10.emf"/><Relationship Id="rId30" Type="http://schemas.openxmlformats.org/officeDocument/2006/relationships/package" Target="embeddings/Microsoft_Word_Document.docx"/><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7.png"/><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29.emf"/><Relationship Id="rId3" Type="http://schemas.openxmlformats.org/officeDocument/2006/relationships/customXml" Target="../customXml/item3.xml"/><Relationship Id="rId12" Type="http://schemas.openxmlformats.org/officeDocument/2006/relationships/image" Target="media/image2.emf"/><Relationship Id="rId17" Type="http://schemas.microsoft.com/office/2018/08/relationships/commentsExtensible" Target="commentsExtensible.xml"/><Relationship Id="rId25" Type="http://schemas.openxmlformats.org/officeDocument/2006/relationships/image" Target="media/image9.emf"/><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emf"/><Relationship Id="rId20" Type="http://schemas.openxmlformats.org/officeDocument/2006/relationships/image" Target="media/image5.gif"/><Relationship Id="rId41" Type="http://schemas.openxmlformats.org/officeDocument/2006/relationships/image" Target="media/image21.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image" Target="media/image7.png"/><Relationship Id="rId28" Type="http://schemas.openxmlformats.org/officeDocument/2006/relationships/package" Target="embeddings/Microsoft_Excel_Worksheet2.xlsx"/><Relationship Id="rId36" Type="http://schemas.openxmlformats.org/officeDocument/2006/relationships/image" Target="media/image16.png"/><Relationship Id="rId49" Type="http://schemas.openxmlformats.org/officeDocument/2006/relationships/image" Target="media/image28.emf"/><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package" Target="embeddings/Microsoft_Word_Document3.docx"/><Relationship Id="rId44" Type="http://schemas.openxmlformats.org/officeDocument/2006/relationships/image" Target="media/image24.png"/><Relationship Id="rId52"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5d4__x05e2__x05e8__x05d5__x05ea_ xmlns="ecade216-c348-4b19-be1c-e0b58536f212" xsi:nil="true"/>
    <TaxCatchAll xmlns="32c85f33-629d-4edb-8a7d-ba642675cac9" xsi:nil="true"/>
    <lcf76f155ced4ddcb4097134ff3c332f xmlns="ecade216-c348-4b19-be1c-e0b58536f21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8E6528D1BC33249A1FC9B024986A68B" ma:contentTypeVersion="17" ma:contentTypeDescription="Create a new document." ma:contentTypeScope="" ma:versionID="334df64957c5ce97dd7eddc4f76fbc42">
  <xsd:schema xmlns:xsd="http://www.w3.org/2001/XMLSchema" xmlns:xs="http://www.w3.org/2001/XMLSchema" xmlns:p="http://schemas.microsoft.com/office/2006/metadata/properties" xmlns:ns2="32c85f33-629d-4edb-8a7d-ba642675cac9" xmlns:ns3="ecade216-c348-4b19-be1c-e0b58536f212" targetNamespace="http://schemas.microsoft.com/office/2006/metadata/properties" ma:root="true" ma:fieldsID="ade23121e0f0f414f7ae87091cc9d140" ns2:_="" ns3:_="">
    <xsd:import namespace="32c85f33-629d-4edb-8a7d-ba642675cac9"/>
    <xsd:import namespace="ecade216-c348-4b19-be1c-e0b58536f21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_x05d4__x05e2__x05e8__x05d5__x05ea_"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c85f33-629d-4edb-8a7d-ba642675cac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4148842-c1cd-4b5a-bdee-345922228ee0}" ma:internalName="TaxCatchAll" ma:showField="CatchAllData" ma:web="32c85f33-629d-4edb-8a7d-ba642675cac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cade216-c348-4b19-be1c-e0b58536f2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5d4__x05e2__x05e8__x05d5__x05ea_" ma:index="20" nillable="true" ma:displayName="הערות" ma:format="Dropdown" ma:internalName="_x05d4__x05e2__x05e8__x05d5__x05ea_">
      <xsd:simpleType>
        <xsd:restriction base="dms:Text">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46706a9-b14e-46bf-bf8d-90e37880a2f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E57558-CB66-4A95-9B04-595B11CF3897}">
  <ds:schemaRefs>
    <ds:schemaRef ds:uri="http://schemas.openxmlformats.org/officeDocument/2006/bibliography"/>
  </ds:schemaRefs>
</ds:datastoreItem>
</file>

<file path=customXml/itemProps2.xml><?xml version="1.0" encoding="utf-8"?>
<ds:datastoreItem xmlns:ds="http://schemas.openxmlformats.org/officeDocument/2006/customXml" ds:itemID="{0C9F5CFB-1D0D-4973-B4D9-EBF7A3785A67}">
  <ds:schemaRefs>
    <ds:schemaRef ds:uri="http://schemas.microsoft.com/sharepoint/v3/contenttype/forms"/>
  </ds:schemaRefs>
</ds:datastoreItem>
</file>

<file path=customXml/itemProps3.xml><?xml version="1.0" encoding="utf-8"?>
<ds:datastoreItem xmlns:ds="http://schemas.openxmlformats.org/officeDocument/2006/customXml" ds:itemID="{39BD7E7E-B67C-4F2D-B971-12AF1612984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ED4C0B4-5945-4D93-94E4-BEC664063A71}"/>
</file>

<file path=docProps/app.xml><?xml version="1.0" encoding="utf-8"?>
<Properties xmlns="http://schemas.openxmlformats.org/officeDocument/2006/extended-properties" xmlns:vt="http://schemas.openxmlformats.org/officeDocument/2006/docPropsVTypes">
  <Template>Normal.dotm</Template>
  <TotalTime>0</TotalTime>
  <Pages>37</Pages>
  <Words>8115</Words>
  <Characters>46260</Characters>
  <Application>Microsoft Office Word</Application>
  <DocSecurity>0</DocSecurity>
  <Lines>385</Lines>
  <Paragraphs>108</Paragraphs>
  <ScaleCrop>false</ScaleCrop>
  <Company/>
  <LinksUpToDate>false</LinksUpToDate>
  <CharactersWithSpaces>54267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BENIWAL VIRENDER</dc:creator>
  <cp:keywords/>
  <dc:description/>
  <cp:lastModifiedBy>Hilla Rafalovitz</cp:lastModifiedBy>
  <cp:revision>114</cp:revision>
  <dcterms:created xsi:type="dcterms:W3CDTF">2021-10-03T18:31:00Z</dcterms:created>
  <dcterms:modified xsi:type="dcterms:W3CDTF">2023-10-09T09:58:00Z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0x010100BB576314AA781940A0A0DABF9FA29B82</vt:lpwstr>
  </property>
</Properties>
</file>